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C9A" w:rsidRPr="00441AD7" w:rsidRDefault="001E6B0C" w:rsidP="003247A9">
      <w:pPr>
        <w:spacing w:after="0"/>
        <w:jc w:val="center"/>
        <w:rPr>
          <w:b/>
          <w:bCs/>
          <w:sz w:val="40"/>
          <w:szCs w:val="40"/>
          <w:highlight w:val="green"/>
        </w:rPr>
      </w:pPr>
      <w:r w:rsidRPr="00441AD7">
        <w:rPr>
          <w:rFonts w:ascii="TH SarabunPSK" w:hAnsi="TH SarabunPSK" w:cs="TH SarabunPSK" w:hint="cs"/>
          <w:b/>
          <w:bCs/>
          <w:sz w:val="40"/>
          <w:szCs w:val="40"/>
          <w:highlight w:val="green"/>
          <w:cs/>
        </w:rPr>
        <w:t>คำรับรองการปฏิบัติราชการ (</w:t>
      </w:r>
      <w:r w:rsidRPr="00441AD7">
        <w:rPr>
          <w:rFonts w:ascii="TH SarabunPSK" w:hAnsi="TH SarabunPSK" w:cs="TH SarabunPSK"/>
          <w:b/>
          <w:bCs/>
          <w:sz w:val="40"/>
          <w:szCs w:val="40"/>
          <w:highlight w:val="green"/>
        </w:rPr>
        <w:t>Performance Agreement : PA</w:t>
      </w:r>
      <w:r w:rsidRPr="00441AD7">
        <w:rPr>
          <w:rFonts w:ascii="TH SarabunPSK" w:hAnsi="TH SarabunPSK" w:cs="TH SarabunPSK" w:hint="cs"/>
          <w:b/>
          <w:bCs/>
          <w:sz w:val="40"/>
          <w:szCs w:val="40"/>
          <w:highlight w:val="green"/>
          <w:cs/>
        </w:rPr>
        <w:t>)</w:t>
      </w:r>
    </w:p>
    <w:p w:rsidR="00441AD7" w:rsidRPr="00441AD7" w:rsidRDefault="00441AD7" w:rsidP="003247A9">
      <w:pPr>
        <w:spacing w:after="0"/>
        <w:jc w:val="center"/>
        <w:rPr>
          <w:b/>
          <w:bCs/>
          <w:sz w:val="40"/>
          <w:szCs w:val="40"/>
          <w:highlight w:val="green"/>
        </w:rPr>
      </w:pPr>
    </w:p>
    <w:p w:rsidR="001E6B0C" w:rsidRPr="00441AD7" w:rsidRDefault="001E6B0C" w:rsidP="003247A9">
      <w:pPr>
        <w:spacing w:after="0"/>
        <w:jc w:val="center"/>
        <w:rPr>
          <w:rFonts w:ascii="TH SarabunPSK" w:hAnsi="TH SarabunPSK" w:cs="TH SarabunPSK"/>
          <w:b/>
          <w:bCs/>
          <w:sz w:val="40"/>
          <w:szCs w:val="40"/>
          <w:highlight w:val="green"/>
        </w:rPr>
      </w:pPr>
      <w:r w:rsidRPr="00441AD7">
        <w:rPr>
          <w:rFonts w:ascii="TH SarabunPSK" w:hAnsi="TH SarabunPSK" w:cs="TH SarabunPSK" w:hint="cs"/>
          <w:b/>
          <w:bCs/>
          <w:sz w:val="40"/>
          <w:szCs w:val="40"/>
          <w:highlight w:val="green"/>
          <w:cs/>
        </w:rPr>
        <w:t>สำนักงานสาธารณสุขจังหวัดชุมพร</w:t>
      </w:r>
    </w:p>
    <w:p w:rsidR="00441AD7" w:rsidRPr="00441AD7" w:rsidRDefault="00441AD7" w:rsidP="003247A9">
      <w:pPr>
        <w:spacing w:after="0"/>
        <w:jc w:val="center"/>
        <w:rPr>
          <w:rFonts w:ascii="TH SarabunPSK" w:hAnsi="TH SarabunPSK" w:cs="TH SarabunPSK"/>
          <w:b/>
          <w:bCs/>
          <w:sz w:val="40"/>
          <w:szCs w:val="40"/>
          <w:highlight w:val="green"/>
        </w:rPr>
      </w:pPr>
    </w:p>
    <w:p w:rsidR="001E6B0C" w:rsidRPr="00441AD7" w:rsidRDefault="001E6B0C" w:rsidP="003247A9">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highlight w:val="green"/>
          <w:cs/>
        </w:rPr>
        <w:t>ประจำปีงบประมาณ พ.ศ.๒๕๖๒</w:t>
      </w:r>
    </w:p>
    <w:p w:rsidR="003247A9" w:rsidRDefault="003247A9" w:rsidP="003247A9">
      <w:pPr>
        <w:spacing w:after="0"/>
        <w:jc w:val="center"/>
        <w:rPr>
          <w:rFonts w:ascii="TH SarabunPSK" w:hAnsi="TH SarabunPSK" w:cs="TH SarabunPSK"/>
          <w:sz w:val="32"/>
          <w:szCs w:val="32"/>
        </w:rPr>
      </w:pPr>
    </w:p>
    <w:p w:rsidR="00441AD7" w:rsidRDefault="00441AD7" w:rsidP="003247A9">
      <w:pPr>
        <w:spacing w:after="0"/>
        <w:jc w:val="center"/>
        <w:rPr>
          <w:rFonts w:ascii="TH SarabunPSK" w:hAnsi="TH SarabunPSK" w:cs="TH SarabunPSK"/>
          <w:sz w:val="32"/>
          <w:szCs w:val="32"/>
        </w:rPr>
      </w:pPr>
    </w:p>
    <w:p w:rsidR="003247A9" w:rsidRDefault="003247A9" w:rsidP="00441AD7">
      <w:pPr>
        <w:spacing w:after="0"/>
        <w:jc w:val="center"/>
        <w:rPr>
          <w:rFonts w:ascii="TH SarabunPSK" w:hAnsi="TH SarabunPSK" w:cs="TH SarabunPSK"/>
          <w:sz w:val="32"/>
          <w:szCs w:val="32"/>
        </w:rPr>
      </w:pPr>
      <w:r>
        <w:rPr>
          <w:rFonts w:ascii="TH SarabunPSK" w:hAnsi="TH SarabunPSK" w:cs="TH SarabunPSK"/>
          <w:noProof/>
          <w:sz w:val="32"/>
          <w:szCs w:val="32"/>
        </w:rPr>
        <w:drawing>
          <wp:inline distT="0" distB="0" distL="0" distR="0">
            <wp:extent cx="5709669" cy="4281288"/>
            <wp:effectExtent l="114300" t="133350" r="119631" b="81162"/>
            <wp:docPr id="6" name="Picture 4" descr="F:\ประชุมเชิงปฎิบัติการ เกาะเต่า 5-6 มค 62\รูป\12668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ประชุมเชิงปฎิบัติการ เกาะเต่า 5-6 มค 62\รูป\126680_0.jpg"/>
                    <pic:cNvPicPr>
                      <a:picLocks noChangeAspect="1" noChangeArrowheads="1"/>
                    </pic:cNvPicPr>
                  </pic:nvPicPr>
                  <pic:blipFill>
                    <a:blip r:embed="rId7"/>
                    <a:srcRect/>
                    <a:stretch>
                      <a:fillRect/>
                    </a:stretch>
                  </pic:blipFill>
                  <pic:spPr bwMode="auto">
                    <a:xfrm>
                      <a:off x="0" y="0"/>
                      <a:ext cx="5708525" cy="4280430"/>
                    </a:xfrm>
                    <a:prstGeom prst="ellipse">
                      <a:avLst/>
                    </a:prstGeom>
                    <a:ln w="190500" cap="rnd">
                      <a:solidFill>
                        <a:srgbClr val="0070C0"/>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441AD7" w:rsidRDefault="00441AD7" w:rsidP="00441AD7">
      <w:pPr>
        <w:spacing w:after="0"/>
        <w:jc w:val="center"/>
        <w:rPr>
          <w:rFonts w:ascii="TH SarabunPSK" w:hAnsi="TH SarabunPSK" w:cs="TH SarabunPSK"/>
          <w:sz w:val="32"/>
          <w:szCs w:val="32"/>
        </w:rPr>
      </w:pPr>
    </w:p>
    <w:p w:rsidR="00441AD7" w:rsidRDefault="00441AD7" w:rsidP="00441AD7">
      <w:pPr>
        <w:spacing w:after="0"/>
        <w:jc w:val="center"/>
        <w:rPr>
          <w:rFonts w:ascii="TH SarabunPSK" w:hAnsi="TH SarabunPSK" w:cs="TH SarabunPSK" w:hint="cs"/>
          <w:sz w:val="32"/>
          <w:szCs w:val="32"/>
        </w:rPr>
      </w:pPr>
    </w:p>
    <w:p w:rsidR="004B2A71" w:rsidRDefault="004B2A71" w:rsidP="00441AD7">
      <w:pPr>
        <w:spacing w:after="0"/>
        <w:jc w:val="center"/>
        <w:rPr>
          <w:rFonts w:ascii="TH SarabunPSK" w:hAnsi="TH SarabunPSK" w:cs="TH SarabunPSK" w:hint="cs"/>
          <w:sz w:val="32"/>
          <w:szCs w:val="32"/>
        </w:rPr>
      </w:pPr>
    </w:p>
    <w:p w:rsidR="004B2A71" w:rsidRDefault="004B2A71" w:rsidP="00441AD7">
      <w:pPr>
        <w:spacing w:after="0"/>
        <w:jc w:val="center"/>
        <w:rPr>
          <w:rFonts w:ascii="TH SarabunPSK" w:hAnsi="TH SarabunPSK" w:cs="TH SarabunPSK" w:hint="cs"/>
          <w:sz w:val="32"/>
          <w:szCs w:val="32"/>
        </w:rPr>
      </w:pPr>
    </w:p>
    <w:p w:rsidR="004B2A71" w:rsidRDefault="004B2A71" w:rsidP="00441AD7">
      <w:pPr>
        <w:spacing w:after="0"/>
        <w:jc w:val="center"/>
        <w:rPr>
          <w:rFonts w:ascii="TH SarabunPSK" w:hAnsi="TH SarabunPSK" w:cs="TH SarabunPSK" w:hint="cs"/>
          <w:sz w:val="32"/>
          <w:szCs w:val="32"/>
        </w:rPr>
      </w:pPr>
    </w:p>
    <w:p w:rsidR="004B2A71" w:rsidRDefault="004B2A71" w:rsidP="00441AD7">
      <w:pPr>
        <w:spacing w:after="0"/>
        <w:jc w:val="center"/>
        <w:rPr>
          <w:rFonts w:ascii="TH SarabunPSK" w:hAnsi="TH SarabunPSK" w:cs="TH SarabunPSK"/>
          <w:sz w:val="32"/>
          <w:szCs w:val="32"/>
        </w:rPr>
      </w:pPr>
    </w:p>
    <w:p w:rsidR="00441AD7" w:rsidRDefault="00441AD7" w:rsidP="00441AD7">
      <w:pPr>
        <w:spacing w:after="0"/>
        <w:jc w:val="center"/>
        <w:rPr>
          <w:rFonts w:ascii="TH SarabunPSK" w:hAnsi="TH SarabunPSK" w:cs="TH SarabunPSK"/>
          <w:sz w:val="32"/>
          <w:szCs w:val="32"/>
        </w:rPr>
      </w:pPr>
    </w:p>
    <w:p w:rsidR="00441AD7" w:rsidRPr="00441AD7" w:rsidRDefault="00441AD7" w:rsidP="00441AD7">
      <w:pPr>
        <w:spacing w:after="0"/>
        <w:jc w:val="center"/>
        <w:rPr>
          <w:rFonts w:ascii="TH SarabunPSK" w:hAnsi="TH SarabunPSK" w:cs="TH SarabunPSK"/>
          <w:sz w:val="32"/>
          <w:szCs w:val="32"/>
        </w:rPr>
      </w:pPr>
    </w:p>
    <w:p w:rsidR="003247A9" w:rsidRPr="00441AD7" w:rsidRDefault="00CF2C86" w:rsidP="00CF2C86">
      <w:pPr>
        <w:jc w:val="center"/>
        <w:rPr>
          <w:rFonts w:ascii="TH SarabunPSK" w:hAnsi="TH SarabunPSK" w:cs="TH SarabunPSK"/>
          <w:b/>
          <w:bCs/>
          <w:sz w:val="40"/>
          <w:szCs w:val="40"/>
        </w:rPr>
      </w:pPr>
      <w:r w:rsidRPr="00441AD7">
        <w:rPr>
          <w:rFonts w:ascii="TH SarabunPSK" w:hAnsi="TH SarabunPSK" w:cs="TH SarabunPSK" w:hint="cs"/>
          <w:b/>
          <w:bCs/>
          <w:sz w:val="40"/>
          <w:szCs w:val="40"/>
          <w:cs/>
        </w:rPr>
        <w:t>คำนำ</w:t>
      </w:r>
    </w:p>
    <w:p w:rsidR="00CF2C86" w:rsidRDefault="00CF2C86" w:rsidP="00CF2C86">
      <w:pPr>
        <w:spacing w:before="120" w:after="0"/>
        <w:ind w:left="720" w:firstLine="720"/>
        <w:rPr>
          <w:rFonts w:ascii="TH SarabunPSK" w:hAnsi="TH SarabunPSK" w:cs="TH SarabunPSK"/>
          <w:sz w:val="32"/>
          <w:szCs w:val="32"/>
        </w:rPr>
      </w:pPr>
      <w:r>
        <w:rPr>
          <w:rFonts w:ascii="TH SarabunPSK" w:hAnsi="TH SarabunPSK" w:cs="TH SarabunPSK" w:hint="cs"/>
          <w:sz w:val="32"/>
          <w:szCs w:val="32"/>
          <w:cs/>
        </w:rPr>
        <w:t>ด้วยกระทรวงสาธารณสุข โดยรัฐมนตรีว่าการกระทรวงสาธารณสุขและปลัดกระทรวง</w:t>
      </w:r>
    </w:p>
    <w:p w:rsidR="00CF2C86" w:rsidRPr="00030194" w:rsidRDefault="00CF2C86" w:rsidP="00CF2C86">
      <w:pPr>
        <w:spacing w:after="0"/>
        <w:rPr>
          <w:rFonts w:ascii="TH SarabunPSK" w:hAnsi="TH SarabunPSK" w:cs="TH SarabunPSK"/>
          <w:sz w:val="32"/>
          <w:szCs w:val="32"/>
          <w:cs/>
        </w:rPr>
      </w:pPr>
      <w:r>
        <w:rPr>
          <w:rFonts w:ascii="TH SarabunPSK" w:hAnsi="TH SarabunPSK" w:cs="TH SarabunPSK" w:hint="cs"/>
          <w:sz w:val="32"/>
          <w:szCs w:val="32"/>
          <w:cs/>
        </w:rPr>
        <w:t>สาธารณสุข มีนโยบายให้ผู้บริหารกระทรวงสาธารณสุขทุกระดับจัดทำข้อตกลงการปฏิบัติงาน (</w:t>
      </w:r>
      <w:r>
        <w:rPr>
          <w:rFonts w:ascii="TH SarabunPSK" w:hAnsi="TH SarabunPSK" w:cs="TH SarabunPSK"/>
          <w:sz w:val="32"/>
          <w:szCs w:val="32"/>
        </w:rPr>
        <w:t>Performance Agreement : PA</w:t>
      </w:r>
      <w:r>
        <w:rPr>
          <w:rFonts w:ascii="TH SarabunPSK" w:hAnsi="TH SarabunPSK" w:cs="TH SarabunPSK" w:hint="cs"/>
          <w:sz w:val="32"/>
          <w:szCs w:val="32"/>
          <w:cs/>
        </w:rPr>
        <w:t>) โดยให้มีการถ่ายทอดตัวชี้วัดตามนโยบายสำคัญของกระทรวง  ตัวชี้วัดตามแผนยุทธศาสตร์ ๒๐ ปี ของกระทรวง แผนบูรณาการ และแผนงาน/โครงการสำคัญของกระทรวงสาธารณสุข ลงสู่ผู้บริหารกระทรวงสาธารณสุขทุกระดับ</w:t>
      </w:r>
    </w:p>
    <w:p w:rsidR="003215A3" w:rsidRDefault="00CF2C86" w:rsidP="003215A3">
      <w:pPr>
        <w:spacing w:before="120" w:after="0"/>
        <w:ind w:left="720" w:firstLine="720"/>
        <w:rPr>
          <w:rFonts w:ascii="TH SarabunPSK" w:hAnsi="TH SarabunPSK" w:cs="TH SarabunPSK"/>
          <w:sz w:val="32"/>
          <w:szCs w:val="32"/>
        </w:rPr>
      </w:pPr>
      <w:r>
        <w:rPr>
          <w:rFonts w:ascii="TH SarabunPSK" w:hAnsi="TH SarabunPSK" w:cs="TH SarabunPSK" w:hint="cs"/>
          <w:sz w:val="32"/>
          <w:szCs w:val="32"/>
          <w:cs/>
        </w:rPr>
        <w:t>สำนักงานสาธารณสุขจังหวัดชุมพร ได้จัดพิธีลงนามคำรับรองการปฏิบัติราชการของผู้บริหาร</w:t>
      </w:r>
    </w:p>
    <w:p w:rsidR="00CF2C86" w:rsidRDefault="00CF2C86" w:rsidP="003215A3">
      <w:pPr>
        <w:spacing w:after="0"/>
        <w:rPr>
          <w:rFonts w:ascii="TH SarabunPSK" w:hAnsi="TH SarabunPSK" w:cs="TH SarabunPSK"/>
          <w:sz w:val="32"/>
          <w:szCs w:val="32"/>
        </w:rPr>
      </w:pPr>
      <w:r>
        <w:rPr>
          <w:rFonts w:ascii="TH SarabunPSK" w:hAnsi="TH SarabunPSK" w:cs="TH SarabunPSK" w:hint="cs"/>
          <w:sz w:val="32"/>
          <w:szCs w:val="32"/>
          <w:cs/>
        </w:rPr>
        <w:t xml:space="preserve">ประจำปีงบประมาณ พ.ศ.๒๕๖๒ เมื่อวันที่ ๕ กุมภาพันธ์ ๒๕๖๒ ณ </w:t>
      </w:r>
      <w:r>
        <w:rPr>
          <w:rFonts w:ascii="TH SarabunPSK" w:hAnsi="TH SarabunPSK" w:cs="TH SarabunPSK"/>
          <w:sz w:val="32"/>
          <w:szCs w:val="32"/>
        </w:rPr>
        <w:t xml:space="preserve">Regal Resort </w:t>
      </w:r>
      <w:r>
        <w:rPr>
          <w:rFonts w:ascii="TH SarabunPSK" w:hAnsi="TH SarabunPSK" w:cs="TH SarabunPSK" w:hint="cs"/>
          <w:sz w:val="32"/>
          <w:szCs w:val="32"/>
          <w:cs/>
        </w:rPr>
        <w:t>ตำบลเกาะเต่า อำเภอ</w:t>
      </w:r>
      <w:r w:rsidR="0012625C">
        <w:rPr>
          <w:rFonts w:ascii="TH SarabunPSK" w:hAnsi="TH SarabunPSK" w:cs="TH SarabunPSK" w:hint="cs"/>
          <w:sz w:val="32"/>
          <w:szCs w:val="32"/>
          <w:cs/>
        </w:rPr>
        <w:t xml:space="preserve">    </w:t>
      </w:r>
      <w:r>
        <w:rPr>
          <w:rFonts w:ascii="TH SarabunPSK" w:hAnsi="TH SarabunPSK" w:cs="TH SarabunPSK" w:hint="cs"/>
          <w:sz w:val="32"/>
          <w:szCs w:val="32"/>
          <w:cs/>
        </w:rPr>
        <w:t>เกาะพงัน จังหวัดสุราษฎร์ธานี เพื่อให้การกำกับ ติดตามประเมินผลและรายงานผลการดำเนินงานตามคำรับรองการปฏิบัติราชการของสำนักงานสาธารณสุขจังหวัดชุมพร ประจำปีงบประมาณ พ.ศ.๒๕๖๒ เป็นไปอย่างมีประสิทธิภาพ</w:t>
      </w:r>
      <w:r w:rsidR="0012625C">
        <w:rPr>
          <w:rFonts w:ascii="TH SarabunPSK" w:hAnsi="TH SarabunPSK" w:cs="TH SarabunPSK" w:hint="cs"/>
          <w:sz w:val="32"/>
          <w:szCs w:val="32"/>
          <w:cs/>
        </w:rPr>
        <w:t>และเกิดประสิทธิผล กลุ่มงานพัฒนายุทธศาสตร์สาธารณสุข สำนักงานสาธารณสุขจังหวัดชุมพร ได้รวบรวมรายละเอียดคำรับรองการปฏิบัติราชการของผู้บริหาร ประจำปีงบประมาณ พ.ศ.๒๕๖๒ เพื่อให้หน่วยงานในสังกัดได้ใช้ประกอบการดำเนินงานตามคำรับรองการปฏิบัติราชการ</w:t>
      </w:r>
    </w:p>
    <w:p w:rsidR="0012625C" w:rsidRDefault="0012625C" w:rsidP="0012625C">
      <w:pPr>
        <w:spacing w:before="120" w:after="0"/>
        <w:rPr>
          <w:rFonts w:ascii="TH SarabunPSK" w:hAnsi="TH SarabunPSK" w:cs="TH SarabunPSK"/>
          <w:sz w:val="32"/>
          <w:szCs w:val="32"/>
        </w:rPr>
      </w:pPr>
      <w:r>
        <w:rPr>
          <w:rFonts w:ascii="TH SarabunPSK" w:hAnsi="TH SarabunPSK" w:cs="TH SarabunPSK" w:hint="cs"/>
          <w:sz w:val="32"/>
          <w:szCs w:val="32"/>
          <w:cs/>
        </w:rPr>
        <w:tab/>
      </w:r>
      <w:r>
        <w:rPr>
          <w:rFonts w:ascii="TH SarabunPSK" w:hAnsi="TH SarabunPSK" w:cs="TH SarabunPSK" w:hint="cs"/>
          <w:sz w:val="32"/>
          <w:szCs w:val="32"/>
          <w:cs/>
        </w:rPr>
        <w:tab/>
        <w:t>จึงหวังเป็นอย่างยิ่งว่า คำรับรองการปฏิบัติราชการนี้ จะเป็นประโยชน์ต่อหน่วยงานทีเกี่ยวข้องได้ใช้ประกอบการดำเนินงานตามคำรับรองการปฏิบัติราชการให้เกิดผลที่พึงประสงค์ต่อไป</w:t>
      </w:r>
    </w:p>
    <w:p w:rsidR="0012625C" w:rsidRDefault="0012625C" w:rsidP="0012625C">
      <w:pPr>
        <w:spacing w:before="120" w:after="0"/>
        <w:rPr>
          <w:rFonts w:ascii="TH SarabunPSK" w:hAnsi="TH SarabunPSK" w:cs="TH SarabunPSK"/>
          <w:sz w:val="32"/>
          <w:szCs w:val="32"/>
        </w:rPr>
      </w:pPr>
    </w:p>
    <w:p w:rsidR="00660E36" w:rsidRDefault="00660E36" w:rsidP="0012625C">
      <w:pPr>
        <w:spacing w:before="120" w:after="0"/>
        <w:rPr>
          <w:rFonts w:ascii="TH SarabunPSK" w:hAnsi="TH SarabunPSK" w:cs="TH SarabunPSK"/>
          <w:sz w:val="32"/>
          <w:szCs w:val="32"/>
        </w:rPr>
      </w:pP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t xml:space="preserve">      กลุ่มงานพัฒนายุทธศาสตร์สาธารณสุข</w:t>
      </w:r>
    </w:p>
    <w:p w:rsidR="00660E36" w:rsidRDefault="00660E36" w:rsidP="00660E36">
      <w:pPr>
        <w:spacing w:after="0"/>
        <w:rPr>
          <w:rFonts w:ascii="TH SarabunPSK" w:hAnsi="TH SarabunPSK" w:cs="TH SarabunPSK"/>
          <w:sz w:val="32"/>
          <w:szCs w:val="32"/>
        </w:rPr>
      </w:pP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t>สำนักงานสาธารณสุขจังหวัดชุมพร</w:t>
      </w:r>
    </w:p>
    <w:p w:rsidR="00660E36" w:rsidRDefault="00660E36"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sz w:val="32"/>
          <w:szCs w:val="32"/>
        </w:rPr>
      </w:pPr>
    </w:p>
    <w:p w:rsidR="00660E36" w:rsidRDefault="00660E36" w:rsidP="00660E36">
      <w:pPr>
        <w:spacing w:after="0"/>
        <w:rPr>
          <w:rFonts w:ascii="TH SarabunPSK" w:hAnsi="TH SarabunPSK" w:cs="TH SarabunPSK"/>
          <w:sz w:val="32"/>
          <w:szCs w:val="32"/>
        </w:rPr>
      </w:pPr>
    </w:p>
    <w:p w:rsidR="00660E36" w:rsidRPr="00441AD7" w:rsidRDefault="00B06E30" w:rsidP="00660E36">
      <w:pPr>
        <w:spacing w:after="0"/>
        <w:jc w:val="center"/>
        <w:rPr>
          <w:rFonts w:ascii="TH SarabunPSK" w:hAnsi="TH SarabunPSK" w:cs="TH SarabunPSK"/>
          <w:b/>
          <w:bCs/>
          <w:sz w:val="32"/>
          <w:szCs w:val="32"/>
        </w:rPr>
      </w:pPr>
      <w:r w:rsidRPr="00441AD7">
        <w:rPr>
          <w:rFonts w:ascii="TH SarabunPSK" w:hAnsi="TH SarabunPSK" w:cs="TH SarabunPSK" w:hint="cs"/>
          <w:b/>
          <w:bCs/>
          <w:sz w:val="32"/>
          <w:szCs w:val="32"/>
          <w:cs/>
        </w:rPr>
        <w:lastRenderedPageBreak/>
        <w:t>สารบัญ</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t>หน้า</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คำนำ</w:t>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sidR="004E0821">
        <w:rPr>
          <w:rFonts w:ascii="TH SarabunPSK" w:hAnsi="TH SarabunPSK" w:cs="TH SarabunPSK" w:hint="cs"/>
          <w:sz w:val="32"/>
          <w:szCs w:val="32"/>
          <w:cs/>
        </w:rPr>
        <w:t xml:space="preserve"> </w:t>
      </w:r>
      <w:r>
        <w:rPr>
          <w:rFonts w:ascii="TH SarabunPSK" w:hAnsi="TH SarabunPSK" w:cs="TH SarabunPSK" w:hint="cs"/>
          <w:sz w:val="32"/>
          <w:szCs w:val="32"/>
          <w:cs/>
        </w:rPr>
        <w:t>ก</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สารบัญ</w:t>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sidR="004E0821">
        <w:rPr>
          <w:rFonts w:ascii="TH SarabunPSK" w:hAnsi="TH SarabunPSK" w:cs="TH SarabunPSK" w:hint="cs"/>
          <w:sz w:val="32"/>
          <w:szCs w:val="32"/>
          <w:cs/>
        </w:rPr>
        <w:t xml:space="preserve"> </w:t>
      </w:r>
      <w:r>
        <w:rPr>
          <w:rFonts w:ascii="TH SarabunPSK" w:hAnsi="TH SarabunPSK" w:cs="TH SarabunPSK" w:hint="cs"/>
          <w:sz w:val="32"/>
          <w:szCs w:val="32"/>
          <w:cs/>
        </w:rPr>
        <w:t>ข</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คำรับรองการปฏิบัติราชการของสำนักงานสาธารณสุขจังหวัดชุมพร</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ประจำปีงบประมาณ พ.ศ.๒๕๖๒</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 xml:space="preserve">  นายแพทย์สาธารณสุขจังหวัดชุมพร กับ ผู้อำนวยการโรงพยาบาล</w:t>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sidR="004E0821">
        <w:rPr>
          <w:rFonts w:ascii="TH SarabunPSK" w:hAnsi="TH SarabunPSK" w:cs="TH SarabunPSK" w:hint="cs"/>
          <w:sz w:val="32"/>
          <w:szCs w:val="32"/>
          <w:cs/>
        </w:rPr>
        <w:t xml:space="preserve"> </w:t>
      </w:r>
      <w:r>
        <w:rPr>
          <w:rFonts w:ascii="TH SarabunPSK" w:hAnsi="TH SarabunPSK" w:cs="TH SarabunPSK" w:hint="cs"/>
          <w:sz w:val="32"/>
          <w:szCs w:val="32"/>
          <w:cs/>
        </w:rPr>
        <w:t>๑</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 xml:space="preserve">  นายแพทย์สาธารณสุขจังหวัดชุมพร กับ สาธารณสุขอำเภอ</w:t>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Pr>
          <w:rFonts w:ascii="TH SarabunPSK" w:hAnsi="TH SarabunPSK" w:cs="TH SarabunPSK" w:hint="cs"/>
          <w:sz w:val="32"/>
          <w:szCs w:val="32"/>
          <w:cs/>
        </w:rPr>
        <w:tab/>
      </w:r>
      <w:r w:rsidR="004E0821">
        <w:rPr>
          <w:rFonts w:ascii="TH SarabunPSK" w:hAnsi="TH SarabunPSK" w:cs="TH SarabunPSK" w:hint="cs"/>
          <w:sz w:val="32"/>
          <w:szCs w:val="32"/>
          <w:cs/>
        </w:rPr>
        <w:t xml:space="preserve"> </w:t>
      </w:r>
      <w:r>
        <w:rPr>
          <w:rFonts w:ascii="TH SarabunPSK" w:hAnsi="TH SarabunPSK" w:cs="TH SarabunPSK" w:hint="cs"/>
          <w:sz w:val="32"/>
          <w:szCs w:val="32"/>
          <w:cs/>
        </w:rPr>
        <w:t>๔</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 xml:space="preserve">  นายแพทย์สาธารณสุขจังหวัดชุมพร กับ หัวหน้ากลุ่มงาน สำนักงานสาธารณสุขจังหวัดชุมพร</w:t>
      </w:r>
      <w:r>
        <w:rPr>
          <w:rFonts w:ascii="TH SarabunPSK" w:hAnsi="TH SarabunPSK" w:cs="TH SarabunPSK" w:hint="cs"/>
          <w:sz w:val="32"/>
          <w:szCs w:val="32"/>
          <w:cs/>
        </w:rPr>
        <w:tab/>
      </w:r>
      <w:r>
        <w:rPr>
          <w:rFonts w:ascii="TH SarabunPSK" w:hAnsi="TH SarabunPSK" w:cs="TH SarabunPSK" w:hint="cs"/>
          <w:sz w:val="32"/>
          <w:szCs w:val="32"/>
          <w:cs/>
        </w:rPr>
        <w:tab/>
      </w:r>
      <w:r w:rsidR="004E0821">
        <w:rPr>
          <w:rFonts w:ascii="TH SarabunPSK" w:hAnsi="TH SarabunPSK" w:cs="TH SarabunPSK" w:hint="cs"/>
          <w:sz w:val="32"/>
          <w:szCs w:val="32"/>
          <w:cs/>
        </w:rPr>
        <w:t xml:space="preserve"> </w:t>
      </w:r>
      <w:r>
        <w:rPr>
          <w:rFonts w:ascii="TH SarabunPSK" w:hAnsi="TH SarabunPSK" w:cs="TH SarabunPSK" w:hint="cs"/>
          <w:sz w:val="32"/>
          <w:szCs w:val="32"/>
          <w:cs/>
        </w:rPr>
        <w:t>๗</w:t>
      </w:r>
    </w:p>
    <w:p w:rsidR="00B06E30" w:rsidRDefault="00B06E30" w:rsidP="00B06E30">
      <w:pPr>
        <w:spacing w:after="0"/>
        <w:rPr>
          <w:rFonts w:ascii="TH SarabunPSK" w:hAnsi="TH SarabunPSK" w:cs="TH SarabunPSK"/>
          <w:sz w:val="32"/>
          <w:szCs w:val="32"/>
        </w:rPr>
      </w:pPr>
      <w:r>
        <w:rPr>
          <w:rFonts w:ascii="TH SarabunPSK" w:hAnsi="TH SarabunPSK" w:cs="TH SarabunPSK" w:hint="cs"/>
          <w:sz w:val="32"/>
          <w:szCs w:val="32"/>
          <w:cs/>
        </w:rPr>
        <w:t>ภาคผนวก</w:t>
      </w:r>
    </w:p>
    <w:p w:rsidR="004E0821" w:rsidRDefault="004E0821" w:rsidP="00B06E30">
      <w:pPr>
        <w:spacing w:after="0"/>
        <w:rPr>
          <w:rFonts w:ascii="TH SarabunPSK" w:hAnsi="TH SarabunPSK" w:cs="TH SarabunPSK"/>
          <w:sz w:val="32"/>
          <w:szCs w:val="32"/>
        </w:rPr>
      </w:pPr>
      <w:r>
        <w:rPr>
          <w:rFonts w:ascii="TH SarabunPSK" w:hAnsi="TH SarabunPSK" w:cs="TH SarabunPSK" w:hint="cs"/>
          <w:sz w:val="32"/>
          <w:szCs w:val="32"/>
          <w:cs/>
        </w:rPr>
        <w:t xml:space="preserve">  รายละเอียดตัวชี้วัด (</w:t>
      </w:r>
      <w:r>
        <w:rPr>
          <w:rFonts w:ascii="TH SarabunPSK" w:hAnsi="TH SarabunPSK" w:cs="TH SarabunPSK"/>
          <w:sz w:val="32"/>
          <w:szCs w:val="32"/>
        </w:rPr>
        <w:t>KPI Template</w:t>
      </w:r>
      <w:r>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hint="cs"/>
          <w:sz w:val="32"/>
          <w:szCs w:val="32"/>
          <w:cs/>
        </w:rPr>
        <w:t>ตามคำรับรองการปฏิบัติราชการ (</w:t>
      </w:r>
      <w:r>
        <w:rPr>
          <w:rFonts w:ascii="TH SarabunPSK" w:hAnsi="TH SarabunPSK" w:cs="TH SarabunPSK"/>
          <w:sz w:val="32"/>
          <w:szCs w:val="32"/>
        </w:rPr>
        <w:t>Performance</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sz w:val="32"/>
          <w:szCs w:val="32"/>
          <w:cs/>
        </w:rPr>
        <w:t>๑๐</w:t>
      </w:r>
      <w:r>
        <w:rPr>
          <w:rFonts w:ascii="TH SarabunPSK" w:hAnsi="TH SarabunPSK" w:cs="TH SarabunPSK"/>
          <w:sz w:val="32"/>
          <w:szCs w:val="32"/>
        </w:rPr>
        <w:t xml:space="preserve"> </w:t>
      </w:r>
    </w:p>
    <w:p w:rsidR="004E0821" w:rsidRDefault="004E0821" w:rsidP="00B06E30">
      <w:pPr>
        <w:spacing w:after="0"/>
        <w:rPr>
          <w:rFonts w:ascii="TH SarabunPSK" w:hAnsi="TH SarabunPSK" w:cs="TH SarabunPSK"/>
          <w:sz w:val="32"/>
          <w:szCs w:val="32"/>
          <w:cs/>
        </w:rPr>
      </w:pPr>
      <w:r>
        <w:rPr>
          <w:rFonts w:ascii="TH SarabunPSK" w:hAnsi="TH SarabunPSK" w:cs="TH SarabunPSK"/>
          <w:sz w:val="32"/>
          <w:szCs w:val="32"/>
        </w:rPr>
        <w:t xml:space="preserve">  Agreement : PA</w:t>
      </w:r>
      <w:r>
        <w:rPr>
          <w:rFonts w:ascii="TH SarabunPSK" w:hAnsi="TH SarabunPSK" w:cs="TH SarabunPSK" w:hint="cs"/>
          <w:sz w:val="32"/>
          <w:szCs w:val="32"/>
          <w:cs/>
        </w:rPr>
        <w:t>) ประจำปีงบประมาณ พ.ศ.๒๕๖๒ สำนักงานสาธารณสุขจังหวัดชุมพร</w:t>
      </w:r>
    </w:p>
    <w:p w:rsidR="00660E36" w:rsidRDefault="00660E36"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hint="cs"/>
          <w:sz w:val="32"/>
          <w:szCs w:val="32"/>
        </w:rPr>
      </w:pPr>
    </w:p>
    <w:p w:rsidR="004B2A71" w:rsidRDefault="004B2A71"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441AD7" w:rsidRDefault="00441AD7"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Default="00213D6F" w:rsidP="00660E36">
      <w:pPr>
        <w:spacing w:after="0"/>
        <w:rPr>
          <w:rFonts w:ascii="TH SarabunPSK" w:hAnsi="TH SarabunPSK" w:cs="TH SarabunPSK"/>
          <w:sz w:val="32"/>
          <w:szCs w:val="32"/>
        </w:rPr>
      </w:pP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lastRenderedPageBreak/>
        <w:t>คำรับรองการปฏิบัติราชการของสำนักงานสาธารณสุขจังหวัดชุมพร</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ประจำปีงบประมาณ พ.ศ.๒๕๖๒</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ระหว่าง</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นายแพทย์สาธารณสุขจังหวัดชุมพร</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กับ</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ผู้อำนวยการโรงพยาบาลชุมพรเขตรอุดมศักดิ์ และผู้อำนวยการโรงพยาบาลชุมชน</w:t>
      </w:r>
    </w:p>
    <w:p w:rsidR="00213D6F" w:rsidRDefault="00213D6F" w:rsidP="00213D6F">
      <w:pPr>
        <w:spacing w:after="0"/>
        <w:jc w:val="center"/>
        <w:rPr>
          <w:rFonts w:ascii="TH SarabunPSK" w:hAnsi="TH SarabunPSK" w:cs="TH SarabunPSK"/>
          <w:sz w:val="32"/>
          <w:szCs w:val="32"/>
        </w:rPr>
      </w:pPr>
    </w:p>
    <w:p w:rsidR="00213D6F" w:rsidRDefault="00213D6F" w:rsidP="00213D6F">
      <w:pPr>
        <w:spacing w:after="0"/>
        <w:jc w:val="center"/>
        <w:rPr>
          <w:rFonts w:ascii="TH SarabunPSK" w:hAnsi="TH SarabunPSK" w:cs="TH SarabunPSK"/>
          <w:sz w:val="32"/>
          <w:szCs w:val="32"/>
        </w:rPr>
      </w:pPr>
    </w:p>
    <w:p w:rsidR="00213D6F" w:rsidRDefault="00213D6F" w:rsidP="00213D6F">
      <w:pPr>
        <w:spacing w:after="0"/>
        <w:jc w:val="center"/>
        <w:rPr>
          <w:rFonts w:ascii="TH SarabunPSK" w:hAnsi="TH SarabunPSK" w:cs="TH SarabunPSK"/>
          <w:sz w:val="32"/>
          <w:szCs w:val="32"/>
        </w:rPr>
      </w:pPr>
      <w:r w:rsidRPr="00213D6F">
        <w:rPr>
          <w:rFonts w:ascii="TH SarabunPSK" w:hAnsi="TH SarabunPSK" w:cs="TH SarabunPSK"/>
          <w:noProof/>
          <w:sz w:val="32"/>
          <w:szCs w:val="32"/>
          <w:cs/>
        </w:rPr>
        <w:drawing>
          <wp:inline distT="0" distB="0" distL="0" distR="0">
            <wp:extent cx="4822851" cy="3616319"/>
            <wp:effectExtent l="171450" t="114300" r="130149" b="79381"/>
            <wp:docPr id="8" name="Picture 3" descr="F:\ประชุมเชิงปฎิบัติการ เกาะเต่า 5-6 มค 62\รูป\6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ประชุมเชิงปฎิบัติการ เกาะเต่า 5-6 มค 62\รูป\60945.jpg"/>
                    <pic:cNvPicPr>
                      <a:picLocks noChangeAspect="1" noChangeArrowheads="1"/>
                    </pic:cNvPicPr>
                  </pic:nvPicPr>
                  <pic:blipFill>
                    <a:blip r:embed="rId8"/>
                    <a:srcRect/>
                    <a:stretch>
                      <a:fillRect/>
                    </a:stretch>
                  </pic:blipFill>
                  <pic:spPr bwMode="auto">
                    <a:xfrm>
                      <a:off x="0" y="0"/>
                      <a:ext cx="4825888" cy="3618596"/>
                    </a:xfrm>
                    <a:prstGeom prst="snip2DiagRect">
                      <a:avLst/>
                    </a:prstGeom>
                    <a:solidFill>
                      <a:srgbClr val="FFFFFF">
                        <a:shade val="85000"/>
                      </a:srgbClr>
                    </a:solidFill>
                    <a:ln w="88900" cap="sq">
                      <a:solidFill>
                        <a:srgbClr val="00B050"/>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3D6F" w:rsidRDefault="00213D6F" w:rsidP="00213D6F">
      <w:pPr>
        <w:spacing w:after="0"/>
        <w:jc w:val="center"/>
        <w:rPr>
          <w:rFonts w:ascii="TH SarabunPSK" w:hAnsi="TH SarabunPSK" w:cs="TH SarabunPSK"/>
          <w:sz w:val="32"/>
          <w:szCs w:val="32"/>
        </w:rPr>
      </w:pPr>
    </w:p>
    <w:p w:rsidR="00213D6F" w:rsidRDefault="00213D6F" w:rsidP="00213D6F">
      <w:pPr>
        <w:spacing w:after="0"/>
        <w:jc w:val="center"/>
        <w:rPr>
          <w:rFonts w:ascii="TH SarabunPSK" w:hAnsi="TH SarabunPSK" w:cs="TH SarabunPSK"/>
          <w:sz w:val="32"/>
          <w:szCs w:val="32"/>
        </w:rPr>
      </w:pPr>
    </w:p>
    <w:p w:rsidR="001148B2" w:rsidRDefault="001148B2" w:rsidP="00213D6F">
      <w:pPr>
        <w:spacing w:after="0"/>
        <w:jc w:val="center"/>
        <w:rPr>
          <w:rFonts w:ascii="TH SarabunPSK" w:hAnsi="TH SarabunPSK" w:cs="TH SarabunPSK"/>
          <w:sz w:val="32"/>
          <w:szCs w:val="32"/>
        </w:rPr>
      </w:pPr>
    </w:p>
    <w:p w:rsidR="001148B2" w:rsidRDefault="001148B2" w:rsidP="00213D6F">
      <w:pPr>
        <w:spacing w:after="0"/>
        <w:jc w:val="center"/>
        <w:rPr>
          <w:rFonts w:ascii="TH SarabunPSK" w:hAnsi="TH SarabunPSK" w:cs="TH SarabunPSK"/>
          <w:sz w:val="32"/>
          <w:szCs w:val="32"/>
        </w:rPr>
      </w:pPr>
    </w:p>
    <w:p w:rsidR="001148B2" w:rsidRDefault="000E4143" w:rsidP="00213D6F">
      <w:pPr>
        <w:spacing w:after="0"/>
        <w:jc w:val="center"/>
        <w:rPr>
          <w:rFonts w:ascii="TH SarabunPSK" w:hAnsi="TH SarabunPSK" w:cs="TH SarabunPSK"/>
          <w:sz w:val="32"/>
          <w:szCs w:val="32"/>
        </w:rPr>
      </w:pPr>
      <w:r>
        <w:rPr>
          <w:rFonts w:ascii="TH SarabunPSK" w:hAnsi="TH SarabunPSK" w:cs="TH SarabunPSK"/>
          <w:noProof/>
          <w:sz w:val="32"/>
          <w:szCs w:val="32"/>
        </w:rPr>
        <w:lastRenderedPageBreak/>
        <w:drawing>
          <wp:inline distT="0" distB="0" distL="0" distR="0">
            <wp:extent cx="5943600" cy="9791712"/>
            <wp:effectExtent l="19050" t="0" r="0" b="0"/>
            <wp:docPr id="1" name="Picture 1" descr="E:\งานปี๖๒\PMQA\สธ\จัดทำpmqa๖๒\MOU\จัดทำMOU\MOUจริง\รพ\รพ.๑๑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งานปี๖๒\PMQA\สธ\จัดทำpmqa๖๒\MOU\จัดทำMOU\MOUจริง\รพ\รพ.๑๑_Page_1.jpg"/>
                    <pic:cNvPicPr>
                      <a:picLocks noChangeAspect="1" noChangeArrowheads="1"/>
                    </pic:cNvPicPr>
                  </pic:nvPicPr>
                  <pic:blipFill>
                    <a:blip r:embed="rId9" cstate="print"/>
                    <a:srcRect/>
                    <a:stretch>
                      <a:fillRect/>
                    </a:stretch>
                  </pic:blipFill>
                  <pic:spPr bwMode="auto">
                    <a:xfrm>
                      <a:off x="0" y="0"/>
                      <a:ext cx="5943600" cy="9791712"/>
                    </a:xfrm>
                    <a:prstGeom prst="rect">
                      <a:avLst/>
                    </a:prstGeom>
                    <a:noFill/>
                    <a:ln w="9525">
                      <a:noFill/>
                      <a:miter lim="800000"/>
                      <a:headEnd/>
                      <a:tailEnd/>
                    </a:ln>
                  </pic:spPr>
                </pic:pic>
              </a:graphicData>
            </a:graphic>
          </wp:inline>
        </w:drawing>
      </w:r>
    </w:p>
    <w:p w:rsidR="001148B2" w:rsidRDefault="000E4143" w:rsidP="00213D6F">
      <w:pPr>
        <w:spacing w:after="0"/>
        <w:jc w:val="center"/>
        <w:rPr>
          <w:rFonts w:ascii="TH SarabunPSK" w:hAnsi="TH SarabunPSK" w:cs="TH SarabunPSK"/>
          <w:sz w:val="32"/>
          <w:szCs w:val="32"/>
        </w:rPr>
      </w:pPr>
      <w:r>
        <w:rPr>
          <w:rFonts w:ascii="TH SarabunPSK" w:hAnsi="TH SarabunPSK" w:cs="TH SarabunPSK"/>
          <w:noProof/>
          <w:sz w:val="32"/>
          <w:szCs w:val="32"/>
        </w:rPr>
        <w:lastRenderedPageBreak/>
        <w:drawing>
          <wp:inline distT="0" distB="0" distL="0" distR="0">
            <wp:extent cx="5943600" cy="9791712"/>
            <wp:effectExtent l="19050" t="0" r="0" b="0"/>
            <wp:docPr id="2" name="Picture 2" descr="E:\งานปี๖๒\PMQA\สธ\จัดทำpmqa๖๒\MOU\จัดทำMOU\MOUจริง\รพ\รพ.๑๑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งานปี๖๒\PMQA\สธ\จัดทำpmqa๖๒\MOU\จัดทำMOU\MOUจริง\รพ\รพ.๑๑_Page_2.jpg"/>
                    <pic:cNvPicPr>
                      <a:picLocks noChangeAspect="1" noChangeArrowheads="1"/>
                    </pic:cNvPicPr>
                  </pic:nvPicPr>
                  <pic:blipFill>
                    <a:blip r:embed="rId10" cstate="print"/>
                    <a:srcRect/>
                    <a:stretch>
                      <a:fillRect/>
                    </a:stretch>
                  </pic:blipFill>
                  <pic:spPr bwMode="auto">
                    <a:xfrm>
                      <a:off x="0" y="0"/>
                      <a:ext cx="5943600" cy="9791712"/>
                    </a:xfrm>
                    <a:prstGeom prst="rect">
                      <a:avLst/>
                    </a:prstGeom>
                    <a:noFill/>
                    <a:ln w="9525">
                      <a:noFill/>
                      <a:miter lim="800000"/>
                      <a:headEnd/>
                      <a:tailEnd/>
                    </a:ln>
                  </pic:spPr>
                </pic:pic>
              </a:graphicData>
            </a:graphic>
          </wp:inline>
        </w:drawing>
      </w:r>
    </w:p>
    <w:p w:rsidR="00213D6F" w:rsidRDefault="000E4143" w:rsidP="00213D6F">
      <w:pPr>
        <w:spacing w:after="0"/>
        <w:jc w:val="center"/>
        <w:rPr>
          <w:rFonts w:ascii="TH SarabunPSK" w:hAnsi="TH SarabunPSK" w:cs="TH SarabunPSK"/>
          <w:sz w:val="32"/>
          <w:szCs w:val="32"/>
        </w:rPr>
      </w:pPr>
      <w:r>
        <w:rPr>
          <w:rFonts w:ascii="TH SarabunPSK" w:hAnsi="TH SarabunPSK" w:cs="TH SarabunPSK"/>
          <w:noProof/>
          <w:sz w:val="32"/>
          <w:szCs w:val="32"/>
        </w:rPr>
        <w:lastRenderedPageBreak/>
        <w:drawing>
          <wp:inline distT="0" distB="0" distL="0" distR="0">
            <wp:extent cx="5943600" cy="9802035"/>
            <wp:effectExtent l="19050" t="0" r="0" b="0"/>
            <wp:docPr id="3" name="Picture 3" descr="E:\งานปี๖๒\PMQA\สธ\จัดทำpmqa๖๒\MOU\จัดทำMOU\MOUจริง\รพ\รพ.๑๑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งานปี๖๒\PMQA\สธ\จัดทำpmqa๖๒\MOU\จัดทำMOU\MOUจริง\รพ\รพ.๑๑_Page_3.jpg"/>
                    <pic:cNvPicPr>
                      <a:picLocks noChangeAspect="1" noChangeArrowheads="1"/>
                    </pic:cNvPicPr>
                  </pic:nvPicPr>
                  <pic:blipFill>
                    <a:blip r:embed="rId11" cstate="print"/>
                    <a:srcRect/>
                    <a:stretch>
                      <a:fillRect/>
                    </a:stretch>
                  </pic:blipFill>
                  <pic:spPr bwMode="auto">
                    <a:xfrm>
                      <a:off x="0" y="0"/>
                      <a:ext cx="5943600" cy="9802035"/>
                    </a:xfrm>
                    <a:prstGeom prst="rect">
                      <a:avLst/>
                    </a:prstGeom>
                    <a:noFill/>
                    <a:ln w="9525">
                      <a:noFill/>
                      <a:miter lim="800000"/>
                      <a:headEnd/>
                      <a:tailEnd/>
                    </a:ln>
                  </pic:spPr>
                </pic:pic>
              </a:graphicData>
            </a:graphic>
          </wp:inline>
        </w:drawing>
      </w:r>
    </w:p>
    <w:p w:rsidR="00213D6F" w:rsidRDefault="00213D6F" w:rsidP="00213D6F">
      <w:pPr>
        <w:spacing w:after="0"/>
        <w:jc w:val="center"/>
        <w:rPr>
          <w:rFonts w:ascii="TH SarabunPSK" w:hAnsi="TH SarabunPSK" w:cs="TH SarabunPSK"/>
          <w:sz w:val="32"/>
          <w:szCs w:val="32"/>
        </w:rPr>
      </w:pP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คำรับรองการปฏิบัติราชการของสำนักงานสาธารณสุขจังหวัดชุมพร</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ประจำปีงบประมาณ พ.ศ.๒๕๖๒</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ระหว่าง</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นายแพทย์สาธารณสุขจังหวัดชุมพร</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กับ</w:t>
      </w:r>
    </w:p>
    <w:p w:rsidR="00213D6F" w:rsidRPr="00441AD7" w:rsidRDefault="00213D6F"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สาธารณสุขอำเภอ</w:t>
      </w:r>
    </w:p>
    <w:p w:rsidR="00213D6F" w:rsidRDefault="00213D6F" w:rsidP="00213D6F">
      <w:pPr>
        <w:spacing w:after="0"/>
        <w:jc w:val="center"/>
        <w:rPr>
          <w:rFonts w:ascii="TH SarabunPSK" w:hAnsi="TH SarabunPSK" w:cs="TH SarabunPSK"/>
          <w:b/>
          <w:bCs/>
          <w:sz w:val="32"/>
          <w:szCs w:val="32"/>
        </w:rPr>
      </w:pPr>
    </w:p>
    <w:p w:rsidR="00213D6F" w:rsidRDefault="00213D6F" w:rsidP="00213D6F">
      <w:pPr>
        <w:spacing w:after="0"/>
        <w:jc w:val="center"/>
        <w:rPr>
          <w:rFonts w:ascii="TH SarabunPSK" w:hAnsi="TH SarabunPSK" w:cs="TH SarabunPSK"/>
          <w:b/>
          <w:bCs/>
          <w:sz w:val="32"/>
          <w:szCs w:val="32"/>
        </w:rPr>
      </w:pPr>
      <w:r w:rsidRPr="00213D6F">
        <w:rPr>
          <w:rFonts w:ascii="TH SarabunPSK" w:hAnsi="TH SarabunPSK" w:cs="TH SarabunPSK"/>
          <w:b/>
          <w:bCs/>
          <w:noProof/>
          <w:sz w:val="32"/>
          <w:szCs w:val="32"/>
          <w:cs/>
        </w:rPr>
        <w:drawing>
          <wp:inline distT="0" distB="0" distL="0" distR="0">
            <wp:extent cx="5458387" cy="4092869"/>
            <wp:effectExtent l="171450" t="133350" r="161363" b="98131"/>
            <wp:docPr id="10" name="Picture 2" descr="F:\ประชุมเชิงปฎิบัติการ เกาะเต่า 5-6 มค 62\รูป\6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ประชุมเชิงปฎิบัติการ เกาะเต่า 5-6 มค 62\รูป\60932.jpg"/>
                    <pic:cNvPicPr>
                      <a:picLocks noChangeAspect="1" noChangeArrowheads="1"/>
                    </pic:cNvPicPr>
                  </pic:nvPicPr>
                  <pic:blipFill>
                    <a:blip r:embed="rId12"/>
                    <a:srcRect/>
                    <a:stretch>
                      <a:fillRect/>
                    </a:stretch>
                  </pic:blipFill>
                  <pic:spPr bwMode="auto">
                    <a:xfrm>
                      <a:off x="0" y="0"/>
                      <a:ext cx="5472496" cy="4103449"/>
                    </a:xfrm>
                    <a:prstGeom prst="snip2DiagRect">
                      <a:avLst/>
                    </a:prstGeom>
                    <a:solidFill>
                      <a:srgbClr val="FFFFFF">
                        <a:shade val="85000"/>
                      </a:srgbClr>
                    </a:solidFill>
                    <a:ln w="88900" cap="sq">
                      <a:solidFill>
                        <a:srgbClr val="00B050"/>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0E4143" w:rsidP="000E4143">
      <w:pPr>
        <w:spacing w:after="0"/>
        <w:jc w:val="center"/>
        <w:rPr>
          <w:rFonts w:ascii="TH SarabunPSK" w:hAnsi="TH SarabunPSK" w:cs="TH SarabunPSK"/>
          <w:b/>
          <w:bCs/>
          <w:sz w:val="32"/>
          <w:szCs w:val="32"/>
        </w:rPr>
      </w:pPr>
      <w:r>
        <w:rPr>
          <w:rFonts w:ascii="TH SarabunPSK" w:hAnsi="TH SarabunPSK" w:cs="TH SarabunPSK"/>
          <w:b/>
          <w:bCs/>
          <w:noProof/>
          <w:sz w:val="32"/>
          <w:szCs w:val="32"/>
        </w:rPr>
        <w:lastRenderedPageBreak/>
        <w:drawing>
          <wp:inline distT="0" distB="0" distL="0" distR="0">
            <wp:extent cx="5943600" cy="9791712"/>
            <wp:effectExtent l="19050" t="0" r="0" b="0"/>
            <wp:docPr id="4" name="Picture 4" descr="E:\งานปี๖๒\PMQA\สธ\จัดทำpmqa๖๒\MOU\จัดทำMOU\MOUจริง\สสอ\สสอ.๑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งานปี๖๒\PMQA\สธ\จัดทำpmqa๖๒\MOU\จัดทำMOU\MOUจริง\สสอ\สสอ.๑_Page_1.jpg"/>
                    <pic:cNvPicPr>
                      <a:picLocks noChangeAspect="1" noChangeArrowheads="1"/>
                    </pic:cNvPicPr>
                  </pic:nvPicPr>
                  <pic:blipFill>
                    <a:blip r:embed="rId13" cstate="print"/>
                    <a:srcRect/>
                    <a:stretch>
                      <a:fillRect/>
                    </a:stretch>
                  </pic:blipFill>
                  <pic:spPr bwMode="auto">
                    <a:xfrm>
                      <a:off x="0" y="0"/>
                      <a:ext cx="5943600" cy="9791712"/>
                    </a:xfrm>
                    <a:prstGeom prst="rect">
                      <a:avLst/>
                    </a:prstGeom>
                    <a:noFill/>
                    <a:ln w="9525">
                      <a:noFill/>
                      <a:miter lim="800000"/>
                      <a:headEnd/>
                      <a:tailEnd/>
                    </a:ln>
                  </pic:spPr>
                </pic:pic>
              </a:graphicData>
            </a:graphic>
          </wp:inline>
        </w:drawing>
      </w:r>
    </w:p>
    <w:p w:rsidR="000E4143" w:rsidRDefault="000E4143" w:rsidP="00441AD7">
      <w:pPr>
        <w:spacing w:after="0"/>
        <w:jc w:val="center"/>
        <w:rPr>
          <w:rFonts w:ascii="TH SarabunPSK" w:hAnsi="TH SarabunPSK" w:cs="TH SarabunPSK"/>
          <w:b/>
          <w:bCs/>
          <w:sz w:val="40"/>
          <w:szCs w:val="40"/>
        </w:rPr>
      </w:pPr>
      <w:r>
        <w:rPr>
          <w:rFonts w:ascii="TH SarabunPSK" w:hAnsi="TH SarabunPSK" w:cs="TH SarabunPSK"/>
          <w:b/>
          <w:bCs/>
          <w:noProof/>
          <w:sz w:val="40"/>
          <w:szCs w:val="40"/>
        </w:rPr>
        <w:lastRenderedPageBreak/>
        <w:drawing>
          <wp:inline distT="0" distB="0" distL="0" distR="0">
            <wp:extent cx="5943600" cy="9705396"/>
            <wp:effectExtent l="19050" t="0" r="0" b="0"/>
            <wp:docPr id="5" name="Picture 5" descr="E:\งานปี๖๒\PMQA\สธ\จัดทำpmqa๖๒\MOU\จัดทำMOU\MOUจริง\สสอ\สสอ.๑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งานปี๖๒\PMQA\สธ\จัดทำpmqa๖๒\MOU\จัดทำMOU\MOUจริง\สสอ\สสอ.๑_Page_2.jpg"/>
                    <pic:cNvPicPr>
                      <a:picLocks noChangeAspect="1" noChangeArrowheads="1"/>
                    </pic:cNvPicPr>
                  </pic:nvPicPr>
                  <pic:blipFill>
                    <a:blip r:embed="rId14" cstate="print"/>
                    <a:srcRect/>
                    <a:stretch>
                      <a:fillRect/>
                    </a:stretch>
                  </pic:blipFill>
                  <pic:spPr bwMode="auto">
                    <a:xfrm>
                      <a:off x="0" y="0"/>
                      <a:ext cx="5943600" cy="9705396"/>
                    </a:xfrm>
                    <a:prstGeom prst="rect">
                      <a:avLst/>
                    </a:prstGeom>
                    <a:noFill/>
                    <a:ln w="9525">
                      <a:noFill/>
                      <a:miter lim="800000"/>
                      <a:headEnd/>
                      <a:tailEnd/>
                    </a:ln>
                  </pic:spPr>
                </pic:pic>
              </a:graphicData>
            </a:graphic>
          </wp:inline>
        </w:drawing>
      </w:r>
    </w:p>
    <w:p w:rsidR="000E4143" w:rsidRDefault="000E4143" w:rsidP="00441AD7">
      <w:pPr>
        <w:spacing w:after="0"/>
        <w:jc w:val="center"/>
        <w:rPr>
          <w:rFonts w:ascii="TH SarabunPSK" w:hAnsi="TH SarabunPSK" w:cs="TH SarabunPSK"/>
          <w:b/>
          <w:bCs/>
          <w:sz w:val="40"/>
          <w:szCs w:val="40"/>
          <w:cs/>
        </w:rPr>
      </w:pPr>
      <w:r>
        <w:rPr>
          <w:rFonts w:ascii="TH SarabunPSK" w:hAnsi="TH SarabunPSK" w:cs="TH SarabunPSK"/>
          <w:b/>
          <w:bCs/>
          <w:noProof/>
          <w:sz w:val="40"/>
          <w:szCs w:val="40"/>
        </w:rPr>
        <w:lastRenderedPageBreak/>
        <w:drawing>
          <wp:inline distT="0" distB="0" distL="0" distR="0">
            <wp:extent cx="5943600" cy="9802035"/>
            <wp:effectExtent l="19050" t="0" r="0" b="0"/>
            <wp:docPr id="7" name="Picture 6" descr="E:\งานปี๖๒\PMQA\สธ\จัดทำpmqa๖๒\MOU\จัดทำMOU\MOUจริง\สสอ\สสอ.๑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งานปี๖๒\PMQA\สธ\จัดทำpmqa๖๒\MOU\จัดทำMOU\MOUจริง\สสอ\สสอ.๑_Page_3.jpg"/>
                    <pic:cNvPicPr>
                      <a:picLocks noChangeAspect="1" noChangeArrowheads="1"/>
                    </pic:cNvPicPr>
                  </pic:nvPicPr>
                  <pic:blipFill>
                    <a:blip r:embed="rId15" cstate="print"/>
                    <a:srcRect/>
                    <a:stretch>
                      <a:fillRect/>
                    </a:stretch>
                  </pic:blipFill>
                  <pic:spPr bwMode="auto">
                    <a:xfrm>
                      <a:off x="0" y="0"/>
                      <a:ext cx="5943600" cy="9802035"/>
                    </a:xfrm>
                    <a:prstGeom prst="rect">
                      <a:avLst/>
                    </a:prstGeom>
                    <a:noFill/>
                    <a:ln w="9525">
                      <a:noFill/>
                      <a:miter lim="800000"/>
                      <a:headEnd/>
                      <a:tailEnd/>
                    </a:ln>
                  </pic:spPr>
                </pic:pic>
              </a:graphicData>
            </a:graphic>
          </wp:inline>
        </w:drawing>
      </w:r>
    </w:p>
    <w:p w:rsidR="00441AD7" w:rsidRP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lastRenderedPageBreak/>
        <w:t>คำรับรองการปฏิบัติราชการของสำนักงานสาธารณสุขจังหวัดชุมพร</w:t>
      </w:r>
    </w:p>
    <w:p w:rsidR="00441AD7" w:rsidRP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ประจำปีงบประมาณ พ.ศ.๒๕๖๒</w:t>
      </w:r>
    </w:p>
    <w:p w:rsidR="00441AD7" w:rsidRP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ระหว่าง</w:t>
      </w:r>
    </w:p>
    <w:p w:rsidR="00441AD7" w:rsidRP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นายแพทย์สาธารณสุขจังหวัดชุมพร</w:t>
      </w:r>
    </w:p>
    <w:p w:rsidR="00441AD7" w:rsidRP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กับ</w:t>
      </w:r>
    </w:p>
    <w:p w:rsidR="00441AD7" w:rsidRPr="00441AD7" w:rsidRDefault="00441AD7" w:rsidP="00213D6F">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หัวหน้ากลุ่มงาน สำนักงานสาธารณสุขจังหวัดชุมพร</w:t>
      </w: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r w:rsidRPr="00441AD7">
        <w:rPr>
          <w:rFonts w:ascii="TH SarabunPSK" w:hAnsi="TH SarabunPSK" w:cs="TH SarabunPSK"/>
          <w:b/>
          <w:bCs/>
          <w:noProof/>
          <w:sz w:val="32"/>
          <w:szCs w:val="32"/>
          <w:cs/>
        </w:rPr>
        <w:drawing>
          <wp:inline distT="0" distB="0" distL="0" distR="0">
            <wp:extent cx="5324742" cy="3992656"/>
            <wp:effectExtent l="152400" t="76200" r="85458" b="122144"/>
            <wp:docPr id="11" name="Picture 1" descr="F:\ประชุมเชิงปฎิบัติการ เกาะเต่า 5-6 มค 62\รูป\6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ประชุมเชิงปฎิบัติการ เกาะเต่า 5-6 มค 62\รูป\60918.jpg"/>
                    <pic:cNvPicPr>
                      <a:picLocks noChangeAspect="1" noChangeArrowheads="1"/>
                    </pic:cNvPicPr>
                  </pic:nvPicPr>
                  <pic:blipFill>
                    <a:blip r:embed="rId16"/>
                    <a:srcRect/>
                    <a:stretch>
                      <a:fillRect/>
                    </a:stretch>
                  </pic:blipFill>
                  <pic:spPr bwMode="auto">
                    <a:xfrm>
                      <a:off x="0" y="0"/>
                      <a:ext cx="5337746" cy="4002407"/>
                    </a:xfrm>
                    <a:prstGeom prst="roundRect">
                      <a:avLst>
                        <a:gd name="adj" fmla="val 11111"/>
                      </a:avLst>
                    </a:prstGeom>
                    <a:ln w="190500" cap="rnd">
                      <a:solidFill>
                        <a:srgbClr val="00B0F0"/>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0E4143" w:rsidP="00213D6F">
      <w:pPr>
        <w:spacing w:after="0"/>
        <w:jc w:val="center"/>
        <w:rPr>
          <w:rFonts w:ascii="TH SarabunPSK" w:hAnsi="TH SarabunPSK" w:cs="TH SarabunPSK"/>
          <w:b/>
          <w:bCs/>
          <w:sz w:val="32"/>
          <w:szCs w:val="32"/>
        </w:rPr>
      </w:pPr>
      <w:r>
        <w:rPr>
          <w:rFonts w:ascii="TH SarabunPSK" w:hAnsi="TH SarabunPSK" w:cs="TH SarabunPSK"/>
          <w:b/>
          <w:bCs/>
          <w:noProof/>
          <w:sz w:val="32"/>
          <w:szCs w:val="32"/>
        </w:rPr>
        <w:lastRenderedPageBreak/>
        <w:drawing>
          <wp:inline distT="0" distB="0" distL="0" distR="0">
            <wp:extent cx="5943600" cy="9799224"/>
            <wp:effectExtent l="19050" t="0" r="0" b="0"/>
            <wp:docPr id="9" name="Picture 7" descr="E:\งานปี๖๒\PMQA\สธ\จัดทำpmqa๖๒\MOU\จัดทำMOU\MOUจริง\หัวหน้ากลุ่มงาน\หัวหน้ากลุ่มงาน๑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งานปี๖๒\PMQA\สธ\จัดทำpmqa๖๒\MOU\จัดทำMOU\MOUจริง\หัวหน้ากลุ่มงาน\หัวหน้ากลุ่มงาน๑_Page_1.jpg"/>
                    <pic:cNvPicPr>
                      <a:picLocks noChangeAspect="1" noChangeArrowheads="1"/>
                    </pic:cNvPicPr>
                  </pic:nvPicPr>
                  <pic:blipFill>
                    <a:blip r:embed="rId17" cstate="print"/>
                    <a:srcRect/>
                    <a:stretch>
                      <a:fillRect/>
                    </a:stretch>
                  </pic:blipFill>
                  <pic:spPr bwMode="auto">
                    <a:xfrm>
                      <a:off x="0" y="0"/>
                      <a:ext cx="5943600" cy="9799224"/>
                    </a:xfrm>
                    <a:prstGeom prst="rect">
                      <a:avLst/>
                    </a:prstGeom>
                    <a:noFill/>
                    <a:ln w="9525">
                      <a:noFill/>
                      <a:miter lim="800000"/>
                      <a:headEnd/>
                      <a:tailEnd/>
                    </a:ln>
                  </pic:spPr>
                </pic:pic>
              </a:graphicData>
            </a:graphic>
          </wp:inline>
        </w:drawing>
      </w:r>
    </w:p>
    <w:p w:rsidR="00441AD7" w:rsidRDefault="000E4143" w:rsidP="00213D6F">
      <w:pPr>
        <w:spacing w:after="0"/>
        <w:jc w:val="center"/>
        <w:rPr>
          <w:rFonts w:ascii="TH SarabunPSK" w:hAnsi="TH SarabunPSK" w:cs="TH SarabunPSK"/>
          <w:b/>
          <w:bCs/>
          <w:sz w:val="32"/>
          <w:szCs w:val="32"/>
        </w:rPr>
      </w:pPr>
      <w:r>
        <w:rPr>
          <w:rFonts w:ascii="TH SarabunPSK" w:hAnsi="TH SarabunPSK" w:cs="TH SarabunPSK"/>
          <w:b/>
          <w:bCs/>
          <w:noProof/>
          <w:sz w:val="32"/>
          <w:szCs w:val="32"/>
        </w:rPr>
        <w:lastRenderedPageBreak/>
        <w:drawing>
          <wp:inline distT="0" distB="0" distL="0" distR="0">
            <wp:extent cx="5943600" cy="9799224"/>
            <wp:effectExtent l="19050" t="0" r="0" b="0"/>
            <wp:docPr id="12" name="Picture 8" descr="E:\งานปี๖๒\PMQA\สธ\จัดทำpmqa๖๒\MOU\จัดทำMOU\MOUจริง\หัวหน้ากลุ่มงาน\หัวหน้ากลุ่มงาน๑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งานปี๖๒\PMQA\สธ\จัดทำpmqa๖๒\MOU\จัดทำMOU\MOUจริง\หัวหน้ากลุ่มงาน\หัวหน้ากลุ่มงาน๑_Page_2.jpg"/>
                    <pic:cNvPicPr>
                      <a:picLocks noChangeAspect="1" noChangeArrowheads="1"/>
                    </pic:cNvPicPr>
                  </pic:nvPicPr>
                  <pic:blipFill>
                    <a:blip r:embed="rId18" cstate="print"/>
                    <a:srcRect/>
                    <a:stretch>
                      <a:fillRect/>
                    </a:stretch>
                  </pic:blipFill>
                  <pic:spPr bwMode="auto">
                    <a:xfrm>
                      <a:off x="0" y="0"/>
                      <a:ext cx="5943600" cy="9799224"/>
                    </a:xfrm>
                    <a:prstGeom prst="rect">
                      <a:avLst/>
                    </a:prstGeom>
                    <a:noFill/>
                    <a:ln w="9525">
                      <a:noFill/>
                      <a:miter lim="800000"/>
                      <a:headEnd/>
                      <a:tailEnd/>
                    </a:ln>
                  </pic:spPr>
                </pic:pic>
              </a:graphicData>
            </a:graphic>
          </wp:inline>
        </w:drawing>
      </w:r>
    </w:p>
    <w:p w:rsidR="00441AD7" w:rsidRDefault="000E4143" w:rsidP="00213D6F">
      <w:pPr>
        <w:spacing w:after="0"/>
        <w:jc w:val="center"/>
        <w:rPr>
          <w:rFonts w:ascii="TH SarabunPSK" w:hAnsi="TH SarabunPSK" w:cs="TH SarabunPSK"/>
          <w:b/>
          <w:bCs/>
          <w:sz w:val="32"/>
          <w:szCs w:val="32"/>
        </w:rPr>
      </w:pPr>
      <w:r>
        <w:rPr>
          <w:rFonts w:ascii="TH SarabunPSK" w:hAnsi="TH SarabunPSK" w:cs="TH SarabunPSK"/>
          <w:b/>
          <w:bCs/>
          <w:noProof/>
          <w:sz w:val="32"/>
          <w:szCs w:val="32"/>
        </w:rPr>
        <w:lastRenderedPageBreak/>
        <w:drawing>
          <wp:inline distT="0" distB="0" distL="0" distR="0">
            <wp:extent cx="5943600" cy="9802035"/>
            <wp:effectExtent l="19050" t="0" r="0" b="0"/>
            <wp:docPr id="13" name="Picture 9" descr="E:\งานปี๖๒\PMQA\สธ\จัดทำpmqa๖๒\MOU\จัดทำMOU\MOUจริง\หัวหน้ากลุ่มงาน\หัวหน้ากลุ่มงาน๑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งานปี๖๒\PMQA\สธ\จัดทำpmqa๖๒\MOU\จัดทำMOU\MOUจริง\หัวหน้ากลุ่มงาน\หัวหน้ากลุ่มงาน๑_Page_3.jpg"/>
                    <pic:cNvPicPr>
                      <a:picLocks noChangeAspect="1" noChangeArrowheads="1"/>
                    </pic:cNvPicPr>
                  </pic:nvPicPr>
                  <pic:blipFill>
                    <a:blip r:embed="rId19" cstate="print"/>
                    <a:srcRect/>
                    <a:stretch>
                      <a:fillRect/>
                    </a:stretch>
                  </pic:blipFill>
                  <pic:spPr bwMode="auto">
                    <a:xfrm>
                      <a:off x="0" y="0"/>
                      <a:ext cx="5943600" cy="9802035"/>
                    </a:xfrm>
                    <a:prstGeom prst="rect">
                      <a:avLst/>
                    </a:prstGeom>
                    <a:noFill/>
                    <a:ln w="9525">
                      <a:noFill/>
                      <a:miter lim="800000"/>
                      <a:headEnd/>
                      <a:tailEnd/>
                    </a:ln>
                  </pic:spPr>
                </pic:pic>
              </a:graphicData>
            </a:graphic>
          </wp:inline>
        </w:drawing>
      </w:r>
    </w:p>
    <w:p w:rsidR="00441AD7" w:rsidRDefault="00441AD7" w:rsidP="00213D6F">
      <w:pPr>
        <w:spacing w:after="0"/>
        <w:jc w:val="center"/>
        <w:rPr>
          <w:rFonts w:ascii="TH SarabunPSK" w:hAnsi="TH SarabunPSK" w:cs="TH SarabunPSK"/>
          <w:b/>
          <w:bCs/>
          <w:sz w:val="32"/>
          <w:szCs w:val="32"/>
        </w:rPr>
      </w:pPr>
    </w:p>
    <w:p w:rsidR="000E4143" w:rsidRDefault="000E4143" w:rsidP="00213D6F">
      <w:pPr>
        <w:spacing w:after="0"/>
        <w:jc w:val="center"/>
        <w:rPr>
          <w:rFonts w:ascii="TH SarabunPSK" w:hAnsi="TH SarabunPSK" w:cs="TH SarabunPSK"/>
          <w:b/>
          <w:bCs/>
          <w:sz w:val="32"/>
          <w:szCs w:val="32"/>
        </w:rPr>
      </w:pPr>
    </w:p>
    <w:p w:rsidR="000E4143" w:rsidRDefault="000E4143" w:rsidP="00213D6F">
      <w:pPr>
        <w:spacing w:after="0"/>
        <w:jc w:val="center"/>
        <w:rPr>
          <w:rFonts w:ascii="TH SarabunPSK" w:hAnsi="TH SarabunPSK" w:cs="TH SarabunPSK"/>
          <w:b/>
          <w:bCs/>
          <w:sz w:val="32"/>
          <w:szCs w:val="32"/>
        </w:rPr>
      </w:pPr>
    </w:p>
    <w:p w:rsidR="000E4143" w:rsidRDefault="000E4143" w:rsidP="00213D6F">
      <w:pPr>
        <w:spacing w:after="0"/>
        <w:jc w:val="center"/>
        <w:rPr>
          <w:rFonts w:ascii="TH SarabunPSK" w:hAnsi="TH SarabunPSK" w:cs="TH SarabunPSK"/>
          <w:b/>
          <w:bCs/>
          <w:sz w:val="32"/>
          <w:szCs w:val="32"/>
        </w:rPr>
      </w:pPr>
    </w:p>
    <w:p w:rsidR="00441AD7" w:rsidRDefault="00441AD7" w:rsidP="00213D6F">
      <w:pPr>
        <w:spacing w:after="0"/>
        <w:jc w:val="center"/>
        <w:rPr>
          <w:rFonts w:ascii="TH SarabunPSK" w:hAnsi="TH SarabunPSK" w:cs="TH SarabunPSK"/>
          <w:b/>
          <w:bCs/>
          <w:sz w:val="32"/>
          <w:szCs w:val="32"/>
        </w:rPr>
      </w:pPr>
    </w:p>
    <w:p w:rsid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ภาคผนวก</w:t>
      </w:r>
    </w:p>
    <w:p w:rsidR="00441AD7" w:rsidRPr="00441AD7" w:rsidRDefault="00441AD7" w:rsidP="00441AD7">
      <w:pPr>
        <w:spacing w:after="0"/>
        <w:jc w:val="center"/>
        <w:rPr>
          <w:rFonts w:ascii="TH SarabunPSK" w:hAnsi="TH SarabunPSK" w:cs="TH SarabunPSK"/>
          <w:b/>
          <w:bCs/>
          <w:sz w:val="40"/>
          <w:szCs w:val="40"/>
        </w:rPr>
      </w:pPr>
    </w:p>
    <w:p w:rsid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รายละเอียดตัวชี้วัด (</w:t>
      </w:r>
      <w:r w:rsidRPr="00441AD7">
        <w:rPr>
          <w:rFonts w:ascii="TH SarabunPSK" w:hAnsi="TH SarabunPSK" w:cs="TH SarabunPSK"/>
          <w:b/>
          <w:bCs/>
          <w:sz w:val="40"/>
          <w:szCs w:val="40"/>
        </w:rPr>
        <w:t>KPI Template</w:t>
      </w:r>
      <w:r w:rsidRPr="00441AD7">
        <w:rPr>
          <w:rFonts w:ascii="TH SarabunPSK" w:hAnsi="TH SarabunPSK" w:cs="TH SarabunPSK" w:hint="cs"/>
          <w:b/>
          <w:bCs/>
          <w:sz w:val="40"/>
          <w:szCs w:val="40"/>
          <w:cs/>
        </w:rPr>
        <w:t>)</w:t>
      </w:r>
      <w:r w:rsidRPr="00441AD7">
        <w:rPr>
          <w:rFonts w:ascii="TH SarabunPSK" w:hAnsi="TH SarabunPSK" w:cs="TH SarabunPSK"/>
          <w:b/>
          <w:bCs/>
          <w:sz w:val="40"/>
          <w:szCs w:val="40"/>
        </w:rPr>
        <w:t xml:space="preserve"> </w:t>
      </w:r>
      <w:r w:rsidRPr="00441AD7">
        <w:rPr>
          <w:rFonts w:ascii="TH SarabunPSK" w:hAnsi="TH SarabunPSK" w:cs="TH SarabunPSK" w:hint="cs"/>
          <w:b/>
          <w:bCs/>
          <w:sz w:val="40"/>
          <w:szCs w:val="40"/>
          <w:cs/>
        </w:rPr>
        <w:t xml:space="preserve">ตามคำรับรองการปฏิบัติราชการ </w:t>
      </w:r>
    </w:p>
    <w:p w:rsidR="00441AD7" w:rsidRDefault="00441AD7" w:rsidP="00441AD7">
      <w:pPr>
        <w:spacing w:after="0"/>
        <w:jc w:val="center"/>
        <w:rPr>
          <w:rFonts w:ascii="TH SarabunPSK" w:hAnsi="TH SarabunPSK" w:cs="TH SarabunPSK"/>
          <w:b/>
          <w:bCs/>
          <w:sz w:val="40"/>
          <w:szCs w:val="40"/>
        </w:rPr>
      </w:pPr>
    </w:p>
    <w:p w:rsid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w:t>
      </w:r>
      <w:r w:rsidRPr="00441AD7">
        <w:rPr>
          <w:rFonts w:ascii="TH SarabunPSK" w:hAnsi="TH SarabunPSK" w:cs="TH SarabunPSK"/>
          <w:b/>
          <w:bCs/>
          <w:sz w:val="40"/>
          <w:szCs w:val="40"/>
        </w:rPr>
        <w:t>Performance</w:t>
      </w:r>
      <w:r>
        <w:rPr>
          <w:rFonts w:ascii="TH SarabunPSK" w:hAnsi="TH SarabunPSK" w:cs="TH SarabunPSK"/>
          <w:b/>
          <w:bCs/>
          <w:sz w:val="40"/>
          <w:szCs w:val="40"/>
        </w:rPr>
        <w:t xml:space="preserve"> </w:t>
      </w:r>
      <w:r w:rsidRPr="00441AD7">
        <w:rPr>
          <w:rFonts w:ascii="TH SarabunPSK" w:hAnsi="TH SarabunPSK" w:cs="TH SarabunPSK"/>
          <w:b/>
          <w:bCs/>
          <w:sz w:val="40"/>
          <w:szCs w:val="40"/>
        </w:rPr>
        <w:t>Agreement : PA</w:t>
      </w:r>
      <w:r w:rsidRPr="00441AD7">
        <w:rPr>
          <w:rFonts w:ascii="TH SarabunPSK" w:hAnsi="TH SarabunPSK" w:cs="TH SarabunPSK" w:hint="cs"/>
          <w:b/>
          <w:bCs/>
          <w:sz w:val="40"/>
          <w:szCs w:val="40"/>
          <w:cs/>
        </w:rPr>
        <w:t>)</w:t>
      </w:r>
    </w:p>
    <w:p w:rsidR="00441AD7" w:rsidRDefault="00441AD7" w:rsidP="00441AD7">
      <w:pPr>
        <w:spacing w:after="0"/>
        <w:jc w:val="center"/>
        <w:rPr>
          <w:rFonts w:ascii="TH SarabunPSK" w:hAnsi="TH SarabunPSK" w:cs="TH SarabunPSK"/>
          <w:b/>
          <w:bCs/>
          <w:sz w:val="40"/>
          <w:szCs w:val="40"/>
        </w:rPr>
      </w:pPr>
    </w:p>
    <w:p w:rsid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ประจำปีงบประมาณ พ.ศ.๒๕๖๒</w:t>
      </w:r>
    </w:p>
    <w:p w:rsidR="00441AD7" w:rsidRDefault="00441AD7" w:rsidP="00441AD7">
      <w:pPr>
        <w:spacing w:after="0"/>
        <w:jc w:val="center"/>
        <w:rPr>
          <w:rFonts w:ascii="TH SarabunPSK" w:hAnsi="TH SarabunPSK" w:cs="TH SarabunPSK"/>
          <w:b/>
          <w:bCs/>
          <w:sz w:val="40"/>
          <w:szCs w:val="40"/>
        </w:rPr>
      </w:pPr>
    </w:p>
    <w:p w:rsidR="00441AD7" w:rsidRDefault="00441AD7" w:rsidP="00441AD7">
      <w:pPr>
        <w:spacing w:after="0"/>
        <w:jc w:val="center"/>
        <w:rPr>
          <w:rFonts w:ascii="TH SarabunPSK" w:hAnsi="TH SarabunPSK" w:cs="TH SarabunPSK"/>
          <w:b/>
          <w:bCs/>
          <w:sz w:val="40"/>
          <w:szCs w:val="40"/>
        </w:rPr>
      </w:pPr>
      <w:r w:rsidRPr="00441AD7">
        <w:rPr>
          <w:rFonts w:ascii="TH SarabunPSK" w:hAnsi="TH SarabunPSK" w:cs="TH SarabunPSK" w:hint="cs"/>
          <w:b/>
          <w:bCs/>
          <w:sz w:val="40"/>
          <w:szCs w:val="40"/>
          <w:cs/>
        </w:rPr>
        <w:t>สำนักงานสาธารณสุขจังหวัดชุมพร</w:t>
      </w: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441AD7" w:rsidP="00441AD7">
      <w:pPr>
        <w:spacing w:after="0"/>
        <w:rPr>
          <w:rFonts w:ascii="TH SarabunPSK" w:hAnsi="TH SarabunPSK" w:cs="TH SarabunPSK"/>
          <w:b/>
          <w:bCs/>
          <w:sz w:val="40"/>
          <w:szCs w:val="40"/>
        </w:rPr>
      </w:pPr>
    </w:p>
    <w:p w:rsidR="00441AD7" w:rsidRDefault="00EE4AE2" w:rsidP="00441AD7">
      <w:pPr>
        <w:spacing w:after="0"/>
        <w:rPr>
          <w:rFonts w:ascii="TH SarabunPSK" w:hAnsi="TH SarabunPSK" w:cs="TH SarabunPSK"/>
          <w:b/>
          <w:bCs/>
          <w:sz w:val="40"/>
          <w:szCs w:val="40"/>
        </w:rPr>
      </w:pPr>
      <w:r w:rsidRPr="00C15636">
        <w:rPr>
          <w:rFonts w:ascii="TH SarabunPSK" w:eastAsia="Times New Roman" w:hAnsi="TH SarabunPSK" w:cs="TH SarabunPSK"/>
          <w:b/>
          <w:bCs/>
          <w:color w:val="000000"/>
          <w:sz w:val="32"/>
          <w:szCs w:val="32"/>
          <w:cs/>
        </w:rPr>
        <w:t>คำรับรองการปฏิบัติราชการ (</w:t>
      </w:r>
      <w:r w:rsidRPr="00C15636">
        <w:rPr>
          <w:rFonts w:ascii="TH SarabunPSK" w:eastAsia="Times New Roman" w:hAnsi="TH SarabunPSK" w:cs="TH SarabunPSK"/>
          <w:b/>
          <w:bCs/>
          <w:color w:val="000000"/>
          <w:sz w:val="32"/>
          <w:szCs w:val="32"/>
        </w:rPr>
        <w:t xml:space="preserve">Performance Agreement:PA) </w:t>
      </w:r>
      <w:r w:rsidRPr="00C15636">
        <w:rPr>
          <w:rFonts w:ascii="TH SarabunPSK" w:eastAsia="Times New Roman" w:hAnsi="TH SarabunPSK" w:cs="TH SarabunPSK"/>
          <w:b/>
          <w:bCs/>
          <w:color w:val="000000"/>
          <w:sz w:val="32"/>
          <w:szCs w:val="32"/>
          <w:cs/>
        </w:rPr>
        <w:t>ประจำปีงบประมาณ พ.ศ.</w:t>
      </w:r>
      <w:r w:rsidRPr="00C15636">
        <w:rPr>
          <w:rFonts w:ascii="TH SarabunPSK" w:eastAsia="Times New Roman" w:hAnsi="TH SarabunPSK" w:cs="TH SarabunPSK"/>
          <w:b/>
          <w:bCs/>
          <w:color w:val="000000"/>
          <w:sz w:val="32"/>
          <w:szCs w:val="32"/>
        </w:rPr>
        <w:t>2562</w:t>
      </w:r>
    </w:p>
    <w:p w:rsidR="00534D20" w:rsidRDefault="00534D20" w:rsidP="00441AD7">
      <w:pPr>
        <w:spacing w:after="0"/>
        <w:rPr>
          <w:rFonts w:ascii="TH SarabunPSK" w:hAnsi="TH SarabunPSK" w:cs="TH SarabunPSK"/>
          <w:b/>
          <w:bCs/>
          <w:sz w:val="40"/>
          <w:szCs w:val="40"/>
        </w:rPr>
      </w:pPr>
    </w:p>
    <w:tbl>
      <w:tblPr>
        <w:tblStyle w:val="30"/>
        <w:tblW w:w="0" w:type="auto"/>
        <w:tblLook w:val="04A0"/>
      </w:tblPr>
      <w:tblGrid>
        <w:gridCol w:w="3192"/>
        <w:gridCol w:w="3437"/>
        <w:gridCol w:w="2947"/>
      </w:tblGrid>
      <w:tr w:rsidR="00EE4AE2" w:rsidRPr="00EE4AE2" w:rsidTr="00534D20">
        <w:tc>
          <w:tcPr>
            <w:tcW w:w="3192" w:type="dxa"/>
          </w:tcPr>
          <w:p w:rsidR="00EE4AE2" w:rsidRPr="00EE4AE2" w:rsidRDefault="00EE4AE2" w:rsidP="00441AD7">
            <w:pPr>
              <w:rPr>
                <w:rFonts w:ascii="TH SarabunPSK" w:hAnsi="TH SarabunPSK" w:cs="TH SarabunPSK"/>
                <w:sz w:val="32"/>
                <w:szCs w:val="32"/>
              </w:rPr>
            </w:pPr>
            <w:r w:rsidRPr="00EE4AE2">
              <w:rPr>
                <w:rFonts w:ascii="TH SarabunPSK" w:hAnsi="TH SarabunPSK" w:cs="TH SarabunPSK" w:hint="cs"/>
                <w:sz w:val="32"/>
                <w:szCs w:val="32"/>
                <w:cs/>
              </w:rPr>
              <w:t>แผนงาน</w:t>
            </w:r>
          </w:p>
        </w:tc>
        <w:tc>
          <w:tcPr>
            <w:tcW w:w="3437" w:type="dxa"/>
          </w:tcPr>
          <w:p w:rsidR="00EE4AE2" w:rsidRPr="00EE4AE2" w:rsidRDefault="00EE4AE2" w:rsidP="00441AD7">
            <w:pPr>
              <w:rPr>
                <w:rFonts w:ascii="TH SarabunPSK" w:hAnsi="TH SarabunPSK" w:cs="TH SarabunPSK"/>
                <w:sz w:val="32"/>
                <w:szCs w:val="32"/>
              </w:rPr>
            </w:pPr>
            <w:r>
              <w:rPr>
                <w:rFonts w:ascii="TH SarabunPSK" w:hAnsi="TH SarabunPSK" w:cs="TH SarabunPSK" w:hint="cs"/>
                <w:sz w:val="32"/>
                <w:szCs w:val="32"/>
                <w:cs/>
              </w:rPr>
              <w:t>ตัวชี้วัดที่</w:t>
            </w:r>
          </w:p>
        </w:tc>
        <w:tc>
          <w:tcPr>
            <w:tcW w:w="2947" w:type="dxa"/>
          </w:tcPr>
          <w:p w:rsidR="00EE4AE2" w:rsidRPr="00EE4AE2" w:rsidRDefault="00EE4AE2" w:rsidP="00441AD7">
            <w:pPr>
              <w:rPr>
                <w:rFonts w:ascii="TH SarabunPSK" w:hAnsi="TH SarabunPSK" w:cs="TH SarabunPSK"/>
                <w:sz w:val="32"/>
                <w:szCs w:val="32"/>
              </w:rPr>
            </w:pPr>
            <w:r>
              <w:rPr>
                <w:rFonts w:ascii="TH SarabunPSK" w:hAnsi="TH SarabunPSK" w:cs="TH SarabunPSK" w:hint="cs"/>
                <w:sz w:val="32"/>
                <w:szCs w:val="32"/>
                <w:cs/>
              </w:rPr>
              <w:t>เป้าหมาย ปีงบประมาณ</w:t>
            </w:r>
            <w:r w:rsidR="00534D20">
              <w:rPr>
                <w:rFonts w:ascii="TH SarabunPSK" w:hAnsi="TH SarabunPSK" w:cs="TH SarabunPSK" w:hint="cs"/>
                <w:sz w:val="32"/>
                <w:szCs w:val="32"/>
                <w:cs/>
              </w:rPr>
              <w:t xml:space="preserve"> ๒๕๖๒</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r w:rsidRPr="00C15636">
              <w:rPr>
                <w:rFonts w:ascii="TH SarabunPSK" w:eastAsia="Times New Roman" w:hAnsi="TH SarabunPSK" w:cs="TH SarabunPSK"/>
                <w:b/>
                <w:bCs/>
                <w:color w:val="000000"/>
                <w:sz w:val="32"/>
                <w:szCs w:val="32"/>
                <w:u w:val="single"/>
                <w:cs/>
              </w:rPr>
              <w:lastRenderedPageBreak/>
              <w:t xml:space="preserve">แผนงานที่ </w:t>
            </w:r>
            <w:r w:rsidRPr="00C15636">
              <w:rPr>
                <w:rFonts w:ascii="TH SarabunPSK" w:eastAsia="Times New Roman" w:hAnsi="TH SarabunPSK" w:cs="TH SarabunPSK"/>
                <w:b/>
                <w:bCs/>
                <w:color w:val="000000"/>
                <w:sz w:val="32"/>
                <w:szCs w:val="32"/>
                <w:u w:val="single"/>
              </w:rPr>
              <w:t>1</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การพัฒนาชีวิตคนไทยทุกกลุ่มวัย (ด้านสุขภาพ)</w:t>
            </w: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 </w:t>
            </w:r>
            <w:r w:rsidRPr="00C15636">
              <w:rPr>
                <w:rFonts w:ascii="TH SarabunPSK" w:eastAsia="Times New Roman" w:hAnsi="TH SarabunPSK" w:cs="TH SarabunPSK"/>
                <w:b/>
                <w:bCs/>
                <w:color w:val="000000"/>
                <w:sz w:val="32"/>
                <w:szCs w:val="32"/>
                <w:cs/>
              </w:rPr>
              <w:t>อัตราส่วนการตายมารดา</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ไม่เกิน</w:t>
            </w:r>
            <w:r w:rsidRPr="00C15636">
              <w:rPr>
                <w:rFonts w:ascii="TH SarabunPSK" w:eastAsia="Times New Roman" w:hAnsi="TH SarabunPSK" w:cs="TH SarabunPSK"/>
                <w:color w:val="000000"/>
                <w:sz w:val="32"/>
                <w:szCs w:val="32"/>
              </w:rPr>
              <w:t xml:space="preserve"> 17 </w:t>
            </w:r>
            <w:r w:rsidRPr="00C15636">
              <w:rPr>
                <w:rFonts w:ascii="TH SarabunPSK" w:eastAsia="Times New Roman" w:hAnsi="TH SarabunPSK" w:cs="TH SarabunPSK"/>
                <w:color w:val="000000"/>
                <w:sz w:val="32"/>
                <w:szCs w:val="32"/>
                <w:cs/>
              </w:rPr>
              <w:t>ต่อ</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การเกิดมีชีพแสนคน</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2. </w:t>
            </w:r>
            <w:r w:rsidRPr="00C15636">
              <w:rPr>
                <w:rFonts w:ascii="TH SarabunPSK" w:eastAsia="Times New Roman" w:hAnsi="TH SarabunPSK" w:cs="TH SarabunPSK"/>
                <w:b/>
                <w:bCs/>
                <w:color w:val="000000"/>
                <w:sz w:val="32"/>
                <w:szCs w:val="32"/>
                <w:cs/>
              </w:rPr>
              <w:t>ระดับความสำเร็จของพัฒนาการเด็กตามเกณฑ์มาตรฐาน</w:t>
            </w:r>
          </w:p>
        </w:tc>
        <w:tc>
          <w:tcPr>
            <w:tcW w:w="294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2.1 </w:t>
            </w:r>
            <w:r w:rsidRPr="00C15636">
              <w:rPr>
                <w:rFonts w:ascii="TH SarabunPSK" w:eastAsia="Times New Roman" w:hAnsi="TH SarabunPSK" w:cs="TH SarabunPSK"/>
                <w:color w:val="000000"/>
                <w:sz w:val="32"/>
                <w:szCs w:val="32"/>
                <w:cs/>
              </w:rPr>
              <w:t xml:space="preserve">เด็กอายุ </w:t>
            </w:r>
            <w:r w:rsidRPr="00C15636">
              <w:rPr>
                <w:rFonts w:ascii="TH SarabunPSK" w:eastAsia="Times New Roman" w:hAnsi="TH SarabunPSK" w:cs="TH SarabunPSK"/>
                <w:color w:val="000000"/>
                <w:sz w:val="32"/>
                <w:szCs w:val="32"/>
              </w:rPr>
              <w:t xml:space="preserve">0-5 </w:t>
            </w:r>
            <w:r w:rsidRPr="00C15636">
              <w:rPr>
                <w:rFonts w:ascii="TH SarabunPSK" w:eastAsia="Times New Roman" w:hAnsi="TH SarabunPSK" w:cs="TH SarabunPSK"/>
                <w:color w:val="000000"/>
                <w:sz w:val="32"/>
                <w:szCs w:val="32"/>
                <w:cs/>
              </w:rPr>
              <w:t>ปี</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ได้รับการคัดกรองพัฒนาการ</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90</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2.2 </w:t>
            </w:r>
            <w:r w:rsidRPr="00C15636">
              <w:rPr>
                <w:rFonts w:ascii="TH SarabunPSK" w:eastAsia="Times New Roman" w:hAnsi="TH SarabunPSK" w:cs="TH SarabunPSK"/>
                <w:color w:val="000000"/>
                <w:sz w:val="32"/>
                <w:szCs w:val="32"/>
                <w:cs/>
              </w:rPr>
              <w:t xml:space="preserve">เด็กอายุ </w:t>
            </w:r>
            <w:r w:rsidRPr="00C15636">
              <w:rPr>
                <w:rFonts w:ascii="TH SarabunPSK" w:eastAsia="Times New Roman" w:hAnsi="TH SarabunPSK" w:cs="TH SarabunPSK"/>
                <w:color w:val="000000"/>
                <w:sz w:val="32"/>
                <w:szCs w:val="32"/>
              </w:rPr>
              <w:t xml:space="preserve">0-5 </w:t>
            </w:r>
            <w:r w:rsidRPr="00C15636">
              <w:rPr>
                <w:rFonts w:ascii="TH SarabunPSK" w:eastAsia="Times New Roman" w:hAnsi="TH SarabunPSK" w:cs="TH SarabunPSK"/>
                <w:color w:val="000000"/>
                <w:sz w:val="32"/>
                <w:szCs w:val="32"/>
                <w:cs/>
              </w:rPr>
              <w:t>ปี ได้รับการคัดกรอง พัฒนาการ</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พบสงสัยล่าช้า</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20</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hint="cs"/>
                <w:color w:val="000000"/>
                <w:sz w:val="32"/>
                <w:szCs w:val="32"/>
              </w:rPr>
            </w:pPr>
            <w:r w:rsidRPr="00C15636">
              <w:rPr>
                <w:rFonts w:ascii="TH SarabunPSK" w:eastAsia="Times New Roman" w:hAnsi="TH SarabunPSK" w:cs="TH SarabunPSK"/>
                <w:color w:val="000000"/>
                <w:sz w:val="32"/>
                <w:szCs w:val="32"/>
              </w:rPr>
              <w:t xml:space="preserve">   2.3 </w:t>
            </w:r>
            <w:r w:rsidRPr="00C15636">
              <w:rPr>
                <w:rFonts w:ascii="TH SarabunPSK" w:eastAsia="Times New Roman" w:hAnsi="TH SarabunPSK" w:cs="TH SarabunPSK"/>
                <w:color w:val="000000"/>
                <w:sz w:val="32"/>
                <w:szCs w:val="32"/>
                <w:cs/>
              </w:rPr>
              <w:t xml:space="preserve">เด็กอายุ </w:t>
            </w:r>
            <w:r w:rsidRPr="00C15636">
              <w:rPr>
                <w:rFonts w:ascii="TH SarabunPSK" w:eastAsia="Times New Roman" w:hAnsi="TH SarabunPSK" w:cs="TH SarabunPSK"/>
                <w:color w:val="000000"/>
                <w:sz w:val="32"/>
                <w:szCs w:val="32"/>
              </w:rPr>
              <w:t xml:space="preserve">0-5 </w:t>
            </w:r>
            <w:r w:rsidRPr="00C15636">
              <w:rPr>
                <w:rFonts w:ascii="TH SarabunPSK" w:eastAsia="Times New Roman" w:hAnsi="TH SarabunPSK" w:cs="TH SarabunPSK"/>
                <w:color w:val="000000"/>
                <w:sz w:val="32"/>
                <w:szCs w:val="32"/>
                <w:cs/>
              </w:rPr>
              <w:t>ปี ที่สงสัยล่าช้าได้รับการ</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ติดตาม</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90</w:t>
            </w:r>
          </w:p>
        </w:tc>
      </w:tr>
      <w:tr w:rsidR="00534D20" w:rsidRPr="00534D20" w:rsidTr="00534D20">
        <w:tc>
          <w:tcPr>
            <w:tcW w:w="3192" w:type="dxa"/>
          </w:tcPr>
          <w:p w:rsidR="00534D20" w:rsidRPr="00534D20" w:rsidRDefault="00534D20" w:rsidP="00441AD7">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2.4 </w:t>
            </w:r>
            <w:r w:rsidRPr="00C15636">
              <w:rPr>
                <w:rFonts w:ascii="TH SarabunPSK" w:eastAsia="Times New Roman" w:hAnsi="TH SarabunPSK" w:cs="TH SarabunPSK"/>
                <w:color w:val="000000"/>
                <w:sz w:val="32"/>
                <w:szCs w:val="32"/>
                <w:cs/>
              </w:rPr>
              <w:t>เด็กพัฒนาการล่าช้าได้รับการกระตุ้น</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 xml:space="preserve">พัฒนาการด้วย </w:t>
            </w:r>
            <w:r w:rsidRPr="00C15636">
              <w:rPr>
                <w:rFonts w:ascii="TH SarabunPSK" w:eastAsia="Times New Roman" w:hAnsi="TH SarabunPSK" w:cs="TH SarabunPSK"/>
                <w:color w:val="000000"/>
                <w:sz w:val="32"/>
                <w:szCs w:val="32"/>
              </w:rPr>
              <w:t>TEDA 41</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60</w:t>
            </w:r>
          </w:p>
        </w:tc>
      </w:tr>
      <w:tr w:rsidR="00534D20" w:rsidRPr="00534D20" w:rsidTr="00534D20">
        <w:tc>
          <w:tcPr>
            <w:tcW w:w="3192"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2</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การพัฒนาคุณภาพชีวิตระดับอำเภอ</w:t>
            </w: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3. </w:t>
            </w:r>
            <w:r w:rsidRPr="00C15636">
              <w:rPr>
                <w:rFonts w:ascii="TH SarabunPSK" w:eastAsia="Times New Roman" w:hAnsi="TH SarabunPSK" w:cs="TH SarabunPSK"/>
                <w:b/>
                <w:bCs/>
                <w:color w:val="000000"/>
                <w:sz w:val="32"/>
                <w:szCs w:val="32"/>
                <w:cs/>
              </w:rPr>
              <w:t>ร้อยละของอำเภอผ่านเกณฑ์การประเมินการพัฒนาคุณภาพชีวิต (พชอ.)</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ที่มีคุณภาพ</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60</w:t>
            </w:r>
          </w:p>
        </w:tc>
      </w:tr>
      <w:tr w:rsidR="00534D20" w:rsidRPr="00534D20" w:rsidTr="00534D20">
        <w:tc>
          <w:tcPr>
            <w:tcW w:w="3192" w:type="dxa"/>
          </w:tcPr>
          <w:p w:rsidR="00534D20"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4</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การบริหารจัดการสิ่งแวดล้อม</w:t>
            </w:r>
          </w:p>
          <w:p w:rsidR="00534D20" w:rsidRPr="00862038" w:rsidRDefault="00534D20" w:rsidP="004B2A71">
            <w:pPr>
              <w:rPr>
                <w:rFonts w:ascii="TH SarabunPSK" w:eastAsia="Times New Roman" w:hAnsi="TH SarabunPSK" w:cs="TH SarabunPSK"/>
                <w:sz w:val="32"/>
                <w:szCs w:val="32"/>
              </w:rPr>
            </w:pP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4.</w:t>
            </w:r>
            <w:r w:rsidRPr="00C15636">
              <w:rPr>
                <w:rFonts w:ascii="TH SarabunPSK" w:eastAsia="Times New Roman" w:hAnsi="TH SarabunPSK" w:cs="TH SarabunPSK"/>
                <w:b/>
                <w:bCs/>
                <w:color w:val="000000"/>
                <w:sz w:val="32"/>
                <w:szCs w:val="32"/>
                <w:cs/>
              </w:rPr>
              <w:t>ร้อยละของโรงพยาบาลที่พัฒนาอนามัยสิ่งแวดล้อมได้ตามเกณฑ์</w:t>
            </w:r>
            <w:r w:rsidRPr="00C15636">
              <w:rPr>
                <w:rFonts w:ascii="TH SarabunPSK" w:eastAsia="Times New Roman" w:hAnsi="TH SarabunPSK" w:cs="TH SarabunPSK"/>
                <w:b/>
                <w:bCs/>
                <w:color w:val="000000"/>
                <w:sz w:val="32"/>
                <w:szCs w:val="32"/>
              </w:rPr>
              <w:t xml:space="preserve"> GREEN&amp;CLEAN Hospital</w:t>
            </w:r>
          </w:p>
        </w:tc>
        <w:tc>
          <w:tcPr>
            <w:tcW w:w="294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1. </w:t>
            </w:r>
            <w:r w:rsidRPr="00C15636">
              <w:rPr>
                <w:rFonts w:ascii="TH SarabunPSK" w:eastAsia="Times New Roman" w:hAnsi="TH SarabunPSK" w:cs="TH SarabunPSK"/>
                <w:color w:val="000000"/>
                <w:sz w:val="32"/>
                <w:szCs w:val="32"/>
                <w:cs/>
              </w:rPr>
              <w:t>โรงพยาบาลผ่านเกณฑ์ฯ ระดับดีมากขึ้นไป ร้อยละ</w:t>
            </w:r>
            <w:r w:rsidRPr="00C15636">
              <w:rPr>
                <w:rFonts w:ascii="TH SarabunPSK" w:eastAsia="Times New Roman" w:hAnsi="TH SarabunPSK" w:cs="TH SarabunPSK"/>
                <w:color w:val="000000"/>
                <w:sz w:val="32"/>
                <w:szCs w:val="32"/>
              </w:rPr>
              <w:t xml:space="preserve"> 40</w:t>
            </w:r>
            <w:r w:rsidRPr="00C15636">
              <w:rPr>
                <w:rFonts w:ascii="TH SarabunPSK" w:eastAsia="Times New Roman" w:hAnsi="TH SarabunPSK" w:cs="TH SarabunPSK"/>
                <w:color w:val="000000"/>
                <w:sz w:val="32"/>
                <w:szCs w:val="32"/>
              </w:rPr>
              <w:br/>
              <w:t xml:space="preserve">2. </w:t>
            </w:r>
            <w:r w:rsidRPr="00C15636">
              <w:rPr>
                <w:rFonts w:ascii="TH SarabunPSK" w:eastAsia="Times New Roman" w:hAnsi="TH SarabunPSK" w:cs="TH SarabunPSK"/>
                <w:color w:val="000000"/>
                <w:sz w:val="32"/>
                <w:szCs w:val="32"/>
                <w:cs/>
              </w:rPr>
              <w:t xml:space="preserve">โรงพยาบาลผ่านเกณฑ์ฯ ระดับดีมาก </w:t>
            </w:r>
            <w:r w:rsidRPr="00C15636">
              <w:rPr>
                <w:rFonts w:ascii="TH SarabunPSK" w:eastAsia="Times New Roman" w:hAnsi="TH SarabunPSK" w:cs="TH SarabunPSK"/>
                <w:color w:val="000000"/>
                <w:sz w:val="32"/>
                <w:szCs w:val="32"/>
              </w:rPr>
              <w:t xml:space="preserve">Plus </w:t>
            </w:r>
            <w:r w:rsidRPr="00C15636">
              <w:rPr>
                <w:rFonts w:ascii="TH SarabunPSK" w:eastAsia="Times New Roman" w:hAnsi="TH SarabunPSK" w:cs="TH SarabunPSK"/>
                <w:color w:val="000000"/>
                <w:sz w:val="32"/>
                <w:szCs w:val="32"/>
                <w:cs/>
              </w:rPr>
              <w:t xml:space="preserve">อย่างน้อยจังหวัดละ </w:t>
            </w:r>
            <w:r w:rsidRPr="00C15636">
              <w:rPr>
                <w:rFonts w:ascii="TH SarabunPSK" w:eastAsia="Times New Roman" w:hAnsi="TH SarabunPSK" w:cs="TH SarabunPSK"/>
                <w:color w:val="000000"/>
                <w:sz w:val="32"/>
                <w:szCs w:val="32"/>
              </w:rPr>
              <w:t xml:space="preserve">1 </w:t>
            </w:r>
            <w:r w:rsidRPr="00C15636">
              <w:rPr>
                <w:rFonts w:ascii="TH SarabunPSK" w:eastAsia="Times New Roman" w:hAnsi="TH SarabunPSK" w:cs="TH SarabunPSK"/>
                <w:color w:val="000000"/>
                <w:sz w:val="32"/>
                <w:szCs w:val="32"/>
                <w:cs/>
              </w:rPr>
              <w:t>แห่ง</w:t>
            </w:r>
          </w:p>
        </w:tc>
      </w:tr>
    </w:tbl>
    <w:p w:rsidR="00EE4AE2" w:rsidRDefault="00EE4AE2" w:rsidP="00441AD7">
      <w:pPr>
        <w:spacing w:after="0"/>
        <w:rPr>
          <w:rFonts w:ascii="TH SarabunPSK" w:hAnsi="TH SarabunPSK" w:cs="TH SarabunPSK"/>
          <w:b/>
          <w:bCs/>
          <w:sz w:val="40"/>
          <w:szCs w:val="40"/>
        </w:rPr>
      </w:pPr>
    </w:p>
    <w:p w:rsidR="00534D20" w:rsidRDefault="00534D20" w:rsidP="00441AD7">
      <w:pPr>
        <w:spacing w:after="0"/>
        <w:rPr>
          <w:rFonts w:ascii="TH SarabunPSK" w:hAnsi="TH SarabunPSK" w:cs="TH SarabunPSK"/>
          <w:b/>
          <w:bCs/>
          <w:sz w:val="40"/>
          <w:szCs w:val="40"/>
        </w:rPr>
      </w:pPr>
    </w:p>
    <w:tbl>
      <w:tblPr>
        <w:tblStyle w:val="30"/>
        <w:tblW w:w="0" w:type="auto"/>
        <w:tblLook w:val="04A0"/>
      </w:tblPr>
      <w:tblGrid>
        <w:gridCol w:w="3192"/>
        <w:gridCol w:w="3437"/>
        <w:gridCol w:w="2947"/>
      </w:tblGrid>
      <w:tr w:rsidR="00534D20" w:rsidRPr="00EE4AE2" w:rsidTr="004B2A71">
        <w:tc>
          <w:tcPr>
            <w:tcW w:w="3192" w:type="dxa"/>
          </w:tcPr>
          <w:p w:rsidR="00534D20" w:rsidRPr="00EE4AE2" w:rsidRDefault="00534D20" w:rsidP="004B2A71">
            <w:pPr>
              <w:rPr>
                <w:rFonts w:ascii="TH SarabunPSK" w:hAnsi="TH SarabunPSK" w:cs="TH SarabunPSK"/>
                <w:sz w:val="32"/>
                <w:szCs w:val="32"/>
              </w:rPr>
            </w:pPr>
            <w:r w:rsidRPr="00EE4AE2">
              <w:rPr>
                <w:rFonts w:ascii="TH SarabunPSK" w:hAnsi="TH SarabunPSK" w:cs="TH SarabunPSK" w:hint="cs"/>
                <w:sz w:val="32"/>
                <w:szCs w:val="32"/>
                <w:cs/>
              </w:rPr>
              <w:lastRenderedPageBreak/>
              <w:t>แผนงาน</w:t>
            </w:r>
          </w:p>
        </w:tc>
        <w:tc>
          <w:tcPr>
            <w:tcW w:w="3437" w:type="dxa"/>
          </w:tcPr>
          <w:p w:rsidR="00534D20" w:rsidRPr="00EE4AE2" w:rsidRDefault="00534D20" w:rsidP="004B2A71">
            <w:pPr>
              <w:rPr>
                <w:rFonts w:ascii="TH SarabunPSK" w:hAnsi="TH SarabunPSK" w:cs="TH SarabunPSK"/>
                <w:sz w:val="32"/>
                <w:szCs w:val="32"/>
              </w:rPr>
            </w:pPr>
            <w:r>
              <w:rPr>
                <w:rFonts w:ascii="TH SarabunPSK" w:hAnsi="TH SarabunPSK" w:cs="TH SarabunPSK" w:hint="cs"/>
                <w:sz w:val="32"/>
                <w:szCs w:val="32"/>
                <w:cs/>
              </w:rPr>
              <w:t>ตัวชี้วัดที่</w:t>
            </w:r>
          </w:p>
        </w:tc>
        <w:tc>
          <w:tcPr>
            <w:tcW w:w="2947" w:type="dxa"/>
          </w:tcPr>
          <w:p w:rsidR="00534D20" w:rsidRPr="00EE4AE2" w:rsidRDefault="00534D20" w:rsidP="004B2A71">
            <w:pPr>
              <w:rPr>
                <w:rFonts w:ascii="TH SarabunPSK" w:hAnsi="TH SarabunPSK" w:cs="TH SarabunPSK"/>
                <w:sz w:val="32"/>
                <w:szCs w:val="32"/>
              </w:rPr>
            </w:pPr>
            <w:r>
              <w:rPr>
                <w:rFonts w:ascii="TH SarabunPSK" w:hAnsi="TH SarabunPSK" w:cs="TH SarabunPSK" w:hint="cs"/>
                <w:sz w:val="32"/>
                <w:szCs w:val="32"/>
                <w:cs/>
              </w:rPr>
              <w:t>เป้าหมาย ปีงบประมาณ ๒๕๖๒</w:t>
            </w:r>
          </w:p>
        </w:tc>
      </w:tr>
      <w:tr w:rsidR="00534D20" w:rsidRPr="00534D20" w:rsidTr="004B2A71">
        <w:tc>
          <w:tcPr>
            <w:tcW w:w="3192"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 xml:space="preserve">5 </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ปฐมภูมิ (</w:t>
            </w:r>
            <w:r w:rsidRPr="00C15636">
              <w:rPr>
                <w:rFonts w:ascii="TH SarabunPSK" w:eastAsia="Times New Roman" w:hAnsi="TH SarabunPSK" w:cs="TH SarabunPSK"/>
                <w:color w:val="000000"/>
                <w:sz w:val="32"/>
                <w:szCs w:val="32"/>
              </w:rPr>
              <w:t>Primary Care)</w:t>
            </w: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5. </w:t>
            </w:r>
            <w:r w:rsidRPr="00C15636">
              <w:rPr>
                <w:rFonts w:ascii="TH SarabunPSK" w:eastAsia="Times New Roman" w:hAnsi="TH SarabunPSK" w:cs="TH SarabunPSK"/>
                <w:b/>
                <w:bCs/>
                <w:color w:val="000000"/>
                <w:sz w:val="32"/>
                <w:szCs w:val="32"/>
                <w:cs/>
              </w:rPr>
              <w:t>ร้อยละของคลินิกหมอครอบครัวที่เปิดดำเนินการ</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ในพื้นที่ (</w:t>
            </w:r>
            <w:r w:rsidRPr="00C15636">
              <w:rPr>
                <w:rFonts w:ascii="TH SarabunPSK" w:eastAsia="Times New Roman" w:hAnsi="TH SarabunPSK" w:cs="TH SarabunPSK"/>
                <w:b/>
                <w:bCs/>
                <w:color w:val="000000"/>
                <w:sz w:val="32"/>
                <w:szCs w:val="32"/>
              </w:rPr>
              <w:t>Primary Care Cluster)</w:t>
            </w:r>
          </w:p>
        </w:tc>
        <w:tc>
          <w:tcPr>
            <w:tcW w:w="294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18</w:t>
            </w:r>
            <w:r w:rsidRPr="00C15636">
              <w:rPr>
                <w:rFonts w:ascii="TH SarabunPSK" w:eastAsia="Times New Roman" w:hAnsi="TH SarabunPSK" w:cs="TH SarabunPSK"/>
                <w:color w:val="000000"/>
                <w:sz w:val="32"/>
                <w:szCs w:val="32"/>
              </w:rPr>
              <w:br/>
              <w:t xml:space="preserve">(1,170 </w:t>
            </w:r>
            <w:r w:rsidRPr="00C15636">
              <w:rPr>
                <w:rFonts w:ascii="TH SarabunPSK" w:eastAsia="Times New Roman" w:hAnsi="TH SarabunPSK" w:cs="TH SarabunPSK"/>
                <w:color w:val="000000"/>
                <w:sz w:val="32"/>
                <w:szCs w:val="32"/>
                <w:cs/>
              </w:rPr>
              <w:t>ทีม)</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rPr>
              <w:br/>
              <w:t>(</w:t>
            </w:r>
            <w:r w:rsidRPr="00C15636">
              <w:rPr>
                <w:rFonts w:ascii="TH SarabunPSK" w:eastAsia="Times New Roman" w:hAnsi="TH SarabunPSK" w:cs="TH SarabunPSK"/>
                <w:color w:val="000000"/>
                <w:sz w:val="32"/>
                <w:szCs w:val="32"/>
                <w:cs/>
              </w:rPr>
              <w:t>เป้าหมายสะสม)</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 xml:space="preserve">เป้าหมายดำเนินการในปี </w:t>
            </w:r>
            <w:r w:rsidRPr="00C15636">
              <w:rPr>
                <w:rFonts w:ascii="TH SarabunPSK" w:eastAsia="Times New Roman" w:hAnsi="TH SarabunPSK" w:cs="TH SarabunPSK"/>
                <w:color w:val="000000"/>
                <w:sz w:val="32"/>
                <w:szCs w:val="32"/>
              </w:rPr>
              <w:t xml:space="preserve">61 </w:t>
            </w:r>
            <w:r w:rsidRPr="00C15636">
              <w:rPr>
                <w:rFonts w:ascii="TH SarabunPSK" w:eastAsia="Times New Roman" w:hAnsi="TH SarabunPSK" w:cs="TH SarabunPSK"/>
                <w:color w:val="000000"/>
                <w:sz w:val="32"/>
                <w:szCs w:val="32"/>
                <w:cs/>
              </w:rPr>
              <w:t xml:space="preserve">จำนวน </w:t>
            </w:r>
            <w:r w:rsidRPr="00C15636">
              <w:rPr>
                <w:rFonts w:ascii="TH SarabunPSK" w:eastAsia="Times New Roman" w:hAnsi="TH SarabunPSK" w:cs="TH SarabunPSK"/>
                <w:color w:val="000000"/>
                <w:sz w:val="32"/>
                <w:szCs w:val="32"/>
              </w:rPr>
              <w:t xml:space="preserve">806 </w:t>
            </w:r>
            <w:r w:rsidRPr="00C15636">
              <w:rPr>
                <w:rFonts w:ascii="TH SarabunPSK" w:eastAsia="Times New Roman" w:hAnsi="TH SarabunPSK" w:cs="TH SarabunPSK"/>
                <w:color w:val="000000"/>
                <w:sz w:val="32"/>
                <w:szCs w:val="32"/>
                <w:cs/>
              </w:rPr>
              <w:t>ทีม</w:t>
            </w:r>
          </w:p>
        </w:tc>
      </w:tr>
      <w:tr w:rsidR="00534D20" w:rsidRPr="00534D20" w:rsidTr="004B2A71">
        <w:tc>
          <w:tcPr>
            <w:tcW w:w="3192" w:type="dxa"/>
          </w:tcPr>
          <w:p w:rsidR="00534D20" w:rsidRPr="00534D20" w:rsidRDefault="00534D20" w:rsidP="004B2A71">
            <w:pPr>
              <w:rPr>
                <w:rFonts w:ascii="TH SarabunPSK" w:hAnsi="TH SarabunPSK" w:cs="TH SarabunPSK"/>
                <w:b/>
                <w:bCs/>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 xml:space="preserve">6 </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การพัฒนาระบบบริการสุขภาพ</w:t>
            </w:r>
          </w:p>
        </w:tc>
        <w:tc>
          <w:tcPr>
            <w:tcW w:w="3437" w:type="dxa"/>
          </w:tcPr>
          <w:p w:rsidR="00534D20" w:rsidRPr="00C15636" w:rsidRDefault="00534D20"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6. </w:t>
            </w:r>
            <w:r w:rsidRPr="00C15636">
              <w:rPr>
                <w:rFonts w:ascii="TH SarabunPSK" w:eastAsia="Times New Roman" w:hAnsi="TH SarabunPSK" w:cs="TH SarabunPSK"/>
                <w:b/>
                <w:bCs/>
                <w:color w:val="000000"/>
                <w:sz w:val="32"/>
                <w:szCs w:val="32"/>
                <w:cs/>
              </w:rPr>
              <w:t>ร้อยละอัตราตายของผู้ป่วยโรคหลอดเลือดสมอง</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และระยะเวลาที่ได้รับการรักษาที่เหมาะสม</w:t>
            </w:r>
          </w:p>
        </w:tc>
        <w:tc>
          <w:tcPr>
            <w:tcW w:w="2947" w:type="dxa"/>
          </w:tcPr>
          <w:p w:rsidR="00534D20" w:rsidRPr="00C15636" w:rsidRDefault="00534D20" w:rsidP="004B2A71">
            <w:pPr>
              <w:rPr>
                <w:rFonts w:ascii="TH SarabunPSK" w:eastAsia="Times New Roman" w:hAnsi="TH SarabunPSK" w:cs="TH SarabunPSK"/>
                <w:color w:val="000000"/>
                <w:sz w:val="32"/>
                <w:szCs w:val="32"/>
              </w:rPr>
            </w:pPr>
          </w:p>
        </w:tc>
      </w:tr>
      <w:tr w:rsidR="00534D20" w:rsidRPr="00534D20" w:rsidTr="004B2A71">
        <w:tc>
          <w:tcPr>
            <w:tcW w:w="3192" w:type="dxa"/>
          </w:tcPr>
          <w:p w:rsidR="00534D20" w:rsidRPr="00534D20" w:rsidRDefault="00534D20" w:rsidP="004B2A71">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6.1. </w:t>
            </w:r>
            <w:r w:rsidRPr="00C15636">
              <w:rPr>
                <w:rFonts w:ascii="TH SarabunPSK" w:eastAsia="Times New Roman" w:hAnsi="TH SarabunPSK" w:cs="TH SarabunPSK"/>
                <w:color w:val="000000"/>
                <w:sz w:val="32"/>
                <w:szCs w:val="32"/>
                <w:cs/>
              </w:rPr>
              <w:t>ร้อยละอัตราตายของผู้ป่วยโรค หลอดเลือด</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สมองตีบ/อุดตัน (</w:t>
            </w:r>
            <w:r w:rsidRPr="00C15636">
              <w:rPr>
                <w:rFonts w:ascii="TH SarabunPSK" w:eastAsia="Times New Roman" w:hAnsi="TH SarabunPSK" w:cs="TH SarabunPSK"/>
                <w:color w:val="000000"/>
                <w:sz w:val="32"/>
                <w:szCs w:val="32"/>
              </w:rPr>
              <w:t xml:space="preserve">I63) </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 xml:space="preserve">น้อยกว่าร้อยละ </w:t>
            </w:r>
            <w:r w:rsidRPr="00C15636">
              <w:rPr>
                <w:rFonts w:ascii="TH SarabunPSK" w:eastAsia="Times New Roman" w:hAnsi="TH SarabunPSK" w:cs="TH SarabunPSK"/>
                <w:color w:val="000000"/>
                <w:sz w:val="32"/>
                <w:szCs w:val="32"/>
              </w:rPr>
              <w:t>5</w:t>
            </w:r>
          </w:p>
        </w:tc>
      </w:tr>
      <w:tr w:rsidR="00534D20" w:rsidRPr="00534D20" w:rsidTr="004B2A71">
        <w:tc>
          <w:tcPr>
            <w:tcW w:w="3192" w:type="dxa"/>
          </w:tcPr>
          <w:p w:rsidR="00534D20" w:rsidRPr="00534D20" w:rsidRDefault="00534D20" w:rsidP="004B2A71">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6.2 </w:t>
            </w:r>
            <w:r w:rsidRPr="00C15636">
              <w:rPr>
                <w:rFonts w:ascii="TH SarabunPSK" w:eastAsia="Times New Roman" w:hAnsi="TH SarabunPSK" w:cs="TH SarabunPSK"/>
                <w:color w:val="000000"/>
                <w:sz w:val="32"/>
                <w:szCs w:val="32"/>
                <w:cs/>
              </w:rPr>
              <w:t>ร้อยละอัตราตายของผู้ป่วยโรคหลอดเลือด</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สมองแตก (</w:t>
            </w:r>
            <w:r w:rsidRPr="00C15636">
              <w:rPr>
                <w:rFonts w:ascii="TH SarabunPSK" w:eastAsia="Times New Roman" w:hAnsi="TH SarabunPSK" w:cs="TH SarabunPSK"/>
                <w:color w:val="000000"/>
                <w:sz w:val="32"/>
                <w:szCs w:val="32"/>
              </w:rPr>
              <w:t xml:space="preserve">I60-I62) </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 xml:space="preserve">น้อยกว่าร้อยละ </w:t>
            </w:r>
            <w:r w:rsidRPr="00C15636">
              <w:rPr>
                <w:rFonts w:ascii="TH SarabunPSK" w:eastAsia="Times New Roman" w:hAnsi="TH SarabunPSK" w:cs="TH SarabunPSK"/>
                <w:color w:val="000000"/>
                <w:sz w:val="32"/>
                <w:szCs w:val="32"/>
              </w:rPr>
              <w:t>25</w:t>
            </w:r>
          </w:p>
        </w:tc>
      </w:tr>
      <w:tr w:rsidR="00534D20" w:rsidRPr="00534D20" w:rsidTr="004B2A71">
        <w:tc>
          <w:tcPr>
            <w:tcW w:w="3192" w:type="dxa"/>
          </w:tcPr>
          <w:p w:rsidR="00534D20" w:rsidRPr="00534D20" w:rsidRDefault="00534D20" w:rsidP="004B2A71">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6.3 </w:t>
            </w:r>
            <w:r w:rsidRPr="00C15636">
              <w:rPr>
                <w:rFonts w:ascii="TH SarabunPSK" w:eastAsia="Times New Roman" w:hAnsi="TH SarabunPSK" w:cs="TH SarabunPSK"/>
                <w:color w:val="000000"/>
                <w:sz w:val="32"/>
                <w:szCs w:val="32"/>
                <w:cs/>
              </w:rPr>
              <w:t>ร้อยละอัตราตายของผู้ป่วยโรคหลอดเลือด</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สมอง (</w:t>
            </w:r>
            <w:r w:rsidRPr="00C15636">
              <w:rPr>
                <w:rFonts w:ascii="TH SarabunPSK" w:eastAsia="Times New Roman" w:hAnsi="TH SarabunPSK" w:cs="TH SarabunPSK"/>
                <w:color w:val="000000"/>
                <w:sz w:val="32"/>
                <w:szCs w:val="32"/>
              </w:rPr>
              <w:t xml:space="preserve">I60-I69) </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 xml:space="preserve">น้อยกว่าร้อยละ </w:t>
            </w:r>
            <w:r w:rsidRPr="00C15636">
              <w:rPr>
                <w:rFonts w:ascii="TH SarabunPSK" w:eastAsia="Times New Roman" w:hAnsi="TH SarabunPSK" w:cs="TH SarabunPSK"/>
                <w:color w:val="000000"/>
                <w:sz w:val="32"/>
                <w:szCs w:val="32"/>
              </w:rPr>
              <w:t>7</w:t>
            </w:r>
          </w:p>
        </w:tc>
      </w:tr>
      <w:tr w:rsidR="00534D20" w:rsidRPr="00534D20" w:rsidTr="004B2A71">
        <w:tc>
          <w:tcPr>
            <w:tcW w:w="3192" w:type="dxa"/>
          </w:tcPr>
          <w:p w:rsidR="00534D20" w:rsidRPr="00534D20" w:rsidRDefault="00534D20" w:rsidP="004B2A71">
            <w:pPr>
              <w:rPr>
                <w:rFonts w:ascii="TH SarabunPSK" w:hAnsi="TH SarabunPSK" w:cs="TH SarabunPSK"/>
                <w:b/>
                <w:bCs/>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6.4 </w:t>
            </w:r>
            <w:r w:rsidRPr="00C15636">
              <w:rPr>
                <w:rFonts w:ascii="TH SarabunPSK" w:eastAsia="Times New Roman" w:hAnsi="TH SarabunPSK" w:cs="TH SarabunPSK"/>
                <w:color w:val="000000"/>
                <w:sz w:val="32"/>
                <w:szCs w:val="32"/>
                <w:cs/>
              </w:rPr>
              <w:t>ร้อยละผู้ป่วยโรคหลอดเลือดสมอง</w:t>
            </w:r>
            <w:r w:rsidRPr="00C15636">
              <w:rPr>
                <w:rFonts w:ascii="TH SarabunPSK" w:eastAsia="Times New Roman" w:hAnsi="TH SarabunPSK" w:cs="TH SarabunPSK"/>
                <w:color w:val="000000"/>
                <w:sz w:val="32"/>
                <w:szCs w:val="32"/>
              </w:rPr>
              <w:t xml:space="preserve"> (I60-I69)          </w:t>
            </w:r>
            <w:r w:rsidRPr="00C15636">
              <w:rPr>
                <w:rFonts w:ascii="TH SarabunPSK" w:eastAsia="Times New Roman" w:hAnsi="TH SarabunPSK" w:cs="TH SarabunPSK"/>
                <w:color w:val="000000"/>
                <w:sz w:val="32"/>
                <w:szCs w:val="32"/>
                <w:cs/>
              </w:rPr>
              <w:t xml:space="preserve">ที่มีอาการไม่เกิน </w:t>
            </w:r>
            <w:r w:rsidRPr="00C15636">
              <w:rPr>
                <w:rFonts w:ascii="TH SarabunPSK" w:eastAsia="Times New Roman" w:hAnsi="TH SarabunPSK" w:cs="TH SarabunPSK"/>
                <w:color w:val="000000"/>
                <w:sz w:val="32"/>
                <w:szCs w:val="32"/>
              </w:rPr>
              <w:t xml:space="preserve">72 </w:t>
            </w:r>
            <w:r w:rsidRPr="00C15636">
              <w:rPr>
                <w:rFonts w:ascii="TH SarabunPSK" w:eastAsia="Times New Roman" w:hAnsi="TH SarabunPSK" w:cs="TH SarabunPSK"/>
                <w:color w:val="000000"/>
                <w:sz w:val="32"/>
                <w:szCs w:val="32"/>
                <w:cs/>
              </w:rPr>
              <w:t>ชั่วโมงได้รับการรักษา</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 xml:space="preserve">ใน </w:t>
            </w:r>
            <w:r w:rsidRPr="00C15636">
              <w:rPr>
                <w:rFonts w:ascii="TH SarabunPSK" w:eastAsia="Times New Roman" w:hAnsi="TH SarabunPSK" w:cs="TH SarabunPSK"/>
                <w:color w:val="000000"/>
                <w:sz w:val="32"/>
                <w:szCs w:val="32"/>
              </w:rPr>
              <w:t xml:space="preserve">Stroke Unit </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มากกว่าหรือเท่ากับ</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40</w:t>
            </w:r>
          </w:p>
        </w:tc>
      </w:tr>
      <w:tr w:rsidR="00534D20" w:rsidRPr="00534D20" w:rsidTr="004B2A71">
        <w:tc>
          <w:tcPr>
            <w:tcW w:w="3192" w:type="dxa"/>
          </w:tcPr>
          <w:p w:rsidR="00534D20" w:rsidRPr="00C15636" w:rsidRDefault="00534D20" w:rsidP="004B2A71">
            <w:pPr>
              <w:rPr>
                <w:rFonts w:ascii="TH SarabunPSK" w:eastAsia="Times New Roman" w:hAnsi="TH SarabunPSK" w:cs="TH SarabunPSK"/>
                <w:color w:val="000000"/>
                <w:sz w:val="32"/>
                <w:szCs w:val="32"/>
              </w:rPr>
            </w:pPr>
          </w:p>
        </w:tc>
        <w:tc>
          <w:tcPr>
            <w:tcW w:w="3437" w:type="dxa"/>
          </w:tcPr>
          <w:p w:rsidR="00534D20" w:rsidRPr="00C15636" w:rsidRDefault="00534D20"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6.5 </w:t>
            </w:r>
            <w:r w:rsidRPr="00C15636">
              <w:rPr>
                <w:rFonts w:ascii="TH SarabunPSK" w:eastAsia="Times New Roman" w:hAnsi="TH SarabunPSK" w:cs="TH SarabunPSK"/>
                <w:color w:val="000000"/>
                <w:sz w:val="32"/>
                <w:szCs w:val="32"/>
                <w:cs/>
              </w:rPr>
              <w:t>ร้อยละผู้ป่วยโรคหลอดเลือดสมอง</w:t>
            </w:r>
            <w:r w:rsidRPr="00C15636">
              <w:rPr>
                <w:rFonts w:ascii="TH SarabunPSK" w:eastAsia="Times New Roman" w:hAnsi="TH SarabunPSK" w:cs="TH SarabunPSK"/>
                <w:color w:val="000000"/>
                <w:sz w:val="32"/>
                <w:szCs w:val="32"/>
              </w:rPr>
              <w:br w:type="page"/>
              <w:t xml:space="preserve">       </w:t>
            </w:r>
            <w:r w:rsidRPr="00C15636">
              <w:rPr>
                <w:rFonts w:ascii="TH SarabunPSK" w:eastAsia="Times New Roman" w:hAnsi="TH SarabunPSK" w:cs="TH SarabunPSK"/>
                <w:color w:val="000000"/>
                <w:sz w:val="32"/>
                <w:szCs w:val="32"/>
                <w:cs/>
              </w:rPr>
              <w:t>ตีบ/อุดตันระยะเฉียบพลัน (</w:t>
            </w:r>
            <w:r w:rsidRPr="00C15636">
              <w:rPr>
                <w:rFonts w:ascii="TH SarabunPSK" w:eastAsia="Times New Roman" w:hAnsi="TH SarabunPSK" w:cs="TH SarabunPSK"/>
                <w:color w:val="000000"/>
                <w:sz w:val="32"/>
                <w:szCs w:val="32"/>
              </w:rPr>
              <w:t xml:space="preserve">I63) </w:t>
            </w:r>
            <w:r w:rsidRPr="00C15636">
              <w:rPr>
                <w:rFonts w:ascii="TH SarabunPSK" w:eastAsia="Times New Roman" w:hAnsi="TH SarabunPSK" w:cs="TH SarabunPSK"/>
                <w:color w:val="000000"/>
                <w:sz w:val="32"/>
                <w:szCs w:val="32"/>
                <w:cs/>
              </w:rPr>
              <w:t>ที่มี</w:t>
            </w:r>
            <w:r w:rsidRPr="00C15636">
              <w:rPr>
                <w:rFonts w:ascii="TH SarabunPSK" w:eastAsia="Times New Roman" w:hAnsi="TH SarabunPSK" w:cs="TH SarabunPSK"/>
                <w:color w:val="000000"/>
                <w:sz w:val="32"/>
                <w:szCs w:val="32"/>
              </w:rPr>
              <w:br w:type="page"/>
              <w:t xml:space="preserve">       </w:t>
            </w:r>
            <w:r w:rsidRPr="00C15636">
              <w:rPr>
                <w:rFonts w:ascii="TH SarabunPSK" w:eastAsia="Times New Roman" w:hAnsi="TH SarabunPSK" w:cs="TH SarabunPSK"/>
                <w:color w:val="000000"/>
                <w:sz w:val="32"/>
                <w:szCs w:val="32"/>
                <w:cs/>
              </w:rPr>
              <w:t xml:space="preserve">อาการไม่เกิน </w:t>
            </w:r>
            <w:r w:rsidRPr="00C15636">
              <w:rPr>
                <w:rFonts w:ascii="TH SarabunPSK" w:eastAsia="Times New Roman" w:hAnsi="TH SarabunPSK" w:cs="TH SarabunPSK"/>
                <w:color w:val="000000"/>
                <w:sz w:val="32"/>
                <w:szCs w:val="32"/>
              </w:rPr>
              <w:t xml:space="preserve">4.5 </w:t>
            </w:r>
            <w:r w:rsidRPr="00C15636">
              <w:rPr>
                <w:rFonts w:ascii="TH SarabunPSK" w:eastAsia="Times New Roman" w:hAnsi="TH SarabunPSK" w:cs="TH SarabunPSK"/>
                <w:color w:val="000000"/>
                <w:sz w:val="32"/>
                <w:szCs w:val="32"/>
                <w:cs/>
              </w:rPr>
              <w:t>ชั่วโมง</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ได้รับการ</w:t>
            </w:r>
            <w:r w:rsidRPr="00C15636">
              <w:rPr>
                <w:rFonts w:ascii="TH SarabunPSK" w:eastAsia="Times New Roman" w:hAnsi="TH SarabunPSK" w:cs="TH SarabunPSK"/>
                <w:color w:val="000000"/>
                <w:sz w:val="32"/>
                <w:szCs w:val="32"/>
              </w:rPr>
              <w:br w:type="page"/>
              <w:t xml:space="preserve">       </w:t>
            </w:r>
            <w:r w:rsidRPr="00C15636">
              <w:rPr>
                <w:rFonts w:ascii="TH SarabunPSK" w:eastAsia="Times New Roman" w:hAnsi="TH SarabunPSK" w:cs="TH SarabunPSK"/>
                <w:color w:val="000000"/>
                <w:sz w:val="32"/>
                <w:szCs w:val="32"/>
                <w:cs/>
              </w:rPr>
              <w:t>รักษาด้วยยาละลาย</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ลิ่มเลือดทาง</w:t>
            </w:r>
            <w:r w:rsidRPr="00C15636">
              <w:rPr>
                <w:rFonts w:ascii="TH SarabunPSK" w:eastAsia="Times New Roman" w:hAnsi="TH SarabunPSK" w:cs="TH SarabunPSK"/>
                <w:color w:val="000000"/>
                <w:sz w:val="32"/>
                <w:szCs w:val="32"/>
              </w:rPr>
              <w:br w:type="page"/>
              <w:t xml:space="preserve">       </w:t>
            </w:r>
            <w:r w:rsidR="00240367">
              <w:rPr>
                <w:rFonts w:ascii="TH SarabunPSK" w:eastAsia="Times New Roman" w:hAnsi="TH SarabunPSK" w:cs="TH SarabunPSK"/>
                <w:color w:val="000000"/>
                <w:sz w:val="32"/>
                <w:szCs w:val="32"/>
                <w:cs/>
              </w:rPr>
              <w:t>หลอดเลือด</w:t>
            </w:r>
            <w:r w:rsidR="00240367">
              <w:rPr>
                <w:rFonts w:ascii="TH SarabunPSK" w:eastAsia="Times New Roman" w:hAnsi="TH SarabunPSK" w:cs="TH SarabunPSK"/>
                <w:color w:val="000000"/>
                <w:sz w:val="32"/>
                <w:szCs w:val="32"/>
                <w:cs/>
              </w:rPr>
              <w:lastRenderedPageBreak/>
              <w:t>ด</w:t>
            </w:r>
            <w:r w:rsidR="00240367">
              <w:rPr>
                <w:rFonts w:ascii="TH SarabunPSK" w:eastAsia="Times New Roman" w:hAnsi="TH SarabunPSK" w:cs="TH SarabunPSK" w:hint="cs"/>
                <w:color w:val="000000"/>
                <w:sz w:val="32"/>
                <w:szCs w:val="32"/>
                <w:cs/>
              </w:rPr>
              <w:t>ำ</w:t>
            </w:r>
            <w:r w:rsidRPr="00C15636">
              <w:rPr>
                <w:rFonts w:ascii="TH SarabunPSK" w:eastAsia="Times New Roman" w:hAnsi="TH SarabunPSK" w:cs="TH SarabunPSK"/>
                <w:color w:val="000000"/>
                <w:sz w:val="32"/>
                <w:szCs w:val="32"/>
                <w:cs/>
              </w:rPr>
              <w:t xml:space="preserve">ภายใน </w:t>
            </w:r>
            <w:r w:rsidRPr="00C15636">
              <w:rPr>
                <w:rFonts w:ascii="TH SarabunPSK" w:eastAsia="Times New Roman" w:hAnsi="TH SarabunPSK" w:cs="TH SarabunPSK"/>
                <w:color w:val="000000"/>
                <w:sz w:val="32"/>
                <w:szCs w:val="32"/>
              </w:rPr>
              <w:t xml:space="preserve">60 </w:t>
            </w:r>
            <w:r w:rsidRPr="00C15636">
              <w:rPr>
                <w:rFonts w:ascii="TH SarabunPSK" w:eastAsia="Times New Roman" w:hAnsi="TH SarabunPSK" w:cs="TH SarabunPSK"/>
                <w:color w:val="000000"/>
                <w:sz w:val="32"/>
                <w:szCs w:val="32"/>
                <w:cs/>
              </w:rPr>
              <w:t>นาที</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rPr>
              <w:br w:type="page"/>
              <w:t xml:space="preserve">       (door to needle time) </w:t>
            </w:r>
          </w:p>
        </w:tc>
        <w:tc>
          <w:tcPr>
            <w:tcW w:w="2947" w:type="dxa"/>
          </w:tcPr>
          <w:p w:rsidR="00534D20" w:rsidRPr="00C15636" w:rsidRDefault="00534D20"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lastRenderedPageBreak/>
              <w:t>มากกว่าหรือเท่ากับ</w:t>
            </w:r>
            <w:r w:rsidRPr="00C15636">
              <w:rPr>
                <w:rFonts w:ascii="TH SarabunPSK" w:eastAsia="Times New Roman" w:hAnsi="TH SarabunPSK" w:cs="TH SarabunPSK"/>
                <w:color w:val="000000"/>
                <w:sz w:val="32"/>
                <w:szCs w:val="32"/>
              </w:rPr>
              <w:br w:type="page"/>
              <w:t xml:space="preserve">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50</w:t>
            </w:r>
            <w:r w:rsidRPr="00C15636">
              <w:rPr>
                <w:rFonts w:ascii="TH SarabunPSK" w:eastAsia="Times New Roman" w:hAnsi="TH SarabunPSK" w:cs="TH SarabunPSK"/>
                <w:color w:val="000000"/>
                <w:sz w:val="32"/>
                <w:szCs w:val="32"/>
              </w:rPr>
              <w:br w:type="page"/>
            </w:r>
          </w:p>
        </w:tc>
      </w:tr>
    </w:tbl>
    <w:p w:rsidR="00534D20" w:rsidRDefault="00534D20" w:rsidP="00441AD7">
      <w:pPr>
        <w:spacing w:after="0"/>
        <w:rPr>
          <w:rFonts w:ascii="TH SarabunPSK" w:hAnsi="TH SarabunPSK" w:cs="TH SarabunPSK"/>
          <w:b/>
          <w:bCs/>
          <w:sz w:val="40"/>
          <w:szCs w:val="40"/>
        </w:rPr>
      </w:pPr>
    </w:p>
    <w:tbl>
      <w:tblPr>
        <w:tblStyle w:val="30"/>
        <w:tblW w:w="0" w:type="auto"/>
        <w:tblLook w:val="04A0"/>
      </w:tblPr>
      <w:tblGrid>
        <w:gridCol w:w="3192"/>
        <w:gridCol w:w="3437"/>
        <w:gridCol w:w="2947"/>
      </w:tblGrid>
      <w:tr w:rsidR="0006597D" w:rsidRPr="00EE4AE2" w:rsidTr="004B2A71">
        <w:tc>
          <w:tcPr>
            <w:tcW w:w="3192" w:type="dxa"/>
          </w:tcPr>
          <w:p w:rsidR="0006597D" w:rsidRPr="00EE4AE2" w:rsidRDefault="0006597D" w:rsidP="004B2A71">
            <w:pPr>
              <w:rPr>
                <w:rFonts w:ascii="TH SarabunPSK" w:hAnsi="TH SarabunPSK" w:cs="TH SarabunPSK"/>
                <w:sz w:val="32"/>
                <w:szCs w:val="32"/>
              </w:rPr>
            </w:pPr>
            <w:r w:rsidRPr="00EE4AE2">
              <w:rPr>
                <w:rFonts w:ascii="TH SarabunPSK" w:hAnsi="TH SarabunPSK" w:cs="TH SarabunPSK" w:hint="cs"/>
                <w:sz w:val="32"/>
                <w:szCs w:val="32"/>
                <w:cs/>
              </w:rPr>
              <w:t>แผนงาน</w:t>
            </w:r>
          </w:p>
        </w:tc>
        <w:tc>
          <w:tcPr>
            <w:tcW w:w="3437" w:type="dxa"/>
          </w:tcPr>
          <w:p w:rsidR="0006597D" w:rsidRPr="00EE4AE2" w:rsidRDefault="0006597D" w:rsidP="004B2A71">
            <w:pPr>
              <w:rPr>
                <w:rFonts w:ascii="TH SarabunPSK" w:hAnsi="TH SarabunPSK" w:cs="TH SarabunPSK"/>
                <w:sz w:val="32"/>
                <w:szCs w:val="32"/>
              </w:rPr>
            </w:pPr>
            <w:r>
              <w:rPr>
                <w:rFonts w:ascii="TH SarabunPSK" w:hAnsi="TH SarabunPSK" w:cs="TH SarabunPSK" w:hint="cs"/>
                <w:sz w:val="32"/>
                <w:szCs w:val="32"/>
                <w:cs/>
              </w:rPr>
              <w:t>ตัวชี้วัดที่</w:t>
            </w:r>
          </w:p>
        </w:tc>
        <w:tc>
          <w:tcPr>
            <w:tcW w:w="2947" w:type="dxa"/>
          </w:tcPr>
          <w:p w:rsidR="0006597D" w:rsidRPr="00EE4AE2" w:rsidRDefault="0006597D" w:rsidP="004B2A71">
            <w:pPr>
              <w:rPr>
                <w:rFonts w:ascii="TH SarabunPSK" w:hAnsi="TH SarabunPSK" w:cs="TH SarabunPSK"/>
                <w:sz w:val="32"/>
                <w:szCs w:val="32"/>
              </w:rPr>
            </w:pPr>
            <w:r>
              <w:rPr>
                <w:rFonts w:ascii="TH SarabunPSK" w:hAnsi="TH SarabunPSK" w:cs="TH SarabunPSK" w:hint="cs"/>
                <w:sz w:val="32"/>
                <w:szCs w:val="32"/>
                <w:cs/>
              </w:rPr>
              <w:t>เป้าหมาย ปีงบประมาณ ๒๕๖๒</w:t>
            </w:r>
          </w:p>
        </w:tc>
      </w:tr>
      <w:tr w:rsidR="0006597D" w:rsidRPr="00C15636" w:rsidTr="004B2A71">
        <w:tc>
          <w:tcPr>
            <w:tcW w:w="3192" w:type="dxa"/>
          </w:tcPr>
          <w:p w:rsidR="0006597D" w:rsidRPr="00C15636" w:rsidRDefault="0006597D" w:rsidP="004B2A71">
            <w:pPr>
              <w:rPr>
                <w:rFonts w:ascii="TH SarabunPSK" w:eastAsia="Times New Roman" w:hAnsi="TH SarabunPSK" w:cs="TH SarabunPSK"/>
                <w:color w:val="000000"/>
                <w:sz w:val="32"/>
                <w:szCs w:val="32"/>
              </w:rPr>
            </w:pPr>
          </w:p>
        </w:tc>
        <w:tc>
          <w:tcPr>
            <w:tcW w:w="3437"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   6.6 </w:t>
            </w:r>
            <w:r w:rsidRPr="00C15636">
              <w:rPr>
                <w:rFonts w:ascii="TH SarabunPSK" w:eastAsia="Times New Roman" w:hAnsi="TH SarabunPSK" w:cs="TH SarabunPSK"/>
                <w:color w:val="000000"/>
                <w:sz w:val="32"/>
                <w:szCs w:val="32"/>
                <w:cs/>
              </w:rPr>
              <w:t>ร้อยละผู้ป่วยโรคหลอดเลือดสมองแตก (</w:t>
            </w:r>
            <w:r w:rsidRPr="00C15636">
              <w:rPr>
                <w:rFonts w:ascii="TH SarabunPSK" w:eastAsia="Times New Roman" w:hAnsi="TH SarabunPSK" w:cs="TH SarabunPSK"/>
                <w:color w:val="000000"/>
                <w:sz w:val="32"/>
                <w:szCs w:val="32"/>
              </w:rPr>
              <w:t xml:space="preserve">I60-I62) </w:t>
            </w:r>
            <w:r w:rsidRPr="00C15636">
              <w:rPr>
                <w:rFonts w:ascii="TH SarabunPSK" w:eastAsia="Times New Roman" w:hAnsi="TH SarabunPSK" w:cs="TH SarabunPSK"/>
                <w:color w:val="000000"/>
                <w:sz w:val="32"/>
                <w:szCs w:val="32"/>
                <w:cs/>
              </w:rPr>
              <w:t>ได้รับการผ่าตัด</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 xml:space="preserve">สมองภายใน </w:t>
            </w:r>
            <w:r w:rsidRPr="00C15636">
              <w:rPr>
                <w:rFonts w:ascii="TH SarabunPSK" w:eastAsia="Times New Roman" w:hAnsi="TH SarabunPSK" w:cs="TH SarabunPSK"/>
                <w:color w:val="000000"/>
                <w:sz w:val="32"/>
                <w:szCs w:val="32"/>
              </w:rPr>
              <w:t xml:space="preserve">90 </w:t>
            </w:r>
            <w:r w:rsidRPr="00C15636">
              <w:rPr>
                <w:rFonts w:ascii="TH SarabunPSK" w:eastAsia="Times New Roman" w:hAnsi="TH SarabunPSK" w:cs="TH SarabunPSK"/>
                <w:color w:val="000000"/>
                <w:sz w:val="32"/>
                <w:szCs w:val="32"/>
                <w:cs/>
              </w:rPr>
              <w:t>นาที (</w:t>
            </w:r>
            <w:r w:rsidRPr="00C15636">
              <w:rPr>
                <w:rFonts w:ascii="TH SarabunPSK" w:eastAsia="Times New Roman" w:hAnsi="TH SarabunPSK" w:cs="TH SarabunPSK"/>
                <w:color w:val="000000"/>
                <w:sz w:val="32"/>
                <w:szCs w:val="32"/>
              </w:rPr>
              <w:t xml:space="preserve">door to </w:t>
            </w:r>
            <w:r w:rsidRPr="00C15636">
              <w:rPr>
                <w:rFonts w:ascii="TH SarabunPSK" w:eastAsia="Times New Roman" w:hAnsi="TH SarabunPSK" w:cs="TH SarabunPSK"/>
                <w:color w:val="000000"/>
                <w:sz w:val="32"/>
                <w:szCs w:val="32"/>
              </w:rPr>
              <w:br/>
              <w:t xml:space="preserve">      operation room time)</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มากกว่าหรือเท่ากับ</w:t>
            </w:r>
            <w:r w:rsidRPr="00C15636">
              <w:rPr>
                <w:rFonts w:ascii="TH SarabunPSK" w:eastAsia="Times New Roman" w:hAnsi="TH SarabunPSK" w:cs="TH SarabunPSK"/>
                <w:color w:val="000000"/>
                <w:sz w:val="32"/>
                <w:szCs w:val="32"/>
              </w:rPr>
              <w:br/>
              <w:t xml:space="preserve">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60</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7. </w:t>
            </w:r>
            <w:r w:rsidRPr="00C15636">
              <w:rPr>
                <w:rFonts w:ascii="TH SarabunPSK" w:eastAsia="Times New Roman" w:hAnsi="TH SarabunPSK" w:cs="TH SarabunPSK"/>
                <w:b/>
                <w:bCs/>
                <w:color w:val="000000"/>
                <w:sz w:val="32"/>
                <w:szCs w:val="32"/>
                <w:cs/>
              </w:rPr>
              <w:t>อัตราสำเร็จของการรักษาวัณโรคปอดรายใหม่</w:t>
            </w:r>
            <w:r>
              <w:rPr>
                <w:rFonts w:ascii="TH SarabunPSK" w:eastAsia="Times New Roman" w:hAnsi="TH SarabunPSK" w:cs="TH SarabunPSK"/>
                <w:b/>
                <w:bCs/>
                <w:color w:val="000000"/>
                <w:sz w:val="32"/>
                <w:szCs w:val="32"/>
              </w:rPr>
              <w:t xml:space="preserve">  </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85</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8. </w:t>
            </w:r>
            <w:r w:rsidRPr="00C15636">
              <w:rPr>
                <w:rFonts w:ascii="TH SarabunPSK" w:eastAsia="Times New Roman" w:hAnsi="TH SarabunPSK" w:cs="TH SarabunPSK"/>
                <w:b/>
                <w:bCs/>
                <w:color w:val="000000"/>
                <w:sz w:val="32"/>
                <w:szCs w:val="32"/>
                <w:cs/>
              </w:rPr>
              <w:t>ร้อยละของโรงพยาบาลที่ใช้ยาอย่างสมเหตุผล (</w:t>
            </w:r>
            <w:r w:rsidRPr="00C15636">
              <w:rPr>
                <w:rFonts w:ascii="TH SarabunPSK" w:eastAsia="Times New Roman" w:hAnsi="TH SarabunPSK" w:cs="TH SarabunPSK"/>
                <w:b/>
                <w:bCs/>
                <w:color w:val="000000"/>
                <w:sz w:val="32"/>
                <w:szCs w:val="32"/>
              </w:rPr>
              <w:t>RDU)</w:t>
            </w:r>
          </w:p>
        </w:tc>
        <w:tc>
          <w:tcPr>
            <w:tcW w:w="2947"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RDU </w:t>
            </w:r>
            <w:r w:rsidRPr="00C15636">
              <w:rPr>
                <w:rFonts w:ascii="TH SarabunPSK" w:eastAsia="Times New Roman" w:hAnsi="TH SarabunPSK" w:cs="TH SarabunPSK"/>
                <w:color w:val="000000"/>
                <w:sz w:val="32"/>
                <w:szCs w:val="32"/>
                <w:cs/>
              </w:rPr>
              <w:t xml:space="preserve">ขั้นที่ </w:t>
            </w:r>
            <w:r w:rsidRPr="00C15636">
              <w:rPr>
                <w:rFonts w:ascii="TH SarabunPSK" w:eastAsia="Times New Roman" w:hAnsi="TH SarabunPSK" w:cs="TH SarabunPSK"/>
                <w:color w:val="000000"/>
                <w:sz w:val="32"/>
                <w:szCs w:val="32"/>
              </w:rPr>
              <w:t>2 80%</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9. </w:t>
            </w:r>
            <w:r w:rsidRPr="00C15636">
              <w:rPr>
                <w:rFonts w:ascii="TH SarabunPSK" w:eastAsia="Times New Roman" w:hAnsi="TH SarabunPSK" w:cs="TH SarabunPSK"/>
                <w:b/>
                <w:bCs/>
                <w:color w:val="000000"/>
                <w:sz w:val="32"/>
                <w:szCs w:val="32"/>
                <w:cs/>
              </w:rPr>
              <w:t>ร้อยละของโรงพยาบาลที่มีระบบจัดการการดื้อยาต้านจุลชีพอย่างบูรณาการ (</w:t>
            </w:r>
            <w:r w:rsidRPr="00C15636">
              <w:rPr>
                <w:rFonts w:ascii="TH SarabunPSK" w:eastAsia="Times New Roman" w:hAnsi="TH SarabunPSK" w:cs="TH SarabunPSK"/>
                <w:b/>
                <w:bCs/>
                <w:color w:val="000000"/>
                <w:sz w:val="32"/>
                <w:szCs w:val="32"/>
              </w:rPr>
              <w:t>AMR)</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ร้อยละ</w:t>
            </w:r>
            <w:r w:rsidRPr="00C15636">
              <w:rPr>
                <w:rFonts w:ascii="TH SarabunPSK" w:eastAsia="Times New Roman" w:hAnsi="TH SarabunPSK" w:cs="TH SarabunPSK"/>
                <w:color w:val="000000"/>
                <w:sz w:val="32"/>
                <w:szCs w:val="32"/>
              </w:rPr>
              <w:t xml:space="preserve"> 20 </w:t>
            </w:r>
            <w:r w:rsidRPr="00C15636">
              <w:rPr>
                <w:rFonts w:ascii="TH SarabunPSK" w:eastAsia="Times New Roman" w:hAnsi="TH SarabunPSK" w:cs="TH SarabunPSK"/>
                <w:color w:val="000000"/>
                <w:sz w:val="32"/>
                <w:szCs w:val="32"/>
                <w:cs/>
              </w:rPr>
              <w:t xml:space="preserve">ของ รพศ./รพท. มีระบบการจัดการ </w:t>
            </w:r>
            <w:r w:rsidRPr="00C15636">
              <w:rPr>
                <w:rFonts w:ascii="TH SarabunPSK" w:eastAsia="Times New Roman" w:hAnsi="TH SarabunPSK" w:cs="TH SarabunPSK"/>
                <w:color w:val="000000"/>
                <w:sz w:val="32"/>
                <w:szCs w:val="32"/>
              </w:rPr>
              <w:t xml:space="preserve">AMR </w:t>
            </w:r>
            <w:r w:rsidRPr="00C15636">
              <w:rPr>
                <w:rFonts w:ascii="TH SarabunPSK" w:eastAsia="Times New Roman" w:hAnsi="TH SarabunPSK" w:cs="TH SarabunPSK"/>
                <w:color w:val="000000"/>
                <w:sz w:val="32"/>
                <w:szCs w:val="32"/>
                <w:cs/>
              </w:rPr>
              <w:t>อย่างบูรณาการ (</w:t>
            </w:r>
            <w:r w:rsidRPr="00C15636">
              <w:rPr>
                <w:rFonts w:ascii="TH SarabunPSK" w:eastAsia="Times New Roman" w:hAnsi="TH SarabunPSK" w:cs="TH SarabunPSK"/>
                <w:color w:val="000000"/>
                <w:sz w:val="32"/>
                <w:szCs w:val="32"/>
              </w:rPr>
              <w:t>intermediate)</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10. </w:t>
            </w:r>
            <w:r w:rsidRPr="00C15636">
              <w:rPr>
                <w:rFonts w:ascii="TH SarabunPSK" w:eastAsia="Times New Roman" w:hAnsi="TH SarabunPSK" w:cs="TH SarabunPSK"/>
                <w:b/>
                <w:bCs/>
                <w:color w:val="000000"/>
                <w:sz w:val="32"/>
                <w:szCs w:val="32"/>
                <w:cs/>
              </w:rPr>
              <w:t xml:space="preserve">อัตราตายผู้ป่วยติดเชื้อในกระแสเลือดแบบรุนแรงชนิด </w:t>
            </w:r>
            <w:r w:rsidRPr="00C15636">
              <w:rPr>
                <w:rFonts w:ascii="TH SarabunPSK" w:eastAsia="Times New Roman" w:hAnsi="TH SarabunPSK" w:cs="TH SarabunPSK"/>
                <w:b/>
                <w:bCs/>
                <w:color w:val="000000"/>
                <w:sz w:val="32"/>
                <w:szCs w:val="32"/>
              </w:rPr>
              <w:t xml:space="preserve">community-acquired </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&lt;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30</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spacing w:after="320"/>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11. </w:t>
            </w:r>
            <w:r w:rsidRPr="00C15636">
              <w:rPr>
                <w:rFonts w:ascii="TH SarabunPSK" w:eastAsia="Times New Roman" w:hAnsi="TH SarabunPSK" w:cs="TH SarabunPSK"/>
                <w:b/>
                <w:bCs/>
                <w:color w:val="000000"/>
                <w:sz w:val="32"/>
                <w:szCs w:val="32"/>
                <w:cs/>
              </w:rPr>
              <w:t>ร้อยละของผู้ติดยาเสพติดที่บำบัดครบตามเกณฑ์ที่กาหนดของแต่ละระบบ</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 xml:space="preserve">และได้รับการติดตามดูแลต่อเนื่อง </w:t>
            </w:r>
            <w:r w:rsidRPr="00C15636">
              <w:rPr>
                <w:rFonts w:ascii="TH SarabunPSK" w:eastAsia="Times New Roman" w:hAnsi="TH SarabunPSK" w:cs="TH SarabunPSK"/>
                <w:b/>
                <w:bCs/>
                <w:color w:val="000000"/>
                <w:sz w:val="32"/>
                <w:szCs w:val="32"/>
              </w:rPr>
              <w:t xml:space="preserve">1 </w:t>
            </w:r>
            <w:r w:rsidRPr="00C15636">
              <w:rPr>
                <w:rFonts w:ascii="TH SarabunPSK" w:eastAsia="Times New Roman" w:hAnsi="TH SarabunPSK" w:cs="TH SarabunPSK"/>
                <w:b/>
                <w:bCs/>
                <w:color w:val="000000"/>
                <w:sz w:val="32"/>
                <w:szCs w:val="32"/>
                <w:cs/>
              </w:rPr>
              <w:t>ปี (</w:t>
            </w:r>
            <w:r w:rsidRPr="00C15636">
              <w:rPr>
                <w:rFonts w:ascii="TH SarabunPSK" w:eastAsia="Times New Roman" w:hAnsi="TH SarabunPSK" w:cs="TH SarabunPSK"/>
                <w:b/>
                <w:bCs/>
                <w:color w:val="000000"/>
                <w:sz w:val="32"/>
                <w:szCs w:val="32"/>
              </w:rPr>
              <w:t>Retention Rate)</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ร้อยละ</w:t>
            </w:r>
            <w:r w:rsidRPr="00C15636">
              <w:rPr>
                <w:rFonts w:ascii="TH SarabunPSK" w:eastAsia="Times New Roman" w:hAnsi="TH SarabunPSK" w:cs="TH SarabunPSK"/>
                <w:color w:val="000000"/>
                <w:sz w:val="32"/>
                <w:szCs w:val="32"/>
              </w:rPr>
              <w:t xml:space="preserve"> 20</w:t>
            </w:r>
          </w:p>
        </w:tc>
      </w:tr>
      <w:tr w:rsidR="0006597D" w:rsidRPr="00C15636" w:rsidTr="004B2A71">
        <w:tc>
          <w:tcPr>
            <w:tcW w:w="3192" w:type="dxa"/>
          </w:tcPr>
          <w:p w:rsidR="0006597D" w:rsidRPr="00C15636" w:rsidRDefault="0006597D" w:rsidP="004B2A71">
            <w:pPr>
              <w:rPr>
                <w:rFonts w:ascii="TH SarabunPSK" w:eastAsia="Times New Roman" w:hAnsi="TH SarabunPSK" w:cs="TH SarabunPSK"/>
                <w:color w:val="000000"/>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12. </w:t>
            </w:r>
            <w:r w:rsidRPr="00C15636">
              <w:rPr>
                <w:rFonts w:ascii="TH SarabunPSK" w:eastAsia="Times New Roman" w:hAnsi="TH SarabunPSK" w:cs="TH SarabunPSK"/>
                <w:b/>
                <w:bCs/>
                <w:color w:val="000000"/>
                <w:sz w:val="32"/>
                <w:szCs w:val="32"/>
                <w:cs/>
              </w:rPr>
              <w:t>ร้อยละของผู้ใช้และ</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 xml:space="preserve">ผู้เสพยาเสพติดที่หยุดเสพต่อเนื่อง </w:t>
            </w:r>
            <w:r w:rsidRPr="00C15636">
              <w:rPr>
                <w:rFonts w:ascii="TH SarabunPSK" w:eastAsia="Times New Roman" w:hAnsi="TH SarabunPSK" w:cs="TH SarabunPSK"/>
                <w:b/>
                <w:bCs/>
                <w:color w:val="000000"/>
                <w:sz w:val="32"/>
                <w:szCs w:val="32"/>
              </w:rPr>
              <w:t xml:space="preserve">3 </w:t>
            </w:r>
            <w:r w:rsidRPr="00C15636">
              <w:rPr>
                <w:rFonts w:ascii="TH SarabunPSK" w:eastAsia="Times New Roman" w:hAnsi="TH SarabunPSK" w:cs="TH SarabunPSK"/>
                <w:b/>
                <w:bCs/>
                <w:color w:val="000000"/>
                <w:sz w:val="32"/>
                <w:szCs w:val="32"/>
                <w:cs/>
              </w:rPr>
              <w:t>เดือน</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หลังจำหน่ายจากการบำบัดรักษา</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rPr>
              <w:lastRenderedPageBreak/>
              <w:t>(3 month remission rate)</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lastRenderedPageBreak/>
              <w:t xml:space="preserve">ร้อยละ </w:t>
            </w:r>
            <w:r w:rsidRPr="00C15636">
              <w:rPr>
                <w:rFonts w:ascii="TH SarabunPSK" w:eastAsia="Times New Roman" w:hAnsi="TH SarabunPSK" w:cs="TH SarabunPSK"/>
                <w:color w:val="000000"/>
                <w:sz w:val="32"/>
                <w:szCs w:val="32"/>
              </w:rPr>
              <w:t>40</w:t>
            </w:r>
          </w:p>
        </w:tc>
      </w:tr>
      <w:tr w:rsidR="0006597D" w:rsidRPr="00C15636" w:rsidTr="004B2A71">
        <w:tc>
          <w:tcPr>
            <w:tcW w:w="3192"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lastRenderedPageBreak/>
              <w:t xml:space="preserve">แผนงานที่ </w:t>
            </w:r>
            <w:r w:rsidRPr="00C15636">
              <w:rPr>
                <w:rFonts w:ascii="TH SarabunPSK" w:eastAsia="Times New Roman" w:hAnsi="TH SarabunPSK" w:cs="TH SarabunPSK"/>
                <w:b/>
                <w:bCs/>
                <w:color w:val="000000"/>
                <w:sz w:val="32"/>
                <w:szCs w:val="32"/>
                <w:u w:val="single"/>
              </w:rPr>
              <w:t xml:space="preserve">7 </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การพัฒนาระบบบริการการแพทย์ฉุกเฉินครบวงจรและระบบการส่งต่อ</w:t>
            </w: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13. </w:t>
            </w:r>
            <w:r w:rsidRPr="00C15636">
              <w:rPr>
                <w:rFonts w:ascii="TH SarabunPSK" w:eastAsia="Times New Roman" w:hAnsi="TH SarabunPSK" w:cs="TH SarabunPSK"/>
                <w:b/>
                <w:bCs/>
                <w:color w:val="000000"/>
                <w:sz w:val="32"/>
                <w:szCs w:val="32"/>
                <w:cs/>
              </w:rPr>
              <w:t>อัตราตายของผู้ป่วยฉุกเฉิน (</w:t>
            </w:r>
            <w:r w:rsidRPr="00C15636">
              <w:rPr>
                <w:rFonts w:ascii="TH SarabunPSK" w:eastAsia="Times New Roman" w:hAnsi="TH SarabunPSK" w:cs="TH SarabunPSK"/>
                <w:b/>
                <w:bCs/>
                <w:color w:val="000000"/>
                <w:sz w:val="32"/>
                <w:szCs w:val="32"/>
              </w:rPr>
              <w:t xml:space="preserve">Triagel level 1) </w:t>
            </w:r>
            <w:r w:rsidRPr="00C15636">
              <w:rPr>
                <w:rFonts w:ascii="TH SarabunPSK" w:eastAsia="Times New Roman" w:hAnsi="TH SarabunPSK" w:cs="TH SarabunPSK"/>
                <w:b/>
                <w:bCs/>
                <w:color w:val="000000"/>
                <w:sz w:val="32"/>
                <w:szCs w:val="32"/>
                <w:cs/>
              </w:rPr>
              <w:t xml:space="preserve">ภายใน </w:t>
            </w:r>
            <w:r w:rsidRPr="00C15636">
              <w:rPr>
                <w:rFonts w:ascii="TH SarabunPSK" w:eastAsia="Times New Roman" w:hAnsi="TH SarabunPSK" w:cs="TH SarabunPSK"/>
                <w:b/>
                <w:bCs/>
                <w:color w:val="000000"/>
                <w:sz w:val="32"/>
                <w:szCs w:val="32"/>
              </w:rPr>
              <w:t xml:space="preserve">24 </w:t>
            </w:r>
            <w:r w:rsidRPr="00C15636">
              <w:rPr>
                <w:rFonts w:ascii="TH SarabunPSK" w:eastAsia="Times New Roman" w:hAnsi="TH SarabunPSK" w:cs="TH SarabunPSK"/>
                <w:b/>
                <w:bCs/>
                <w:color w:val="000000"/>
                <w:sz w:val="32"/>
                <w:szCs w:val="32"/>
                <w:cs/>
              </w:rPr>
              <w:t xml:space="preserve">ชม. ในโรงพยาบาล </w:t>
            </w:r>
            <w:r w:rsidRPr="00C15636">
              <w:rPr>
                <w:rFonts w:ascii="TH SarabunPSK" w:eastAsia="Times New Roman" w:hAnsi="TH SarabunPSK" w:cs="TH SarabunPSK"/>
                <w:b/>
                <w:bCs/>
                <w:color w:val="000000"/>
                <w:sz w:val="32"/>
                <w:szCs w:val="32"/>
              </w:rPr>
              <w:t>A, S, M1</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12</w:t>
            </w:r>
          </w:p>
        </w:tc>
      </w:tr>
    </w:tbl>
    <w:p w:rsidR="0006597D" w:rsidRDefault="0006597D" w:rsidP="00441AD7">
      <w:pPr>
        <w:spacing w:after="0"/>
        <w:rPr>
          <w:rFonts w:ascii="TH SarabunPSK" w:hAnsi="TH SarabunPSK" w:cs="TH SarabunPSK"/>
          <w:b/>
          <w:bCs/>
          <w:sz w:val="40"/>
          <w:szCs w:val="40"/>
        </w:rPr>
      </w:pPr>
    </w:p>
    <w:p w:rsidR="0006597D" w:rsidRDefault="0006597D" w:rsidP="00441AD7">
      <w:pPr>
        <w:spacing w:after="0"/>
        <w:rPr>
          <w:rFonts w:ascii="TH SarabunPSK" w:hAnsi="TH SarabunPSK" w:cs="TH SarabunPSK"/>
          <w:b/>
          <w:bCs/>
          <w:sz w:val="40"/>
          <w:szCs w:val="40"/>
        </w:rPr>
      </w:pPr>
    </w:p>
    <w:tbl>
      <w:tblPr>
        <w:tblStyle w:val="30"/>
        <w:tblW w:w="0" w:type="auto"/>
        <w:tblLook w:val="04A0"/>
      </w:tblPr>
      <w:tblGrid>
        <w:gridCol w:w="3192"/>
        <w:gridCol w:w="3437"/>
        <w:gridCol w:w="2947"/>
      </w:tblGrid>
      <w:tr w:rsidR="0006597D" w:rsidRPr="00EE4AE2" w:rsidTr="004B2A71">
        <w:tc>
          <w:tcPr>
            <w:tcW w:w="3192" w:type="dxa"/>
          </w:tcPr>
          <w:p w:rsidR="0006597D" w:rsidRPr="00EE4AE2" w:rsidRDefault="0006597D" w:rsidP="004B2A71">
            <w:pPr>
              <w:rPr>
                <w:rFonts w:ascii="TH SarabunPSK" w:hAnsi="TH SarabunPSK" w:cs="TH SarabunPSK"/>
                <w:sz w:val="32"/>
                <w:szCs w:val="32"/>
              </w:rPr>
            </w:pPr>
            <w:r w:rsidRPr="00EE4AE2">
              <w:rPr>
                <w:rFonts w:ascii="TH SarabunPSK" w:hAnsi="TH SarabunPSK" w:cs="TH SarabunPSK" w:hint="cs"/>
                <w:sz w:val="32"/>
                <w:szCs w:val="32"/>
                <w:cs/>
              </w:rPr>
              <w:t>แผนงาน</w:t>
            </w:r>
          </w:p>
        </w:tc>
        <w:tc>
          <w:tcPr>
            <w:tcW w:w="3437" w:type="dxa"/>
          </w:tcPr>
          <w:p w:rsidR="0006597D" w:rsidRPr="00EE4AE2" w:rsidRDefault="0006597D" w:rsidP="004B2A71">
            <w:pPr>
              <w:rPr>
                <w:rFonts w:ascii="TH SarabunPSK" w:hAnsi="TH SarabunPSK" w:cs="TH SarabunPSK"/>
                <w:sz w:val="32"/>
                <w:szCs w:val="32"/>
              </w:rPr>
            </w:pPr>
            <w:r>
              <w:rPr>
                <w:rFonts w:ascii="TH SarabunPSK" w:hAnsi="TH SarabunPSK" w:cs="TH SarabunPSK" w:hint="cs"/>
                <w:sz w:val="32"/>
                <w:szCs w:val="32"/>
                <w:cs/>
              </w:rPr>
              <w:t>ตัวชี้วัดที่</w:t>
            </w:r>
          </w:p>
        </w:tc>
        <w:tc>
          <w:tcPr>
            <w:tcW w:w="2947" w:type="dxa"/>
          </w:tcPr>
          <w:p w:rsidR="0006597D" w:rsidRPr="00EE4AE2" w:rsidRDefault="0006597D" w:rsidP="004B2A71">
            <w:pPr>
              <w:rPr>
                <w:rFonts w:ascii="TH SarabunPSK" w:hAnsi="TH SarabunPSK" w:cs="TH SarabunPSK"/>
                <w:sz w:val="32"/>
                <w:szCs w:val="32"/>
              </w:rPr>
            </w:pPr>
            <w:r>
              <w:rPr>
                <w:rFonts w:ascii="TH SarabunPSK" w:hAnsi="TH SarabunPSK" w:cs="TH SarabunPSK" w:hint="cs"/>
                <w:sz w:val="32"/>
                <w:szCs w:val="32"/>
                <w:cs/>
              </w:rPr>
              <w:t>เป้าหมาย ปีงบประมาณ ๒๕๖๒</w:t>
            </w:r>
          </w:p>
        </w:tc>
      </w:tr>
      <w:tr w:rsidR="0006597D" w:rsidRPr="00C15636" w:rsidTr="004B2A71">
        <w:tc>
          <w:tcPr>
            <w:tcW w:w="3192"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10</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color w:val="000000"/>
                <w:sz w:val="32"/>
                <w:szCs w:val="32"/>
                <w:cs/>
              </w:rPr>
              <w:t>การพัฒนาระบบบริหารจัดการกำลังคนด้านสุขภาพ</w:t>
            </w: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14. </w:t>
            </w:r>
            <w:r w:rsidRPr="00C15636">
              <w:rPr>
                <w:rFonts w:ascii="TH SarabunPSK" w:eastAsia="Times New Roman" w:hAnsi="TH SarabunPSK" w:cs="TH SarabunPSK"/>
                <w:b/>
                <w:bCs/>
                <w:color w:val="000000"/>
                <w:sz w:val="32"/>
                <w:szCs w:val="32"/>
                <w:cs/>
              </w:rPr>
              <w:t>ร้อยละของเขตสุขภาพที่มีการบริหารจัดการกำลังคนที่มีประสิทธิภาพ</w:t>
            </w:r>
          </w:p>
        </w:tc>
        <w:tc>
          <w:tcPr>
            <w:tcW w:w="2947" w:type="dxa"/>
          </w:tcPr>
          <w:p w:rsidR="0006597D" w:rsidRPr="00C15636" w:rsidRDefault="0006597D"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ไม่น้อยกว่าร้อยละ </w:t>
            </w:r>
            <w:r w:rsidRPr="00C15636">
              <w:rPr>
                <w:rFonts w:ascii="TH SarabunPSK" w:eastAsia="Times New Roman" w:hAnsi="TH SarabunPSK" w:cs="TH SarabunPSK"/>
                <w:color w:val="000000"/>
                <w:sz w:val="32"/>
                <w:szCs w:val="32"/>
              </w:rPr>
              <w:t>70</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15. </w:t>
            </w:r>
            <w:r w:rsidRPr="00C15636">
              <w:rPr>
                <w:rFonts w:ascii="TH SarabunPSK" w:eastAsia="Times New Roman" w:hAnsi="TH SarabunPSK" w:cs="TH SarabunPSK"/>
                <w:b/>
                <w:bCs/>
                <w:color w:val="000000"/>
                <w:sz w:val="32"/>
                <w:szCs w:val="32"/>
                <w:cs/>
              </w:rPr>
              <w:t>จำนวนหน่วยงานที่เป็นองค์กรแห่งความสุข (</w:t>
            </w:r>
            <w:r w:rsidRPr="00C15636">
              <w:rPr>
                <w:rFonts w:ascii="TH SarabunPSK" w:eastAsia="Times New Roman" w:hAnsi="TH SarabunPSK" w:cs="TH SarabunPSK"/>
                <w:b/>
                <w:bCs/>
                <w:color w:val="000000"/>
                <w:sz w:val="32"/>
                <w:szCs w:val="32"/>
              </w:rPr>
              <w:t>Happy Organization)</w:t>
            </w:r>
          </w:p>
        </w:tc>
        <w:tc>
          <w:tcPr>
            <w:tcW w:w="2947"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70</w:t>
            </w:r>
          </w:p>
        </w:tc>
      </w:tr>
      <w:tr w:rsidR="0006597D" w:rsidRPr="00C15636" w:rsidTr="004B2A71">
        <w:tc>
          <w:tcPr>
            <w:tcW w:w="3192"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11</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color w:val="000000"/>
                <w:sz w:val="32"/>
                <w:szCs w:val="32"/>
                <w:cs/>
              </w:rPr>
              <w:t>การพัฒนาระบบธรรมภิบาลและองค์กรคุณภาพ</w:t>
            </w:r>
          </w:p>
        </w:tc>
        <w:tc>
          <w:tcPr>
            <w:tcW w:w="3437" w:type="dxa"/>
          </w:tcPr>
          <w:p w:rsidR="0006597D" w:rsidRPr="00C15636" w:rsidRDefault="0006597D"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16. </w:t>
            </w:r>
            <w:r w:rsidRPr="00C15636">
              <w:rPr>
                <w:rFonts w:ascii="TH SarabunPSK" w:eastAsia="Times New Roman" w:hAnsi="TH SarabunPSK" w:cs="TH SarabunPSK"/>
                <w:b/>
                <w:bCs/>
                <w:color w:val="000000"/>
                <w:sz w:val="32"/>
                <w:szCs w:val="32"/>
                <w:cs/>
              </w:rPr>
              <w:t>ร้อยละความสำเร็จของส่วนราชการในสังกัดสำนักงานปลัดกระทรวงสาธารณสุขที่ดำเนินการพัฒนาคุณภาพการบริหารจัดการภาครัฐผ่านเกณฑ์ที่กำหนด</w:t>
            </w:r>
          </w:p>
        </w:tc>
        <w:tc>
          <w:tcPr>
            <w:tcW w:w="2947" w:type="dxa"/>
          </w:tcPr>
          <w:p w:rsidR="0006597D" w:rsidRPr="00C15636" w:rsidRDefault="0006597D" w:rsidP="004B2A71">
            <w:pPr>
              <w:rPr>
                <w:rFonts w:ascii="TH SarabunPSK" w:eastAsia="Times New Roman" w:hAnsi="TH SarabunPSK" w:cs="TH SarabunPSK"/>
                <w:color w:val="000000"/>
                <w:sz w:val="32"/>
                <w:szCs w:val="32"/>
              </w:rPr>
            </w:pP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240367" w:rsidP="004B2A71">
            <w:pPr>
              <w:rPr>
                <w:rFonts w:ascii="TH SarabunPSK" w:eastAsia="Times New Roman" w:hAnsi="TH SarabunPSK" w:cs="TH SarabunPSK"/>
                <w:color w:val="000000"/>
                <w:sz w:val="32"/>
                <w:szCs w:val="32"/>
              </w:rPr>
            </w:pPr>
            <w:r>
              <w:rPr>
                <w:rFonts w:ascii="TH SarabunPSK" w:eastAsia="Times New Roman" w:hAnsi="TH SarabunPSK" w:cs="TH SarabunPSK"/>
                <w:color w:val="000000"/>
                <w:sz w:val="32"/>
                <w:szCs w:val="32"/>
              </w:rPr>
              <w:t>1</w:t>
            </w:r>
            <w:r w:rsidR="0006597D" w:rsidRPr="00C15636">
              <w:rPr>
                <w:rFonts w:ascii="TH SarabunPSK" w:eastAsia="Times New Roman" w:hAnsi="TH SarabunPSK" w:cs="TH SarabunPSK"/>
                <w:color w:val="000000"/>
                <w:sz w:val="32"/>
                <w:szCs w:val="32"/>
              </w:rPr>
              <w:t>.</w:t>
            </w:r>
            <w:r w:rsidR="0006597D" w:rsidRPr="00C15636">
              <w:rPr>
                <w:rFonts w:ascii="TH SarabunPSK" w:eastAsia="Times New Roman" w:hAnsi="TH SarabunPSK" w:cs="TH SarabunPSK"/>
                <w:color w:val="000000"/>
                <w:sz w:val="32"/>
                <w:szCs w:val="32"/>
                <w:cs/>
              </w:rPr>
              <w:t>สำนักงานสาธารณสุขจังหวัด</w:t>
            </w:r>
          </w:p>
        </w:tc>
        <w:tc>
          <w:tcPr>
            <w:tcW w:w="2947"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ระดับ </w:t>
            </w:r>
            <w:r w:rsidRPr="00C15636">
              <w:rPr>
                <w:rFonts w:ascii="TH SarabunPSK" w:eastAsia="Times New Roman" w:hAnsi="TH SarabunPSK" w:cs="TH SarabunPSK"/>
                <w:color w:val="000000"/>
                <w:sz w:val="32"/>
                <w:szCs w:val="32"/>
              </w:rPr>
              <w:t>5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70)</w:t>
            </w:r>
          </w:p>
        </w:tc>
      </w:tr>
      <w:tr w:rsidR="0006597D" w:rsidRPr="00C15636" w:rsidTr="004B2A71">
        <w:tc>
          <w:tcPr>
            <w:tcW w:w="3192" w:type="dxa"/>
          </w:tcPr>
          <w:p w:rsidR="0006597D" w:rsidRPr="00534D20" w:rsidRDefault="0006597D" w:rsidP="004B2A71">
            <w:pPr>
              <w:rPr>
                <w:rFonts w:ascii="TH SarabunPSK" w:hAnsi="TH SarabunPSK" w:cs="TH SarabunPSK"/>
                <w:b/>
                <w:bCs/>
                <w:sz w:val="32"/>
                <w:szCs w:val="32"/>
              </w:rPr>
            </w:pPr>
          </w:p>
        </w:tc>
        <w:tc>
          <w:tcPr>
            <w:tcW w:w="3437" w:type="dxa"/>
          </w:tcPr>
          <w:p w:rsidR="0006597D" w:rsidRPr="00C15636" w:rsidRDefault="00240367" w:rsidP="004B2A71">
            <w:pPr>
              <w:rPr>
                <w:rFonts w:ascii="TH SarabunPSK" w:eastAsia="Times New Roman" w:hAnsi="TH SarabunPSK" w:cs="TH SarabunPSK"/>
                <w:color w:val="000000"/>
                <w:sz w:val="32"/>
                <w:szCs w:val="32"/>
              </w:rPr>
            </w:pPr>
            <w:r>
              <w:rPr>
                <w:rFonts w:ascii="TH SarabunPSK" w:eastAsia="Times New Roman" w:hAnsi="TH SarabunPSK" w:cs="TH SarabunPSK"/>
                <w:color w:val="000000"/>
                <w:sz w:val="32"/>
                <w:szCs w:val="32"/>
              </w:rPr>
              <w:t>2</w:t>
            </w:r>
            <w:r w:rsidR="0006597D" w:rsidRPr="00C15636">
              <w:rPr>
                <w:rFonts w:ascii="TH SarabunPSK" w:eastAsia="Times New Roman" w:hAnsi="TH SarabunPSK" w:cs="TH SarabunPSK"/>
                <w:color w:val="000000"/>
                <w:sz w:val="32"/>
                <w:szCs w:val="32"/>
              </w:rPr>
              <w:t>.</w:t>
            </w:r>
            <w:r w:rsidR="0006597D" w:rsidRPr="00C15636">
              <w:rPr>
                <w:rFonts w:ascii="TH SarabunPSK" w:eastAsia="Times New Roman" w:hAnsi="TH SarabunPSK" w:cs="TH SarabunPSK"/>
                <w:color w:val="000000"/>
                <w:sz w:val="32"/>
                <w:szCs w:val="32"/>
                <w:cs/>
              </w:rPr>
              <w:t>สำนักงานสาธารณสุขอำเภอ</w:t>
            </w:r>
          </w:p>
        </w:tc>
        <w:tc>
          <w:tcPr>
            <w:tcW w:w="2947" w:type="dxa"/>
          </w:tcPr>
          <w:p w:rsidR="0006597D" w:rsidRPr="00C15636" w:rsidRDefault="0006597D"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ระดับ</w:t>
            </w:r>
            <w:r w:rsidRPr="00C15636">
              <w:rPr>
                <w:rFonts w:ascii="TH SarabunPSK" w:eastAsia="Times New Roman" w:hAnsi="TH SarabunPSK" w:cs="TH SarabunPSK"/>
                <w:color w:val="000000"/>
                <w:sz w:val="32"/>
                <w:szCs w:val="32"/>
              </w:rPr>
              <w:t xml:space="preserve"> 5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40)</w:t>
            </w:r>
          </w:p>
        </w:tc>
      </w:tr>
      <w:tr w:rsidR="00353396" w:rsidRPr="00C15636" w:rsidTr="004B2A71">
        <w:tc>
          <w:tcPr>
            <w:tcW w:w="3192" w:type="dxa"/>
          </w:tcPr>
          <w:p w:rsidR="00353396" w:rsidRPr="00534D20" w:rsidRDefault="00353396" w:rsidP="004B2A71">
            <w:pPr>
              <w:rPr>
                <w:rFonts w:ascii="TH SarabunPSK" w:hAnsi="TH SarabunPSK" w:cs="TH SarabunPSK"/>
                <w:b/>
                <w:bCs/>
                <w:sz w:val="32"/>
                <w:szCs w:val="32"/>
              </w:rPr>
            </w:pPr>
          </w:p>
        </w:tc>
        <w:tc>
          <w:tcPr>
            <w:tcW w:w="3437" w:type="dxa"/>
          </w:tcPr>
          <w:p w:rsidR="00353396" w:rsidRPr="00C15636" w:rsidRDefault="00353396"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17. </w:t>
            </w:r>
            <w:r w:rsidRPr="00C15636">
              <w:rPr>
                <w:rFonts w:ascii="TH SarabunPSK" w:eastAsia="Times New Roman" w:hAnsi="TH SarabunPSK" w:cs="TH SarabunPSK"/>
                <w:b/>
                <w:bCs/>
                <w:color w:val="000000"/>
                <w:sz w:val="32"/>
                <w:szCs w:val="32"/>
                <w:cs/>
              </w:rPr>
              <w:t xml:space="preserve">ร้อยละของโรงพยาบาลสังกัดกระทรวงสาธารณสุขมีคุณภาพมาตรฐานผ่านการรับรอง </w:t>
            </w:r>
            <w:r w:rsidRPr="00C15636">
              <w:rPr>
                <w:rFonts w:ascii="TH SarabunPSK" w:eastAsia="Times New Roman" w:hAnsi="TH SarabunPSK" w:cs="TH SarabunPSK"/>
                <w:b/>
                <w:bCs/>
                <w:color w:val="000000"/>
                <w:sz w:val="32"/>
                <w:szCs w:val="32"/>
              </w:rPr>
              <w:t xml:space="preserve">HA </w:t>
            </w:r>
            <w:r w:rsidRPr="00C15636">
              <w:rPr>
                <w:rFonts w:ascii="TH SarabunPSK" w:eastAsia="Times New Roman" w:hAnsi="TH SarabunPSK" w:cs="TH SarabunPSK"/>
                <w:b/>
                <w:bCs/>
                <w:color w:val="000000"/>
                <w:sz w:val="32"/>
                <w:szCs w:val="32"/>
                <w:cs/>
              </w:rPr>
              <w:t>ขั้น</w:t>
            </w:r>
            <w:r w:rsidRPr="00C15636">
              <w:rPr>
                <w:rFonts w:ascii="TH SarabunPSK" w:eastAsia="Times New Roman" w:hAnsi="TH SarabunPSK" w:cs="TH SarabunPSK"/>
                <w:b/>
                <w:bCs/>
                <w:color w:val="000000"/>
                <w:sz w:val="32"/>
                <w:szCs w:val="32"/>
              </w:rPr>
              <w:t xml:space="preserve"> 3</w:t>
            </w:r>
          </w:p>
        </w:tc>
        <w:tc>
          <w:tcPr>
            <w:tcW w:w="294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p>
        </w:tc>
        <w:tc>
          <w:tcPr>
            <w:tcW w:w="343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1.</w:t>
            </w:r>
            <w:r w:rsidRPr="00C15636">
              <w:rPr>
                <w:rFonts w:ascii="TH SarabunPSK" w:eastAsia="Times New Roman" w:hAnsi="TH SarabunPSK" w:cs="TH SarabunPSK"/>
                <w:color w:val="000000"/>
                <w:sz w:val="32"/>
                <w:szCs w:val="32"/>
                <w:cs/>
              </w:rPr>
              <w:t>โรงพยาบาลศูนย์</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โรงพยาบาลทั่วไป</w:t>
            </w:r>
            <w:r w:rsidRPr="00C15636">
              <w:rPr>
                <w:rFonts w:ascii="TH SarabunPSK" w:eastAsia="Times New Roman" w:hAnsi="TH SarabunPSK" w:cs="TH SarabunPSK"/>
                <w:color w:val="000000"/>
                <w:sz w:val="32"/>
                <w:szCs w:val="32"/>
              </w:rPr>
              <w:t>,</w:t>
            </w:r>
            <w:r w:rsidRPr="00C15636">
              <w:rPr>
                <w:rFonts w:ascii="TH SarabunPSK" w:eastAsia="Times New Roman" w:hAnsi="TH SarabunPSK" w:cs="TH SarabunPSK"/>
                <w:color w:val="000000"/>
                <w:sz w:val="32"/>
                <w:szCs w:val="32"/>
                <w:cs/>
              </w:rPr>
              <w:lastRenderedPageBreak/>
              <w:t>โรงพยาบาลสังกัดกรมการแพทย์</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กรมควบคุมโรค และกรมสุขภาพจิต</w:t>
            </w:r>
          </w:p>
        </w:tc>
        <w:tc>
          <w:tcPr>
            <w:tcW w:w="2947" w:type="dxa"/>
          </w:tcPr>
          <w:p w:rsidR="00353396" w:rsidRPr="00C15636" w:rsidRDefault="00353396"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lastRenderedPageBreak/>
              <w:t xml:space="preserve">ร้อยละ </w:t>
            </w:r>
            <w:r w:rsidRPr="00C15636">
              <w:rPr>
                <w:rFonts w:ascii="TH SarabunPSK" w:eastAsia="Times New Roman" w:hAnsi="TH SarabunPSK" w:cs="TH SarabunPSK"/>
                <w:color w:val="000000"/>
                <w:sz w:val="32"/>
                <w:szCs w:val="32"/>
              </w:rPr>
              <w:t>100</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p>
        </w:tc>
        <w:tc>
          <w:tcPr>
            <w:tcW w:w="343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xml:space="preserve">2. </w:t>
            </w:r>
            <w:r w:rsidRPr="00C15636">
              <w:rPr>
                <w:rFonts w:ascii="TH SarabunPSK" w:eastAsia="Times New Roman" w:hAnsi="TH SarabunPSK" w:cs="TH SarabunPSK"/>
                <w:color w:val="000000"/>
                <w:sz w:val="32"/>
                <w:szCs w:val="32"/>
                <w:cs/>
              </w:rPr>
              <w:t>โรงพยาบาลชุมชน</w:t>
            </w:r>
          </w:p>
        </w:tc>
        <w:tc>
          <w:tcPr>
            <w:tcW w:w="2947" w:type="dxa"/>
          </w:tcPr>
          <w:p w:rsidR="00353396" w:rsidRPr="00C15636" w:rsidRDefault="00353396"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90</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p>
        </w:tc>
        <w:tc>
          <w:tcPr>
            <w:tcW w:w="3437" w:type="dxa"/>
          </w:tcPr>
          <w:p w:rsidR="00353396" w:rsidRPr="00C15636" w:rsidRDefault="00353396"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18. </w:t>
            </w:r>
            <w:r w:rsidRPr="00C15636">
              <w:rPr>
                <w:rFonts w:ascii="TH SarabunPSK" w:eastAsia="Times New Roman" w:hAnsi="TH SarabunPSK" w:cs="TH SarabunPSK"/>
                <w:b/>
                <w:bCs/>
                <w:color w:val="000000"/>
                <w:sz w:val="32"/>
                <w:szCs w:val="32"/>
                <w:cs/>
              </w:rPr>
              <w:t>ร้อยละของ รพ.สต. ที่ผ่านเกณฑ์การพัฒนาคุณภาพ</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cs/>
              </w:rPr>
              <w:t>รพ.สต.ติดดาว</w:t>
            </w:r>
            <w:r w:rsidRPr="00C15636">
              <w:rPr>
                <w:rFonts w:ascii="TH SarabunPSK" w:eastAsia="Times New Roman" w:hAnsi="TH SarabunPSK" w:cs="TH SarabunPSK"/>
                <w:b/>
                <w:bCs/>
                <w:color w:val="000000"/>
                <w:sz w:val="32"/>
                <w:szCs w:val="32"/>
              </w:rPr>
              <w:t xml:space="preserve"> </w:t>
            </w:r>
            <w:r w:rsidRPr="00C15636">
              <w:rPr>
                <w:rFonts w:ascii="TH SarabunPSK" w:eastAsia="Times New Roman" w:hAnsi="TH SarabunPSK" w:cs="TH SarabunPSK"/>
                <w:b/>
                <w:bCs/>
                <w:color w:val="000000"/>
                <w:sz w:val="32"/>
                <w:szCs w:val="32"/>
              </w:rPr>
              <w:br/>
            </w:r>
            <w:r w:rsidRPr="00C15636">
              <w:rPr>
                <w:rFonts w:ascii="TH SarabunPSK" w:eastAsia="Times New Roman" w:hAnsi="TH SarabunPSK" w:cs="TH SarabunPSK"/>
                <w:color w:val="000000"/>
                <w:sz w:val="32"/>
                <w:szCs w:val="32"/>
              </w:rPr>
              <w:t xml:space="preserve"> - Accreditation</w:t>
            </w:r>
            <w:r w:rsidRPr="00C15636">
              <w:rPr>
                <w:rFonts w:ascii="TH SarabunPSK" w:eastAsia="Times New Roman" w:hAnsi="TH SarabunPSK" w:cs="TH SarabunPSK"/>
                <w:color w:val="000000"/>
                <w:sz w:val="32"/>
                <w:szCs w:val="32"/>
              </w:rPr>
              <w:br/>
              <w:t xml:space="preserve"> - Re-accreditation</w:t>
            </w:r>
          </w:p>
        </w:tc>
        <w:tc>
          <w:tcPr>
            <w:tcW w:w="2947" w:type="dxa"/>
          </w:tcPr>
          <w:p w:rsidR="00353396" w:rsidRPr="00C15636" w:rsidRDefault="00353396"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60</w:t>
            </w:r>
          </w:p>
        </w:tc>
      </w:tr>
    </w:tbl>
    <w:p w:rsidR="0006597D" w:rsidRDefault="0006597D" w:rsidP="00441AD7">
      <w:pPr>
        <w:spacing w:after="0"/>
        <w:rPr>
          <w:rFonts w:ascii="TH SarabunPSK" w:hAnsi="TH SarabunPSK" w:cs="TH SarabunPSK"/>
          <w:b/>
          <w:bCs/>
          <w:sz w:val="40"/>
          <w:szCs w:val="40"/>
        </w:rPr>
      </w:pPr>
    </w:p>
    <w:p w:rsidR="00B65F8B" w:rsidRDefault="00B65F8B" w:rsidP="00441AD7">
      <w:pPr>
        <w:spacing w:after="0"/>
        <w:rPr>
          <w:rFonts w:ascii="TH SarabunPSK" w:hAnsi="TH SarabunPSK" w:cs="TH SarabunPSK"/>
          <w:b/>
          <w:bCs/>
          <w:sz w:val="40"/>
          <w:szCs w:val="40"/>
        </w:rPr>
      </w:pPr>
    </w:p>
    <w:p w:rsidR="00B65F8B" w:rsidRDefault="00B65F8B" w:rsidP="00441AD7">
      <w:pPr>
        <w:spacing w:after="0"/>
        <w:rPr>
          <w:rFonts w:ascii="TH SarabunPSK" w:hAnsi="TH SarabunPSK" w:cs="TH SarabunPSK"/>
          <w:b/>
          <w:bCs/>
          <w:sz w:val="40"/>
          <w:szCs w:val="40"/>
        </w:rPr>
      </w:pPr>
    </w:p>
    <w:p w:rsidR="00353396" w:rsidRDefault="00353396" w:rsidP="00441AD7">
      <w:pPr>
        <w:spacing w:after="0"/>
        <w:rPr>
          <w:rFonts w:ascii="TH SarabunPSK" w:hAnsi="TH SarabunPSK" w:cs="TH SarabunPSK"/>
          <w:b/>
          <w:bCs/>
          <w:sz w:val="40"/>
          <w:szCs w:val="40"/>
        </w:rPr>
      </w:pPr>
    </w:p>
    <w:tbl>
      <w:tblPr>
        <w:tblStyle w:val="30"/>
        <w:tblW w:w="0" w:type="auto"/>
        <w:tblLook w:val="04A0"/>
      </w:tblPr>
      <w:tblGrid>
        <w:gridCol w:w="3192"/>
        <w:gridCol w:w="3437"/>
        <w:gridCol w:w="2947"/>
      </w:tblGrid>
      <w:tr w:rsidR="00353396" w:rsidRPr="00EE4AE2" w:rsidTr="004B2A71">
        <w:tc>
          <w:tcPr>
            <w:tcW w:w="3192" w:type="dxa"/>
          </w:tcPr>
          <w:p w:rsidR="00353396" w:rsidRPr="00EE4AE2" w:rsidRDefault="00353396" w:rsidP="004B2A71">
            <w:pPr>
              <w:rPr>
                <w:rFonts w:ascii="TH SarabunPSK" w:hAnsi="TH SarabunPSK" w:cs="TH SarabunPSK"/>
                <w:sz w:val="32"/>
                <w:szCs w:val="32"/>
              </w:rPr>
            </w:pPr>
            <w:r w:rsidRPr="00EE4AE2">
              <w:rPr>
                <w:rFonts w:ascii="TH SarabunPSK" w:hAnsi="TH SarabunPSK" w:cs="TH SarabunPSK" w:hint="cs"/>
                <w:sz w:val="32"/>
                <w:szCs w:val="32"/>
                <w:cs/>
              </w:rPr>
              <w:t>แผนงาน</w:t>
            </w:r>
          </w:p>
        </w:tc>
        <w:tc>
          <w:tcPr>
            <w:tcW w:w="3437" w:type="dxa"/>
          </w:tcPr>
          <w:p w:rsidR="00353396" w:rsidRPr="00EE4AE2" w:rsidRDefault="00353396" w:rsidP="004B2A71">
            <w:pPr>
              <w:rPr>
                <w:rFonts w:ascii="TH SarabunPSK" w:hAnsi="TH SarabunPSK" w:cs="TH SarabunPSK"/>
                <w:sz w:val="32"/>
                <w:szCs w:val="32"/>
              </w:rPr>
            </w:pPr>
            <w:r>
              <w:rPr>
                <w:rFonts w:ascii="TH SarabunPSK" w:hAnsi="TH SarabunPSK" w:cs="TH SarabunPSK" w:hint="cs"/>
                <w:sz w:val="32"/>
                <w:szCs w:val="32"/>
                <w:cs/>
              </w:rPr>
              <w:t>ตัวชี้วัดที่</w:t>
            </w:r>
          </w:p>
        </w:tc>
        <w:tc>
          <w:tcPr>
            <w:tcW w:w="2947" w:type="dxa"/>
          </w:tcPr>
          <w:p w:rsidR="00353396" w:rsidRPr="00EE4AE2" w:rsidRDefault="00353396" w:rsidP="004B2A71">
            <w:pPr>
              <w:rPr>
                <w:rFonts w:ascii="TH SarabunPSK" w:hAnsi="TH SarabunPSK" w:cs="TH SarabunPSK"/>
                <w:sz w:val="32"/>
                <w:szCs w:val="32"/>
              </w:rPr>
            </w:pPr>
            <w:r>
              <w:rPr>
                <w:rFonts w:ascii="TH SarabunPSK" w:hAnsi="TH SarabunPSK" w:cs="TH SarabunPSK" w:hint="cs"/>
                <w:sz w:val="32"/>
                <w:szCs w:val="32"/>
                <w:cs/>
              </w:rPr>
              <w:t>เป้าหมาย ปีงบประมาณ ๒๕๖๒</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12</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การพัฒนาระบบข้อมูลสารสนเทศด้านสุขภาพ</w:t>
            </w:r>
          </w:p>
        </w:tc>
        <w:tc>
          <w:tcPr>
            <w:tcW w:w="3437" w:type="dxa"/>
          </w:tcPr>
          <w:p w:rsidR="00353396" w:rsidRPr="00C15636" w:rsidRDefault="00353396"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19. </w:t>
            </w:r>
            <w:r w:rsidRPr="00C15636">
              <w:rPr>
                <w:rFonts w:ascii="TH SarabunPSK" w:eastAsia="Times New Roman" w:hAnsi="TH SarabunPSK" w:cs="TH SarabunPSK"/>
                <w:b/>
                <w:bCs/>
                <w:color w:val="000000"/>
                <w:sz w:val="32"/>
                <w:szCs w:val="32"/>
                <w:cs/>
              </w:rPr>
              <w:t xml:space="preserve">เขตสุขภาพมีการดำเนินงาน </w:t>
            </w:r>
            <w:r w:rsidRPr="00C15636">
              <w:rPr>
                <w:rFonts w:ascii="TH SarabunPSK" w:eastAsia="Times New Roman" w:hAnsi="TH SarabunPSK" w:cs="TH SarabunPSK"/>
                <w:b/>
                <w:bCs/>
                <w:color w:val="000000"/>
                <w:sz w:val="32"/>
                <w:szCs w:val="32"/>
              </w:rPr>
              <w:t xml:space="preserve">Digital Transformation </w:t>
            </w:r>
            <w:r w:rsidRPr="00C15636">
              <w:rPr>
                <w:rFonts w:ascii="TH SarabunPSK" w:eastAsia="Times New Roman" w:hAnsi="TH SarabunPSK" w:cs="TH SarabunPSK"/>
                <w:b/>
                <w:bCs/>
                <w:color w:val="000000"/>
                <w:sz w:val="32"/>
                <w:szCs w:val="32"/>
                <w:cs/>
              </w:rPr>
              <w:t xml:space="preserve">เพื่อก้าวสู่การเป็น </w:t>
            </w:r>
            <w:r w:rsidRPr="00C15636">
              <w:rPr>
                <w:rFonts w:ascii="TH SarabunPSK" w:eastAsia="Times New Roman" w:hAnsi="TH SarabunPSK" w:cs="TH SarabunPSK"/>
                <w:b/>
                <w:bCs/>
                <w:color w:val="000000"/>
                <w:sz w:val="32"/>
                <w:szCs w:val="32"/>
              </w:rPr>
              <w:t xml:space="preserve">Smart Hospital </w:t>
            </w:r>
          </w:p>
        </w:tc>
        <w:tc>
          <w:tcPr>
            <w:tcW w:w="294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rPr>
              <w:t> </w:t>
            </w:r>
          </w:p>
        </w:tc>
      </w:tr>
      <w:tr w:rsidR="00353396" w:rsidRPr="00C15636" w:rsidTr="004B2A71">
        <w:tc>
          <w:tcPr>
            <w:tcW w:w="3192" w:type="dxa"/>
            <w:vAlign w:val="center"/>
          </w:tcPr>
          <w:p w:rsidR="00353396" w:rsidRPr="00C15636" w:rsidRDefault="00353396" w:rsidP="004B2A71">
            <w:pPr>
              <w:rPr>
                <w:rFonts w:ascii="TH SarabunPSK" w:eastAsia="Times New Roman" w:hAnsi="TH SarabunPSK" w:cs="TH SarabunPSK"/>
                <w:color w:val="000000"/>
                <w:sz w:val="32"/>
                <w:szCs w:val="32"/>
              </w:rPr>
            </w:pPr>
          </w:p>
        </w:tc>
        <w:tc>
          <w:tcPr>
            <w:tcW w:w="343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โรงพยาบาลภาครัฐสังกัดกระทรวงสาธารณสุข</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cs/>
              </w:rPr>
              <w:t xml:space="preserve">สป./กรมวิชาการ) มีการดำเนินงาน </w:t>
            </w:r>
            <w:r w:rsidRPr="00C15636">
              <w:rPr>
                <w:rFonts w:ascii="TH SarabunPSK" w:eastAsia="Times New Roman" w:hAnsi="TH SarabunPSK" w:cs="TH SarabunPSK"/>
                <w:color w:val="000000"/>
                <w:sz w:val="32"/>
                <w:szCs w:val="32"/>
              </w:rPr>
              <w:t xml:space="preserve">Digital Transformation </w:t>
            </w:r>
            <w:r w:rsidRPr="00C15636">
              <w:rPr>
                <w:rFonts w:ascii="TH SarabunPSK" w:eastAsia="Times New Roman" w:hAnsi="TH SarabunPSK" w:cs="TH SarabunPSK"/>
                <w:color w:val="000000"/>
                <w:sz w:val="32"/>
                <w:szCs w:val="32"/>
                <w:cs/>
              </w:rPr>
              <w:t>เพื่อก้าวสู่การเป็น</w:t>
            </w:r>
            <w:r w:rsidRPr="00C15636">
              <w:rPr>
                <w:rFonts w:ascii="TH SarabunPSK" w:eastAsia="Times New Roman" w:hAnsi="TH SarabunPSK" w:cs="TH SarabunPSK"/>
                <w:color w:val="000000"/>
                <w:sz w:val="32"/>
                <w:szCs w:val="32"/>
              </w:rPr>
              <w:t xml:space="preserve"> Smart Hospital </w:t>
            </w:r>
            <w:r w:rsidRPr="00C15636">
              <w:rPr>
                <w:rFonts w:ascii="TH SarabunPSK" w:eastAsia="Times New Roman" w:hAnsi="TH SarabunPSK" w:cs="TH SarabunPSK"/>
                <w:color w:val="000000"/>
                <w:sz w:val="32"/>
                <w:szCs w:val="32"/>
                <w:cs/>
              </w:rPr>
              <w:t xml:space="preserve">ผ่านเกณฑ์ ระดับ </w:t>
            </w:r>
            <w:r w:rsidRPr="00C15636">
              <w:rPr>
                <w:rFonts w:ascii="TH SarabunPSK" w:eastAsia="Times New Roman" w:hAnsi="TH SarabunPSK" w:cs="TH SarabunPSK"/>
                <w:color w:val="000000"/>
                <w:sz w:val="32"/>
                <w:szCs w:val="32"/>
              </w:rPr>
              <w:t xml:space="preserve">2 </w:t>
            </w:r>
            <w:r w:rsidRPr="00C15636">
              <w:rPr>
                <w:rFonts w:ascii="TH SarabunPSK" w:eastAsia="Times New Roman" w:hAnsi="TH SarabunPSK" w:cs="TH SarabunPSK"/>
                <w:color w:val="000000"/>
                <w:sz w:val="32"/>
                <w:szCs w:val="32"/>
                <w:cs/>
              </w:rPr>
              <w:t>ขึ้นไป</w:t>
            </w:r>
          </w:p>
        </w:tc>
        <w:tc>
          <w:tcPr>
            <w:tcW w:w="294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รพศ./รพท</w:t>
            </w:r>
            <w:r w:rsidRPr="00C15636">
              <w:rPr>
                <w:rFonts w:ascii="TH SarabunPSK" w:eastAsia="Times New Roman" w:hAnsi="TH SarabunPSK" w:cs="TH SarabunPSK"/>
                <w:color w:val="000000"/>
                <w:sz w:val="32"/>
                <w:szCs w:val="32"/>
              </w:rPr>
              <w:t xml:space="preserve"> </w:t>
            </w:r>
            <w:r w:rsidRPr="00C15636">
              <w:rPr>
                <w:rFonts w:ascii="TH SarabunPSK" w:eastAsia="Times New Roman" w:hAnsi="TH SarabunPSK" w:cs="TH SarabunPSK"/>
                <w:color w:val="000000"/>
                <w:sz w:val="32"/>
                <w:szCs w:val="32"/>
              </w:rPr>
              <w:br/>
            </w:r>
            <w:r w:rsidRPr="00C15636">
              <w:rPr>
                <w:rFonts w:ascii="TH SarabunPSK" w:eastAsia="Times New Roman" w:hAnsi="TH SarabunPSK" w:cs="TH SarabunPSK"/>
                <w:color w:val="000000"/>
                <w:sz w:val="32"/>
                <w:szCs w:val="32"/>
                <w:cs/>
              </w:rPr>
              <w:t xml:space="preserve">จังหวัด ละ </w:t>
            </w:r>
            <w:r w:rsidRPr="00C15636">
              <w:rPr>
                <w:rFonts w:ascii="TH SarabunPSK" w:eastAsia="Times New Roman" w:hAnsi="TH SarabunPSK" w:cs="TH SarabunPSK"/>
                <w:color w:val="000000"/>
                <w:sz w:val="32"/>
                <w:szCs w:val="32"/>
              </w:rPr>
              <w:t xml:space="preserve">1 </w:t>
            </w:r>
            <w:r w:rsidRPr="00C15636">
              <w:rPr>
                <w:rFonts w:ascii="TH SarabunPSK" w:eastAsia="Times New Roman" w:hAnsi="TH SarabunPSK" w:cs="TH SarabunPSK"/>
                <w:color w:val="000000"/>
                <w:sz w:val="32"/>
                <w:szCs w:val="32"/>
                <w:cs/>
              </w:rPr>
              <w:t>แห่ง</w:t>
            </w:r>
            <w:r w:rsidRPr="00C15636">
              <w:rPr>
                <w:rFonts w:ascii="TH SarabunPSK" w:eastAsia="Times New Roman" w:hAnsi="TH SarabunPSK" w:cs="TH SarabunPSK"/>
                <w:color w:val="000000"/>
                <w:sz w:val="32"/>
                <w:szCs w:val="32"/>
              </w:rPr>
              <w:t xml:space="preserve"> </w:t>
            </w:r>
            <w:r>
              <w:rPr>
                <w:rFonts w:ascii="TH SarabunPSK" w:eastAsia="Times New Roman" w:hAnsi="TH SarabunPSK" w:cs="TH SarabunPSK" w:hint="cs"/>
                <w:color w:val="000000"/>
                <w:sz w:val="32"/>
                <w:szCs w:val="32"/>
                <w:cs/>
              </w:rPr>
              <w:t xml:space="preserve">             </w:t>
            </w:r>
            <w:r w:rsidRPr="00C15636">
              <w:rPr>
                <w:rFonts w:ascii="TH SarabunPSK" w:eastAsia="Times New Roman" w:hAnsi="TH SarabunPSK" w:cs="TH SarabunPSK"/>
                <w:color w:val="000000"/>
                <w:sz w:val="32"/>
                <w:szCs w:val="32"/>
                <w:cs/>
              </w:rPr>
              <w:t xml:space="preserve">ร้อยละ </w:t>
            </w:r>
            <w:r w:rsidRPr="00C15636">
              <w:rPr>
                <w:rFonts w:ascii="TH SarabunPSK" w:eastAsia="Times New Roman" w:hAnsi="TH SarabunPSK" w:cs="TH SarabunPSK"/>
                <w:color w:val="000000"/>
                <w:sz w:val="32"/>
                <w:szCs w:val="32"/>
              </w:rPr>
              <w:t xml:space="preserve">50 </w:t>
            </w:r>
            <w:r w:rsidRPr="00C15636">
              <w:rPr>
                <w:rFonts w:ascii="TH SarabunPSK" w:eastAsia="Times New Roman" w:hAnsi="TH SarabunPSK" w:cs="TH SarabunPSK"/>
                <w:color w:val="000000"/>
                <w:sz w:val="32"/>
                <w:szCs w:val="32"/>
                <w:cs/>
              </w:rPr>
              <w:t>ของ รพช</w:t>
            </w:r>
            <w:r>
              <w:rPr>
                <w:rFonts w:ascii="TH SarabunPSK" w:eastAsia="Times New Roman" w:hAnsi="TH SarabunPSK" w:cs="TH SarabunPSK"/>
                <w:color w:val="000000"/>
                <w:sz w:val="32"/>
                <w:szCs w:val="32"/>
              </w:rPr>
              <w:t xml:space="preserve">                </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p>
        </w:tc>
        <w:tc>
          <w:tcPr>
            <w:tcW w:w="3437" w:type="dxa"/>
          </w:tcPr>
          <w:p w:rsidR="00353396" w:rsidRPr="00C15636" w:rsidRDefault="00353396"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t xml:space="preserve">20. </w:t>
            </w:r>
            <w:r w:rsidRPr="00C15636">
              <w:rPr>
                <w:rFonts w:ascii="TH SarabunPSK" w:eastAsia="Times New Roman" w:hAnsi="TH SarabunPSK" w:cs="TH SarabunPSK"/>
                <w:b/>
                <w:bCs/>
                <w:color w:val="000000"/>
                <w:sz w:val="32"/>
                <w:szCs w:val="32"/>
                <w:cs/>
              </w:rPr>
              <w:t xml:space="preserve">มีการใช้ </w:t>
            </w:r>
            <w:r w:rsidRPr="00C15636">
              <w:rPr>
                <w:rFonts w:ascii="TH SarabunPSK" w:eastAsia="Times New Roman" w:hAnsi="TH SarabunPSK" w:cs="TH SarabunPSK"/>
                <w:b/>
                <w:bCs/>
                <w:color w:val="000000"/>
                <w:sz w:val="32"/>
                <w:szCs w:val="32"/>
              </w:rPr>
              <w:t xml:space="preserve">Application </w:t>
            </w:r>
            <w:r w:rsidRPr="00C15636">
              <w:rPr>
                <w:rFonts w:ascii="TH SarabunPSK" w:eastAsia="Times New Roman" w:hAnsi="TH SarabunPSK" w:cs="TH SarabunPSK"/>
                <w:b/>
                <w:bCs/>
                <w:color w:val="000000"/>
                <w:sz w:val="32"/>
                <w:szCs w:val="32"/>
                <w:cs/>
              </w:rPr>
              <w:t xml:space="preserve">สำหรับ </w:t>
            </w:r>
            <w:r w:rsidRPr="00C15636">
              <w:rPr>
                <w:rFonts w:ascii="TH SarabunPSK" w:eastAsia="Times New Roman" w:hAnsi="TH SarabunPSK" w:cs="TH SarabunPSK"/>
                <w:b/>
                <w:bCs/>
                <w:color w:val="000000"/>
                <w:sz w:val="32"/>
                <w:szCs w:val="32"/>
              </w:rPr>
              <w:t xml:space="preserve">PCC </w:t>
            </w:r>
            <w:r w:rsidRPr="00C15636">
              <w:rPr>
                <w:rFonts w:ascii="TH SarabunPSK" w:eastAsia="Times New Roman" w:hAnsi="TH SarabunPSK" w:cs="TH SarabunPSK"/>
                <w:b/>
                <w:bCs/>
                <w:color w:val="000000"/>
                <w:sz w:val="32"/>
                <w:szCs w:val="32"/>
                <w:cs/>
              </w:rPr>
              <w:t>ในหน่วยบริการปฐมภูมิ</w:t>
            </w:r>
          </w:p>
        </w:tc>
        <w:tc>
          <w:tcPr>
            <w:tcW w:w="2947"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t>ทีม</w:t>
            </w:r>
            <w:r w:rsidRPr="00C15636">
              <w:rPr>
                <w:rFonts w:ascii="TH SarabunPSK" w:eastAsia="Times New Roman" w:hAnsi="TH SarabunPSK" w:cs="TH SarabunPSK"/>
                <w:color w:val="000000"/>
                <w:sz w:val="32"/>
                <w:szCs w:val="32"/>
              </w:rPr>
              <w:t xml:space="preserve"> PCC </w:t>
            </w:r>
            <w:r w:rsidRPr="00C15636">
              <w:rPr>
                <w:rFonts w:ascii="TH SarabunPSK" w:eastAsia="Times New Roman" w:hAnsi="TH SarabunPSK" w:cs="TH SarabunPSK"/>
                <w:color w:val="000000"/>
                <w:sz w:val="32"/>
                <w:szCs w:val="32"/>
                <w:cs/>
              </w:rPr>
              <w:t xml:space="preserve">ทั้งหมด ที่ขึ้นทะเบียนคลินิกหมอครอบครัวตามเกณฑ์ของ สสป. ปี </w:t>
            </w:r>
            <w:r w:rsidRPr="00C15636">
              <w:rPr>
                <w:rFonts w:ascii="TH SarabunPSK" w:eastAsia="Times New Roman" w:hAnsi="TH SarabunPSK" w:cs="TH SarabunPSK"/>
                <w:color w:val="000000"/>
                <w:sz w:val="32"/>
                <w:szCs w:val="32"/>
              </w:rPr>
              <w:t xml:space="preserve">2562 </w:t>
            </w:r>
            <w:r w:rsidRPr="00C15636">
              <w:rPr>
                <w:rFonts w:ascii="TH SarabunPSK" w:eastAsia="Times New Roman" w:hAnsi="TH SarabunPSK" w:cs="TH SarabunPSK"/>
                <w:color w:val="000000"/>
                <w:sz w:val="32"/>
                <w:szCs w:val="32"/>
                <w:cs/>
              </w:rPr>
              <w:t xml:space="preserve">ใช้ </w:t>
            </w:r>
            <w:r w:rsidRPr="00C15636">
              <w:rPr>
                <w:rFonts w:ascii="TH SarabunPSK" w:eastAsia="Times New Roman" w:hAnsi="TH SarabunPSK" w:cs="TH SarabunPSK"/>
                <w:color w:val="000000"/>
                <w:sz w:val="32"/>
                <w:szCs w:val="32"/>
              </w:rPr>
              <w:t xml:space="preserve">app. PCC </w:t>
            </w:r>
            <w:r w:rsidRPr="00C15636">
              <w:rPr>
                <w:rFonts w:ascii="TH SarabunPSK" w:eastAsia="Times New Roman" w:hAnsi="TH SarabunPSK" w:cs="TH SarabunPSK"/>
                <w:color w:val="000000"/>
                <w:sz w:val="32"/>
                <w:szCs w:val="32"/>
                <w:cs/>
              </w:rPr>
              <w:t>ในการปฏิบัติงาน</w:t>
            </w:r>
            <w:r w:rsidRPr="00C15636">
              <w:rPr>
                <w:rFonts w:ascii="TH SarabunPSK" w:eastAsia="Times New Roman" w:hAnsi="TH SarabunPSK" w:cs="TH SarabunPSK"/>
                <w:color w:val="000000"/>
                <w:sz w:val="32"/>
                <w:szCs w:val="32"/>
              </w:rPr>
              <w:t xml:space="preserve"> </w:t>
            </w:r>
          </w:p>
        </w:tc>
      </w:tr>
      <w:tr w:rsidR="00353396" w:rsidRPr="00C15636" w:rsidTr="004B2A71">
        <w:tc>
          <w:tcPr>
            <w:tcW w:w="3192" w:type="dxa"/>
          </w:tcPr>
          <w:p w:rsidR="00353396" w:rsidRPr="00C15636" w:rsidRDefault="00353396" w:rsidP="004B2A71">
            <w:pPr>
              <w:rPr>
                <w:rFonts w:ascii="TH SarabunPSK" w:eastAsia="Times New Roman" w:hAnsi="TH SarabunPSK" w:cs="TH SarabunPSK"/>
                <w:color w:val="000000"/>
                <w:sz w:val="32"/>
                <w:szCs w:val="32"/>
              </w:rPr>
            </w:pPr>
            <w:r w:rsidRPr="00C15636">
              <w:rPr>
                <w:rFonts w:ascii="TH SarabunPSK" w:eastAsia="Times New Roman" w:hAnsi="TH SarabunPSK" w:cs="TH SarabunPSK"/>
                <w:b/>
                <w:bCs/>
                <w:color w:val="000000"/>
                <w:sz w:val="32"/>
                <w:szCs w:val="32"/>
                <w:u w:val="single"/>
                <w:cs/>
              </w:rPr>
              <w:t xml:space="preserve">แผนงานที่ </w:t>
            </w:r>
            <w:r w:rsidRPr="00C15636">
              <w:rPr>
                <w:rFonts w:ascii="TH SarabunPSK" w:eastAsia="Times New Roman" w:hAnsi="TH SarabunPSK" w:cs="TH SarabunPSK"/>
                <w:b/>
                <w:bCs/>
                <w:color w:val="000000"/>
                <w:sz w:val="32"/>
                <w:szCs w:val="32"/>
                <w:u w:val="single"/>
              </w:rPr>
              <w:t>1</w:t>
            </w:r>
            <w:r w:rsidRPr="00C15636">
              <w:rPr>
                <w:rFonts w:ascii="TH SarabunPSK" w:eastAsia="Times New Roman" w:hAnsi="TH SarabunPSK" w:cs="TH SarabunPSK"/>
                <w:b/>
                <w:bCs/>
                <w:color w:val="000000"/>
                <w:sz w:val="32"/>
                <w:szCs w:val="32"/>
              </w:rPr>
              <w:t xml:space="preserve">3 </w:t>
            </w:r>
            <w:r w:rsidRPr="00C15636">
              <w:rPr>
                <w:rFonts w:ascii="TH SarabunPSK" w:eastAsia="Times New Roman" w:hAnsi="TH SarabunPSK" w:cs="TH SarabunPSK"/>
                <w:color w:val="000000"/>
                <w:sz w:val="32"/>
                <w:szCs w:val="32"/>
                <w:cs/>
              </w:rPr>
              <w:t>การบริหารจัดการ</w:t>
            </w:r>
            <w:r w:rsidRPr="00C15636">
              <w:rPr>
                <w:rFonts w:ascii="TH SarabunPSK" w:eastAsia="Times New Roman" w:hAnsi="TH SarabunPSK" w:cs="TH SarabunPSK"/>
                <w:color w:val="000000"/>
                <w:sz w:val="32"/>
                <w:szCs w:val="32"/>
                <w:cs/>
              </w:rPr>
              <w:lastRenderedPageBreak/>
              <w:t>ด้านการเงินการคลังสุขภาพ</w:t>
            </w:r>
          </w:p>
        </w:tc>
        <w:tc>
          <w:tcPr>
            <w:tcW w:w="3437" w:type="dxa"/>
          </w:tcPr>
          <w:p w:rsidR="00353396" w:rsidRPr="00C15636" w:rsidRDefault="00353396" w:rsidP="004B2A71">
            <w:pPr>
              <w:rPr>
                <w:rFonts w:ascii="TH SarabunPSK" w:eastAsia="Times New Roman" w:hAnsi="TH SarabunPSK" w:cs="TH SarabunPSK"/>
                <w:b/>
                <w:bCs/>
                <w:color w:val="000000"/>
                <w:sz w:val="32"/>
                <w:szCs w:val="32"/>
              </w:rPr>
            </w:pPr>
            <w:r w:rsidRPr="00C15636">
              <w:rPr>
                <w:rFonts w:ascii="TH SarabunPSK" w:eastAsia="Times New Roman" w:hAnsi="TH SarabunPSK" w:cs="TH SarabunPSK"/>
                <w:b/>
                <w:bCs/>
                <w:color w:val="000000"/>
                <w:sz w:val="32"/>
                <w:szCs w:val="32"/>
              </w:rPr>
              <w:lastRenderedPageBreak/>
              <w:t xml:space="preserve">21. </w:t>
            </w:r>
            <w:r w:rsidRPr="00C15636">
              <w:rPr>
                <w:rFonts w:ascii="TH SarabunPSK" w:eastAsia="Times New Roman" w:hAnsi="TH SarabunPSK" w:cs="TH SarabunPSK"/>
                <w:b/>
                <w:bCs/>
                <w:color w:val="000000"/>
                <w:sz w:val="32"/>
                <w:szCs w:val="32"/>
                <w:cs/>
              </w:rPr>
              <w:t>ร้อยละของหน่วยบริการที่ประสบ</w:t>
            </w:r>
            <w:r w:rsidRPr="00C15636">
              <w:rPr>
                <w:rFonts w:ascii="TH SarabunPSK" w:eastAsia="Times New Roman" w:hAnsi="TH SarabunPSK" w:cs="TH SarabunPSK"/>
                <w:b/>
                <w:bCs/>
                <w:color w:val="000000"/>
                <w:sz w:val="32"/>
                <w:szCs w:val="32"/>
                <w:cs/>
              </w:rPr>
              <w:lastRenderedPageBreak/>
              <w:t>ภาวะวิกฤติทางการเงิน</w:t>
            </w:r>
          </w:p>
        </w:tc>
        <w:tc>
          <w:tcPr>
            <w:tcW w:w="2947" w:type="dxa"/>
          </w:tcPr>
          <w:p w:rsidR="00353396" w:rsidRPr="00C15636" w:rsidRDefault="00353396" w:rsidP="004B2A71">
            <w:pPr>
              <w:jc w:val="center"/>
              <w:rPr>
                <w:rFonts w:ascii="TH SarabunPSK" w:eastAsia="Times New Roman" w:hAnsi="TH SarabunPSK" w:cs="TH SarabunPSK"/>
                <w:color w:val="000000"/>
                <w:sz w:val="32"/>
                <w:szCs w:val="32"/>
              </w:rPr>
            </w:pPr>
            <w:r w:rsidRPr="00C15636">
              <w:rPr>
                <w:rFonts w:ascii="TH SarabunPSK" w:eastAsia="Times New Roman" w:hAnsi="TH SarabunPSK" w:cs="TH SarabunPSK"/>
                <w:color w:val="000000"/>
                <w:sz w:val="32"/>
                <w:szCs w:val="32"/>
                <w:cs/>
              </w:rPr>
              <w:lastRenderedPageBreak/>
              <w:t xml:space="preserve">ไม่เกินร้อยละ </w:t>
            </w:r>
            <w:r w:rsidRPr="00C15636">
              <w:rPr>
                <w:rFonts w:ascii="TH SarabunPSK" w:eastAsia="Times New Roman" w:hAnsi="TH SarabunPSK" w:cs="TH SarabunPSK"/>
                <w:color w:val="000000"/>
                <w:sz w:val="32"/>
                <w:szCs w:val="32"/>
              </w:rPr>
              <w:t>4</w:t>
            </w:r>
          </w:p>
        </w:tc>
      </w:tr>
    </w:tbl>
    <w:p w:rsidR="00353396" w:rsidRDefault="00353396" w:rsidP="00441AD7">
      <w:pPr>
        <w:spacing w:after="0"/>
        <w:rPr>
          <w:rFonts w:ascii="TH SarabunPSK" w:hAnsi="TH SarabunPSK" w:cs="TH SarabunPSK"/>
          <w:b/>
          <w:bCs/>
          <w:sz w:val="40"/>
          <w:szCs w:val="40"/>
        </w:rPr>
      </w:pPr>
    </w:p>
    <w:p w:rsidR="000E4143" w:rsidRDefault="000E4143" w:rsidP="00441AD7">
      <w:pPr>
        <w:spacing w:after="0"/>
        <w:rPr>
          <w:rFonts w:ascii="TH SarabunPSK" w:hAnsi="TH SarabunPSK" w:cs="TH SarabunPSK"/>
          <w:b/>
          <w:bCs/>
          <w:sz w:val="40"/>
          <w:szCs w:val="40"/>
        </w:rPr>
      </w:pPr>
    </w:p>
    <w:tbl>
      <w:tblPr>
        <w:tblW w:w="102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89"/>
        <w:gridCol w:w="7801"/>
      </w:tblGrid>
      <w:tr w:rsidR="004B2A71" w:rsidRPr="008B2C22"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rPr>
            </w:pPr>
            <w:r w:rsidRPr="008B2C22">
              <w:rPr>
                <w:rFonts w:ascii="TH SarabunPSK" w:hAnsi="TH SarabunPSK" w:cs="TH SarabunPSK"/>
                <w:b/>
                <w:bCs/>
                <w:color w:val="FF0000"/>
                <w:sz w:val="32"/>
                <w:szCs w:val="32"/>
                <w:cs/>
              </w:rPr>
              <w:t>หมวด</w:t>
            </w:r>
          </w:p>
        </w:tc>
        <w:tc>
          <w:tcPr>
            <w:tcW w:w="7801"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rPr>
              <w:t xml:space="preserve">Promotion, Prevention &amp; Protection Excellence </w:t>
            </w:r>
          </w:p>
          <w:p w:rsidR="004B2A71" w:rsidRPr="008B2C22" w:rsidRDefault="004B2A71" w:rsidP="004B2A71">
            <w:pPr>
              <w:contextualSpacing/>
              <w:jc w:val="thaiDistribute"/>
              <w:rPr>
                <w:rFonts w:ascii="TH SarabunPSK" w:hAnsi="TH SarabunPSK" w:cs="TH SarabunPSK"/>
                <w:b/>
                <w:bCs/>
                <w:color w:val="FF0000"/>
                <w:sz w:val="32"/>
                <w:szCs w:val="32"/>
              </w:rPr>
            </w:pPr>
            <w:r w:rsidRPr="008B2C22">
              <w:rPr>
                <w:rFonts w:ascii="TH SarabunPSK" w:hAnsi="TH SarabunPSK" w:cs="TH SarabunPSK"/>
                <w:b/>
                <w:bCs/>
                <w:color w:val="FF0000"/>
                <w:sz w:val="32"/>
                <w:szCs w:val="32"/>
              </w:rPr>
              <w:t>(</w:t>
            </w:r>
            <w:r w:rsidRPr="008B2C22">
              <w:rPr>
                <w:rFonts w:ascii="TH SarabunPSK" w:hAnsi="TH SarabunPSK" w:cs="TH SarabunPSK"/>
                <w:b/>
                <w:bCs/>
                <w:color w:val="FF0000"/>
                <w:sz w:val="32"/>
                <w:szCs w:val="32"/>
                <w:cs/>
              </w:rPr>
              <w:t>ยุทธศาสตร์ด้านส่งเสริมสุขภาพ ป้องกันโรค และคุ้มครองผู้บริโภคเป็นเลิศ)</w:t>
            </w:r>
          </w:p>
        </w:tc>
      </w:tr>
      <w:tr w:rsidR="004B2A71" w:rsidRPr="008B2C22"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แผนที่</w:t>
            </w:r>
          </w:p>
        </w:tc>
        <w:tc>
          <w:tcPr>
            <w:tcW w:w="7801"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1. การพัฒนาคุณภาพชีวิตคนไทยทุกกลุ่มวัย (ด้านสุขภาพ)</w:t>
            </w:r>
          </w:p>
        </w:tc>
      </w:tr>
      <w:tr w:rsidR="004B2A71" w:rsidRPr="008B2C22"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โครงการที่</w:t>
            </w:r>
          </w:p>
        </w:tc>
        <w:tc>
          <w:tcPr>
            <w:tcW w:w="7801"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1. โครงการพัฒนาและสร้างเสริมศักยภาพคนไทยกลุ่มสตรีและเด็กปฐมวัย</w:t>
            </w:r>
          </w:p>
        </w:tc>
      </w:tr>
      <w:tr w:rsidR="004B2A71" w:rsidRPr="008B2C22"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ระดับการแสดงผล</w:t>
            </w:r>
          </w:p>
        </w:tc>
        <w:tc>
          <w:tcPr>
            <w:tcW w:w="7801"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ประเทศ</w:t>
            </w:r>
          </w:p>
        </w:tc>
      </w:tr>
      <w:tr w:rsidR="004B2A71" w:rsidRPr="008B2C22"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rPr>
                <w:rFonts w:ascii="TH SarabunPSK" w:hAnsi="TH SarabunPSK" w:cs="TH SarabunPSK"/>
                <w:b/>
                <w:bCs/>
                <w:color w:val="FF0000"/>
                <w:sz w:val="32"/>
                <w:szCs w:val="32"/>
              </w:rPr>
            </w:pPr>
            <w:r w:rsidRPr="008B2C22">
              <w:rPr>
                <w:rFonts w:ascii="TH SarabunPSK" w:hAnsi="TH SarabunPSK" w:cs="TH SarabunPSK"/>
                <w:b/>
                <w:bCs/>
                <w:color w:val="FF0000"/>
                <w:sz w:val="32"/>
                <w:szCs w:val="32"/>
                <w:cs/>
              </w:rPr>
              <w:t>ชื่อตัวชี้วัด</w:t>
            </w:r>
          </w:p>
        </w:tc>
        <w:tc>
          <w:tcPr>
            <w:tcW w:w="7801" w:type="dxa"/>
            <w:tcBorders>
              <w:top w:val="single" w:sz="4" w:space="0" w:color="auto"/>
              <w:left w:val="single" w:sz="4" w:space="0" w:color="auto"/>
              <w:bottom w:val="single" w:sz="4" w:space="0" w:color="auto"/>
              <w:right w:val="single" w:sz="4" w:space="0" w:color="auto"/>
            </w:tcBorders>
            <w:hideMark/>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1. อัตราส่วนการตายมารดา</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คำนิยาม</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thaiDistribute"/>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t xml:space="preserve">- </w:t>
            </w:r>
            <w:r w:rsidRPr="00FC6D9B">
              <w:rPr>
                <w:rFonts w:ascii="TH SarabunPSK" w:hAnsi="TH SarabunPSK" w:cs="TH SarabunPSK"/>
                <w:b/>
                <w:bCs/>
                <w:color w:val="000000" w:themeColor="text1"/>
                <w:spacing w:val="-4"/>
                <w:sz w:val="32"/>
                <w:szCs w:val="32"/>
                <w:cs/>
              </w:rPr>
              <w:t xml:space="preserve">การตายมารดา </w:t>
            </w:r>
            <w:r w:rsidRPr="00FC6D9B">
              <w:rPr>
                <w:rFonts w:ascii="TH SarabunPSK" w:hAnsi="TH SarabunPSK" w:cs="TH SarabunPSK"/>
                <w:color w:val="000000" w:themeColor="text1"/>
                <w:spacing w:val="-4"/>
                <w:sz w:val="32"/>
                <w:szCs w:val="32"/>
                <w:cs/>
              </w:rPr>
              <w:t>หมายถึง การตายของมารดาไทยตั้งแต่ขณะตั้งครรภ์ คลอดและหลังคลอด ภายใน 42 วัน ไม่ว่าอายุครรภ์จะเป็นเท่าใดหรือการตั้งครรภ์ที่ตำแหน่งใด จากสาเหตุที่เกี่ยวข้องหรือก่อให้เกิดความรุนแรงขึ้น จากการตั้งครรภ์และหรือการดูแลรักษาขณะตั้งครรภ์ และคลอด แต่ไม่ใช่จากอุบัติเหตุต่อการเกิดมีชีพแสนคน</w:t>
            </w:r>
          </w:p>
          <w:p w:rsidR="004B2A71" w:rsidRPr="00FC6D9B" w:rsidRDefault="004B2A71" w:rsidP="004B2A71">
            <w:pPr>
              <w:contextualSpacing/>
              <w:jc w:val="thaiDistribute"/>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t xml:space="preserve">- </w:t>
            </w:r>
            <w:r w:rsidRPr="00FC6D9B">
              <w:rPr>
                <w:rFonts w:ascii="TH SarabunPSK" w:hAnsi="TH SarabunPSK" w:cs="TH SarabunPSK"/>
                <w:b/>
                <w:bCs/>
                <w:color w:val="000000" w:themeColor="text1"/>
                <w:spacing w:val="-4"/>
                <w:sz w:val="32"/>
                <w:szCs w:val="32"/>
                <w:cs/>
              </w:rPr>
              <w:t xml:space="preserve">การเยี่ยมเสริมพลัง  </w:t>
            </w:r>
            <w:r w:rsidRPr="00FC6D9B">
              <w:rPr>
                <w:rFonts w:ascii="TH SarabunPSK" w:hAnsi="TH SarabunPSK" w:cs="TH SarabunPSK"/>
                <w:color w:val="000000" w:themeColor="text1"/>
                <w:spacing w:val="-4"/>
                <w:sz w:val="32"/>
                <w:szCs w:val="32"/>
                <w:cs/>
              </w:rPr>
              <w:t>เป็นการเสริมพลังใจพลังความคิดให้ผู้บริหาร  ผู้ให้บริการ ตลอดจนภาคีเครือข่าย ให้ใช้ศักยภาพของตัวเองและทีมงานอย่างเต็มกำลังในการดำเนินงานพัฒนาระบบบริการอนามัยแม่และเด็กให้ได้ตามมาตรฐานสอดคล้องตามบริบท  เช่น การเสริมพลังในการนิเทศติดตาม การไปเยี่ยมหน้างาน  การประเมินมาตรฐานอนามัยแม่และเด็กเพื่อการพัฒนา</w:t>
            </w:r>
          </w:p>
        </w:tc>
      </w:tr>
      <w:tr w:rsidR="004B2A71" w:rsidRPr="00FC6D9B" w:rsidTr="004B2A71">
        <w:tc>
          <w:tcPr>
            <w:tcW w:w="10290" w:type="dxa"/>
            <w:gridSpan w:val="2"/>
            <w:tcBorders>
              <w:top w:val="single" w:sz="4" w:space="0" w:color="auto"/>
              <w:left w:val="single" w:sz="4" w:space="0" w:color="auto"/>
              <w:bottom w:val="single" w:sz="4" w:space="0" w:color="auto"/>
              <w:right w:val="single" w:sz="4" w:space="0" w:color="auto"/>
            </w:tcBorders>
            <w:hideMark/>
          </w:tcPr>
          <w:tbl>
            <w:tblPr>
              <w:tblpPr w:leftFromText="180" w:rightFromText="180" w:bottomFromText="160" w:vertAnchor="text" w:horzAnchor="page" w:tblpX="1981" w:tblpY="5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05"/>
              <w:gridCol w:w="2410"/>
              <w:gridCol w:w="2410"/>
            </w:tblGrid>
            <w:tr w:rsidR="004B2A71" w:rsidRPr="00FC6D9B" w:rsidTr="004B2A71">
              <w:tc>
                <w:tcPr>
                  <w:tcW w:w="2405"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ปีงบประมาณ 2562</w:t>
                  </w:r>
                </w:p>
              </w:tc>
              <w:tc>
                <w:tcPr>
                  <w:tcW w:w="241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ปีงบประมาณ 2563</w:t>
                  </w:r>
                </w:p>
              </w:tc>
              <w:tc>
                <w:tcPr>
                  <w:tcW w:w="241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ปีงบประมาณ 2564</w:t>
                  </w:r>
                </w:p>
              </w:tc>
            </w:tr>
            <w:tr w:rsidR="004B2A71" w:rsidRPr="00FC6D9B" w:rsidTr="004B2A71">
              <w:tc>
                <w:tcPr>
                  <w:tcW w:w="2405"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ไม่เกิน 15 ต่อการเกิดมีชีพแสนคน</w:t>
                  </w:r>
                </w:p>
              </w:tc>
            </w:tr>
          </w:tbl>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เกณฑ์เป้าหมาย</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1.</w:t>
            </w:r>
            <w:r w:rsidRPr="00FC6D9B">
              <w:rPr>
                <w:rFonts w:ascii="TH SarabunPSK" w:hAnsi="TH SarabunPSK" w:cs="TH SarabunPSK"/>
                <w:color w:val="000000" w:themeColor="text1"/>
                <w:spacing w:val="-4"/>
                <w:sz w:val="32"/>
                <w:szCs w:val="32"/>
                <w:cs/>
              </w:rPr>
              <w:t>พัฒนาระบบบริการของสถานบริการสาธารณสุขทุกระดับให้ได้มาตรฐานอนามัยแม่และเด็กคุณภาพ</w:t>
            </w:r>
          </w:p>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2.</w:t>
            </w:r>
            <w:r w:rsidRPr="00FC6D9B">
              <w:rPr>
                <w:rFonts w:ascii="TH SarabunPSK" w:hAnsi="TH SarabunPSK" w:cs="TH SarabunPSK"/>
                <w:color w:val="000000" w:themeColor="text1"/>
                <w:spacing w:val="-4"/>
                <w:sz w:val="32"/>
                <w:szCs w:val="32"/>
                <w:cs/>
              </w:rPr>
              <w:t>เฝ้าระวังหญิงช่วงตั้งครรภ์ คลอด และหลังคลอดเพื่อลดการตายของมารดาจากการตั้งครรภ์และการคลอดอย่างมีประสิทธิภาพ</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4"/>
                <w:sz w:val="32"/>
                <w:szCs w:val="32"/>
              </w:rPr>
              <w:t>3.</w:t>
            </w:r>
            <w:r w:rsidRPr="00FC6D9B">
              <w:rPr>
                <w:rFonts w:ascii="TH SarabunPSK" w:hAnsi="TH SarabunPSK" w:cs="TH SarabunPSK"/>
                <w:color w:val="000000" w:themeColor="text1"/>
                <w:spacing w:val="-4"/>
                <w:sz w:val="32"/>
                <w:szCs w:val="32"/>
                <w:cs/>
              </w:rPr>
              <w:t>จัดระบบการส่งต่อหญิงตั้งครรภ์ภาวะฉุกเฉินอย่างมีประสิทธิภาพ</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ประชากรกลุ่มเป้าหมาย</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หญิงตั้งครรภ์ คลอด และหลังคลอดภายใน 42 วัน</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วิธีการจัดเก็บข้อมูล</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tabs>
                <w:tab w:val="left" w:pos="24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w:t>
            </w:r>
            <w:r w:rsidRPr="00FC6D9B">
              <w:rPr>
                <w:rFonts w:ascii="TH SarabunPSK" w:hAnsi="TH SarabunPSK" w:cs="TH SarabunPSK"/>
                <w:color w:val="000000" w:themeColor="text1"/>
                <w:sz w:val="32"/>
                <w:szCs w:val="32"/>
                <w:cs/>
              </w:rPr>
              <w:tab/>
              <w:t xml:space="preserve">สถานบริการสาธารณสุขแจ้งข้อมูลการตายมารดาแก่สำนักงานสาธารณสุขจังหวัด ภายใน </w:t>
            </w:r>
            <w:r w:rsidRPr="00FC6D9B">
              <w:rPr>
                <w:rFonts w:ascii="TH SarabunPSK" w:hAnsi="TH SarabunPSK" w:cs="TH SarabunPSK"/>
                <w:color w:val="000000" w:themeColor="text1"/>
                <w:sz w:val="32"/>
                <w:szCs w:val="32"/>
                <w:cs/>
              </w:rPr>
              <w:lastRenderedPageBreak/>
              <w:t>24 ชั่วโมง</w:t>
            </w:r>
          </w:p>
          <w:p w:rsidR="004B2A71" w:rsidRPr="00FC6D9B" w:rsidRDefault="004B2A71" w:rsidP="004B2A71">
            <w:pPr>
              <w:tabs>
                <w:tab w:val="left" w:pos="24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w:t>
            </w:r>
            <w:r w:rsidRPr="00FC6D9B">
              <w:rPr>
                <w:rFonts w:ascii="TH SarabunPSK" w:hAnsi="TH SarabunPSK" w:cs="TH SarabunPSK"/>
                <w:color w:val="000000" w:themeColor="text1"/>
                <w:sz w:val="32"/>
                <w:szCs w:val="32"/>
                <w:cs/>
              </w:rPr>
              <w:tab/>
              <w:t>สำนักงานสาธารณสุขจังหวัดรายงานการตายมารดาแก่ศูนย์อนามัยและกรมอนามัย</w:t>
            </w:r>
          </w:p>
          <w:p w:rsidR="004B2A71" w:rsidRPr="00FC6D9B" w:rsidRDefault="004B2A71" w:rsidP="004B2A71">
            <w:pPr>
              <w:tabs>
                <w:tab w:val="left" w:pos="24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w:t>
            </w:r>
            <w:r w:rsidRPr="00FC6D9B">
              <w:rPr>
                <w:rFonts w:ascii="TH SarabunPSK" w:hAnsi="TH SarabunPSK" w:cs="TH SarabunPSK"/>
                <w:color w:val="000000" w:themeColor="text1"/>
                <w:sz w:val="32"/>
                <w:szCs w:val="32"/>
                <w:cs/>
              </w:rPr>
              <w:tab/>
              <w:t xml:space="preserve">สถานบริการสาธารณสุขส่งแบบสอบสวนการตายมาดา (ก1หรือ </w:t>
            </w:r>
            <w:r w:rsidRPr="00FC6D9B">
              <w:rPr>
                <w:rFonts w:ascii="TH SarabunPSK" w:hAnsi="TH SarabunPSK" w:cs="TH SarabunPSK"/>
                <w:color w:val="000000" w:themeColor="text1"/>
                <w:sz w:val="32"/>
                <w:szCs w:val="32"/>
              </w:rPr>
              <w:t xml:space="preserve">CE) </w:t>
            </w:r>
            <w:r w:rsidRPr="00FC6D9B">
              <w:rPr>
                <w:rFonts w:ascii="TH SarabunPSK" w:hAnsi="TH SarabunPSK" w:cs="TH SarabunPSK"/>
                <w:color w:val="000000" w:themeColor="text1"/>
                <w:sz w:val="32"/>
                <w:szCs w:val="32"/>
                <w:cs/>
              </w:rPr>
              <w:t xml:space="preserve">แก่สำนักงานสาธารณสุขจังหวัดภายใน </w:t>
            </w:r>
            <w:r w:rsidRPr="00FC6D9B">
              <w:rPr>
                <w:rFonts w:ascii="TH SarabunPSK" w:hAnsi="TH SarabunPSK" w:cs="TH SarabunPSK"/>
                <w:color w:val="000000" w:themeColor="text1"/>
                <w:sz w:val="32"/>
                <w:szCs w:val="32"/>
              </w:rPr>
              <w:t>15</w:t>
            </w:r>
            <w:r w:rsidRPr="00FC6D9B">
              <w:rPr>
                <w:rFonts w:ascii="TH SarabunPSK" w:hAnsi="TH SarabunPSK" w:cs="TH SarabunPSK"/>
                <w:color w:val="000000" w:themeColor="text1"/>
                <w:sz w:val="32"/>
                <w:szCs w:val="32"/>
                <w:cs/>
              </w:rPr>
              <w:t xml:space="preserve"> วัน</w:t>
            </w:r>
          </w:p>
          <w:p w:rsidR="004B2A71" w:rsidRPr="00FC6D9B" w:rsidRDefault="004B2A71" w:rsidP="004B2A71">
            <w:pPr>
              <w:tabs>
                <w:tab w:val="left" w:pos="24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4.</w:t>
            </w:r>
            <w:r w:rsidRPr="00FC6D9B">
              <w:rPr>
                <w:rFonts w:ascii="TH SarabunPSK" w:hAnsi="TH SarabunPSK" w:cs="TH SarabunPSK"/>
                <w:color w:val="000000" w:themeColor="text1"/>
                <w:sz w:val="32"/>
                <w:szCs w:val="32"/>
                <w:cs/>
              </w:rPr>
              <w:tab/>
              <w:t xml:space="preserve">ศูนย์อนามัยรายงานการตายมารดา (รายงานการ </w:t>
            </w:r>
            <w:r w:rsidRPr="00FC6D9B">
              <w:rPr>
                <w:rFonts w:ascii="TH SarabunPSK" w:hAnsi="TH SarabunPSK" w:cs="TH SarabunPSK"/>
                <w:color w:val="000000" w:themeColor="text1"/>
                <w:sz w:val="32"/>
                <w:szCs w:val="32"/>
              </w:rPr>
              <w:t xml:space="preserve">Conference Case </w:t>
            </w:r>
            <w:r w:rsidRPr="00FC6D9B">
              <w:rPr>
                <w:rFonts w:ascii="TH SarabunPSK" w:hAnsi="TH SarabunPSK" w:cs="TH SarabunPSK"/>
                <w:color w:val="000000" w:themeColor="text1"/>
                <w:sz w:val="32"/>
                <w:szCs w:val="32"/>
                <w:cs/>
              </w:rPr>
              <w:t xml:space="preserve">มารดาตายของ   </w:t>
            </w:r>
            <w:r w:rsidRPr="00FC6D9B">
              <w:rPr>
                <w:rFonts w:ascii="TH SarabunPSK" w:hAnsi="TH SarabunPSK" w:cs="TH SarabunPSK"/>
                <w:color w:val="000000" w:themeColor="text1"/>
                <w:sz w:val="32"/>
                <w:szCs w:val="32"/>
              </w:rPr>
              <w:t xml:space="preserve">MCH board) </w:t>
            </w:r>
            <w:r w:rsidRPr="00FC6D9B">
              <w:rPr>
                <w:rFonts w:ascii="TH SarabunPSK" w:hAnsi="TH SarabunPSK" w:cs="TH SarabunPSK"/>
                <w:color w:val="000000" w:themeColor="text1"/>
                <w:sz w:val="32"/>
                <w:szCs w:val="32"/>
                <w:cs/>
              </w:rPr>
              <w:t>ต่อกรมอนามัยภายใน 30 วัน</w:t>
            </w:r>
          </w:p>
          <w:p w:rsidR="004B2A71" w:rsidRDefault="004B2A71" w:rsidP="004B2A71">
            <w:pPr>
              <w:tabs>
                <w:tab w:val="left" w:pos="244"/>
              </w:tabs>
              <w:contextualSpacing/>
              <w:rPr>
                <w:rFonts w:ascii="TH SarabunPSK" w:hAnsi="TH SarabunPSK" w:cs="TH SarabunPSK"/>
                <w:color w:val="000000" w:themeColor="text1"/>
                <w:sz w:val="32"/>
                <w:szCs w:val="32"/>
              </w:rPr>
            </w:pPr>
          </w:p>
          <w:p w:rsidR="004B2A71" w:rsidRPr="00FC6D9B" w:rsidRDefault="004B2A71" w:rsidP="004B2A71">
            <w:pPr>
              <w:tabs>
                <w:tab w:val="left" w:pos="244"/>
              </w:tabs>
              <w:contextualSpacing/>
              <w:rPr>
                <w:rFonts w:ascii="TH SarabunPSK" w:hAnsi="TH SarabunPSK" w:cs="TH SarabunPSK"/>
                <w:color w:val="000000" w:themeColor="text1"/>
                <w:sz w:val="32"/>
                <w:szCs w:val="32"/>
              </w:rPr>
            </w:pPr>
          </w:p>
          <w:p w:rsidR="004B2A71" w:rsidRPr="00FC6D9B" w:rsidRDefault="004B2A71" w:rsidP="004B2A71">
            <w:pPr>
              <w:tabs>
                <w:tab w:val="left" w:pos="244"/>
              </w:tabs>
              <w:contextualSpacing/>
              <w:rPr>
                <w:rFonts w:ascii="TH SarabunPSK" w:hAnsi="TH SarabunPSK" w:cs="TH SarabunPSK"/>
                <w:color w:val="000000" w:themeColor="text1"/>
                <w:sz w:val="32"/>
                <w:szCs w:val="32"/>
              </w:rPr>
            </w:pP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แหล่งข้อมูล</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หน่วยบริการสาธารณสุขทุกระดับ</w:t>
            </w:r>
          </w:p>
          <w:p w:rsidR="004B2A71" w:rsidRPr="00FC6D9B" w:rsidRDefault="004B2A71" w:rsidP="004B2A71">
            <w:pPr>
              <w:contextualSpacing/>
              <w:jc w:val="thaiDistribute"/>
              <w:rPr>
                <w:rFonts w:ascii="TH SarabunPSK" w:hAnsi="TH SarabunPSK" w:cs="TH SarabunPSK"/>
                <w:color w:val="000000" w:themeColor="text1"/>
                <w:sz w:val="32"/>
                <w:szCs w:val="32"/>
              </w:rPr>
            </w:pP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จำนวนมารดาตายระหว่างตั้งครรภ์  คลอด และหลังคลอดภายใน 42 วัน ทุกสาเหตุ ยกเว้นอุบัติเหตุ ในช่วงเวลาที่กำหนด</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2</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B =</w:t>
            </w:r>
            <w:r w:rsidRPr="00FC6D9B">
              <w:rPr>
                <w:rFonts w:ascii="TH SarabunPSK" w:hAnsi="TH SarabunPSK" w:cs="TH SarabunPSK"/>
                <w:color w:val="000000" w:themeColor="text1"/>
                <w:sz w:val="32"/>
                <w:szCs w:val="32"/>
                <w:cs/>
              </w:rPr>
              <w:t xml:space="preserve"> จำนวนการเกิดมีชีพทั้งหมดในช่วงเวลาเดียวกัน</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 (A/B)  x 100,000</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ระยะเวลาประเมินผล</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ไตรมาส 1</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2</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3 และ 4</w:t>
            </w:r>
          </w:p>
        </w:tc>
      </w:tr>
      <w:tr w:rsidR="004B2A71" w:rsidRPr="00FC6D9B" w:rsidTr="004B2A71">
        <w:trPr>
          <w:trHeight w:val="1333"/>
        </w:trPr>
        <w:tc>
          <w:tcPr>
            <w:tcW w:w="10290" w:type="dxa"/>
            <w:gridSpan w:val="2"/>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r w:rsidRPr="00FC6D9B">
              <w:rPr>
                <w:rFonts w:ascii="TH SarabunPSK" w:hAnsi="TH SarabunPSK" w:cs="TH SarabunPSK"/>
                <w:b/>
                <w:bCs/>
                <w:color w:val="000000" w:themeColor="text1"/>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4"/>
              <w:gridCol w:w="2494"/>
              <w:gridCol w:w="2494"/>
              <w:gridCol w:w="2494"/>
            </w:tblGrid>
            <w:tr w:rsidR="004B2A71" w:rsidRPr="00FC6D9B" w:rsidTr="004B2A71">
              <w:trPr>
                <w:trHeight w:val="427"/>
              </w:trPr>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408"/>
              </w:trPr>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ไม่เกิน 17 ต่อ</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การเกิดมีชีพแสนคน</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2563</w:t>
            </w:r>
            <w:r w:rsidRPr="00FC6D9B">
              <w:rPr>
                <w:rFonts w:ascii="TH SarabunPSK" w:hAnsi="TH SarabunPSK" w:cs="TH SarabunPSK"/>
                <w:b/>
                <w:bCs/>
                <w:color w:val="000000" w:themeColor="text1"/>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4"/>
              <w:gridCol w:w="2494"/>
              <w:gridCol w:w="2494"/>
              <w:gridCol w:w="2494"/>
            </w:tblGrid>
            <w:tr w:rsidR="004B2A71" w:rsidRPr="00FC6D9B" w:rsidTr="004B2A71">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ไม่เกิน </w:t>
                  </w:r>
                  <w:r w:rsidRPr="00FC6D9B">
                    <w:rPr>
                      <w:rFonts w:ascii="TH SarabunPSK" w:hAnsi="TH SarabunPSK" w:cs="TH SarabunPSK"/>
                      <w:color w:val="000000" w:themeColor="text1"/>
                      <w:sz w:val="32"/>
                      <w:szCs w:val="32"/>
                    </w:rPr>
                    <w:t>17</w:t>
                  </w:r>
                  <w:r w:rsidRPr="00FC6D9B">
                    <w:rPr>
                      <w:rFonts w:ascii="TH SarabunPSK" w:hAnsi="TH SarabunPSK" w:cs="TH SarabunPSK"/>
                      <w:color w:val="000000" w:themeColor="text1"/>
                      <w:sz w:val="32"/>
                      <w:szCs w:val="32"/>
                      <w:cs/>
                    </w:rPr>
                    <w:t xml:space="preserve"> ต่อ</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การเกิดมีชีพแสนคน</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r w:rsidRPr="00FC6D9B">
              <w:rPr>
                <w:rFonts w:ascii="TH SarabunPSK" w:hAnsi="TH SarabunPSK" w:cs="TH SarabunPSK"/>
                <w:b/>
                <w:bCs/>
                <w:color w:val="000000" w:themeColor="text1"/>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4"/>
              <w:gridCol w:w="2494"/>
              <w:gridCol w:w="2494"/>
              <w:gridCol w:w="2494"/>
            </w:tblGrid>
            <w:tr w:rsidR="004B2A71" w:rsidRPr="00FC6D9B" w:rsidTr="004B2A71">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lastRenderedPageBreak/>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ไม่เกิน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5 ต่อ</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การเกิดมีชีพแสนคน</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วิธีการประเมินผล </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เปรียบเทียบผลการดำเนินงานกับค่าเป้าหมาย </w:t>
            </w:r>
          </w:p>
        </w:tc>
      </w:tr>
      <w:tr w:rsidR="004B2A71" w:rsidRPr="00FC6D9B" w:rsidTr="004B2A71">
        <w:trPr>
          <w:trHeight w:val="794"/>
        </w:trPr>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เอกสารสนับสนุน</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tabs>
                <w:tab w:val="left" w:pos="276"/>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แบบรายงานการตายมารดา </w:t>
            </w:r>
            <w:r w:rsidRPr="00FC6D9B">
              <w:rPr>
                <w:rFonts w:ascii="TH SarabunPSK" w:hAnsi="TH SarabunPSK" w:cs="TH SarabunPSK"/>
                <w:color w:val="000000" w:themeColor="text1"/>
                <w:sz w:val="32"/>
                <w:szCs w:val="32"/>
              </w:rPr>
              <w:t xml:space="preserve">CE, </w:t>
            </w:r>
            <w:r w:rsidRPr="00FC6D9B">
              <w:rPr>
                <w:rFonts w:ascii="TH SarabunPSK" w:hAnsi="TH SarabunPSK" w:cs="TH SarabunPSK"/>
                <w:color w:val="000000" w:themeColor="text1"/>
                <w:sz w:val="32"/>
                <w:szCs w:val="32"/>
                <w:cs/>
              </w:rPr>
              <w:t>หรือแบบรายงาน ก1</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หรือแบบสอบสวนการตายมารดา (อื่นๆถ้ามี)</w:t>
            </w:r>
          </w:p>
          <w:p w:rsidR="004B2A71" w:rsidRPr="00FC6D9B" w:rsidRDefault="004B2A71" w:rsidP="004B2A71">
            <w:pPr>
              <w:tabs>
                <w:tab w:val="left" w:pos="276"/>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มาตรฐานบริการอนามัยแม่และเด็กคุณภาพ (</w:t>
            </w:r>
            <w:r w:rsidRPr="00FC6D9B">
              <w:rPr>
                <w:rFonts w:ascii="TH SarabunPSK" w:hAnsi="TH SarabunPSK" w:cs="TH SarabunPSK"/>
                <w:color w:val="000000" w:themeColor="text1"/>
                <w:sz w:val="32"/>
                <w:szCs w:val="32"/>
              </w:rPr>
              <w:t>Safe Mother hood and Baby  Friendly  hospital)</w:t>
            </w:r>
          </w:p>
        </w:tc>
      </w:tr>
      <w:tr w:rsidR="004B2A71" w:rsidRPr="00FC6D9B" w:rsidTr="004B2A71">
        <w:trPr>
          <w:trHeight w:val="1673"/>
        </w:trPr>
        <w:tc>
          <w:tcPr>
            <w:tcW w:w="248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108"/>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รายละเอียด</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ข้อมูลพื้นฐาน</w:t>
            </w:r>
          </w:p>
          <w:p w:rsidR="004B2A71" w:rsidRPr="00FC6D9B" w:rsidRDefault="004B2A71" w:rsidP="004B2A71">
            <w:pPr>
              <w:contextualSpacing/>
              <w:rPr>
                <w:rFonts w:ascii="TH SarabunPSK" w:hAnsi="TH SarabunPSK" w:cs="TH SarabunPSK"/>
                <w:b/>
                <w:bCs/>
                <w:color w:val="000000" w:themeColor="text1"/>
                <w:sz w:val="32"/>
                <w:szCs w:val="32"/>
              </w:rPr>
            </w:pPr>
          </w:p>
        </w:tc>
        <w:tc>
          <w:tcPr>
            <w:tcW w:w="7801" w:type="dxa"/>
            <w:tcBorders>
              <w:top w:val="single" w:sz="4" w:space="0" w:color="auto"/>
              <w:left w:val="single" w:sz="4" w:space="0" w:color="auto"/>
              <w:bottom w:val="single" w:sz="4" w:space="0" w:color="auto"/>
              <w:right w:val="single" w:sz="4" w:space="0" w:color="auto"/>
            </w:tcBorders>
            <w:hideMark/>
          </w:tcPr>
          <w:tbl>
            <w:tblPr>
              <w:tblW w:w="736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3"/>
              <w:gridCol w:w="1982"/>
              <w:gridCol w:w="1079"/>
              <w:gridCol w:w="1004"/>
              <w:gridCol w:w="1032"/>
              <w:gridCol w:w="795"/>
            </w:tblGrid>
            <w:tr w:rsidR="004B2A71" w:rsidRPr="00FC6D9B" w:rsidTr="004B2A71">
              <w:trPr>
                <w:trHeight w:val="247"/>
              </w:trPr>
              <w:tc>
                <w:tcPr>
                  <w:tcW w:w="1473" w:type="dxa"/>
                  <w:vMerge w:val="restart"/>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Baseline data</w:t>
                  </w:r>
                </w:p>
              </w:tc>
              <w:tc>
                <w:tcPr>
                  <w:tcW w:w="1984" w:type="dxa"/>
                  <w:vMerge w:val="restart"/>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หน่วยวัด</w:t>
                  </w:r>
                </w:p>
              </w:tc>
              <w:tc>
                <w:tcPr>
                  <w:tcW w:w="3914" w:type="dxa"/>
                  <w:gridSpan w:val="4"/>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trHeight w:val="259"/>
              </w:trPr>
              <w:tc>
                <w:tcPr>
                  <w:tcW w:w="1473"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b/>
                      <w:bCs/>
                      <w:color w:val="000000" w:themeColor="text1"/>
                      <w:sz w:val="32"/>
                      <w:szCs w:val="32"/>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b/>
                      <w:bCs/>
                      <w:color w:val="000000" w:themeColor="text1"/>
                      <w:sz w:val="32"/>
                      <w:szCs w:val="32"/>
                    </w:rPr>
                  </w:pPr>
                </w:p>
              </w:tc>
              <w:tc>
                <w:tcPr>
                  <w:tcW w:w="108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2557</w:t>
                  </w:r>
                </w:p>
              </w:tc>
              <w:tc>
                <w:tcPr>
                  <w:tcW w:w="1005"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2558</w:t>
                  </w:r>
                </w:p>
              </w:tc>
              <w:tc>
                <w:tcPr>
                  <w:tcW w:w="1033"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796"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r>
            <w:tr w:rsidR="004B2A71" w:rsidRPr="00FC6D9B" w:rsidTr="004B2A71">
              <w:trPr>
                <w:trHeight w:val="730"/>
              </w:trPr>
              <w:tc>
                <w:tcPr>
                  <w:tcW w:w="1473"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อัตราส่วนการตายมารดา</w:t>
                  </w:r>
                </w:p>
              </w:tc>
              <w:tc>
                <w:tcPr>
                  <w:tcW w:w="1984"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อัตราส่วนการตายต่อการเกิดมีชีพแสนราย</w:t>
                  </w:r>
                </w:p>
              </w:tc>
              <w:tc>
                <w:tcPr>
                  <w:tcW w:w="1080"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23.3</w:t>
                  </w:r>
                </w:p>
              </w:tc>
              <w:tc>
                <w:tcPr>
                  <w:tcW w:w="1005"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24.6</w:t>
                  </w:r>
                </w:p>
              </w:tc>
              <w:tc>
                <w:tcPr>
                  <w:tcW w:w="1033"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26.6</w:t>
                  </w:r>
                </w:p>
              </w:tc>
              <w:tc>
                <w:tcPr>
                  <w:tcW w:w="796"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18.4</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ผู้ให้ข้อมูลทางวิชาการ/ผู้ประสานงานตัวชี้วัด</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พญ.พิมลพรรณ  ต่างวิวัฒน์  โทรศัพท์ 0 2590 4435   โทรศัพท์มือถือ 08 1292 3849                                               นางนงลักษณ์  รุ่งทรัพย์สิน   โทรศัพท์ 0 2590 4425   โทรศัพท์มือถือ 08 4681 9667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0 2590 4427     </w:t>
            </w:r>
            <w:r w:rsidRPr="00FC6D9B">
              <w:rPr>
                <w:rFonts w:ascii="TH SarabunPSK" w:hAnsi="TH SarabunPSK" w:cs="TH SarabunPSK"/>
                <w:color w:val="000000" w:themeColor="text1"/>
                <w:sz w:val="32"/>
                <w:szCs w:val="32"/>
              </w:rPr>
              <w:t xml:space="preserve">  E-mail: noi_55@hotmail.com</w:t>
            </w:r>
          </w:p>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หน่วยงานประมวลผล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และจัดทำข้อมูล</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สำนักส่งเสริมสุขภาพ  กรมอนามัย</w:t>
            </w:r>
          </w:p>
        </w:tc>
      </w:tr>
      <w:tr w:rsidR="004B2A71" w:rsidRPr="00FC6D9B" w:rsidTr="004B2A71">
        <w:tc>
          <w:tcPr>
            <w:tcW w:w="2489"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80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นางวรรณชนก  ลิ้มจำรูญ    โทรศัพท์ 0 2590 4438    โทรศัพท์มือถือ 08 6546 5561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0 2590 4427   </w:t>
            </w:r>
            <w:r w:rsidRPr="00FC6D9B">
              <w:rPr>
                <w:rFonts w:ascii="TH SarabunPSK" w:hAnsi="TH SarabunPSK" w:cs="TH SarabunPSK"/>
                <w:color w:val="000000" w:themeColor="text1"/>
                <w:sz w:val="32"/>
                <w:szCs w:val="32"/>
              </w:rPr>
              <w:t xml:space="preserve">   E-mail: loogjun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ph@hotmail.com</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tabs>
          <w:tab w:val="left" w:pos="5586"/>
        </w:tabs>
        <w:contextualSpacing/>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53"/>
        <w:gridCol w:w="7795"/>
        <w:gridCol w:w="17"/>
      </w:tblGrid>
      <w:tr w:rsidR="004B2A71" w:rsidRPr="00FC6D9B" w:rsidTr="004B2A71">
        <w:trPr>
          <w:gridAfter w:val="1"/>
          <w:wAfter w:w="16" w:type="dxa"/>
          <w:trHeight w:val="766"/>
        </w:trPr>
        <w:tc>
          <w:tcPr>
            <w:tcW w:w="2553"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jc w:val="thaiDistribute"/>
              <w:rPr>
                <w:rFonts w:ascii="TH SarabunPSK" w:hAnsi="TH SarabunPSK" w:cs="TH SarabunPSK"/>
                <w:b/>
                <w:bCs/>
                <w:color w:val="FF0000"/>
                <w:sz w:val="32"/>
                <w:szCs w:val="32"/>
              </w:rPr>
            </w:pPr>
            <w:r w:rsidRPr="008B2C22">
              <w:rPr>
                <w:rFonts w:ascii="TH SarabunPSK" w:hAnsi="TH SarabunPSK" w:cs="TH SarabunPSK"/>
                <w:b/>
                <w:bCs/>
                <w:color w:val="FF0000"/>
                <w:sz w:val="32"/>
                <w:szCs w:val="32"/>
              </w:rPr>
              <w:t xml:space="preserve">Promotion &amp; Prevention Excellence </w:t>
            </w:r>
          </w:p>
          <w:p w:rsidR="004B2A71" w:rsidRPr="008B2C22" w:rsidRDefault="004B2A71" w:rsidP="004B2A71">
            <w:pPr>
              <w:contextualSpacing/>
              <w:jc w:val="thaiDistribute"/>
              <w:rPr>
                <w:rFonts w:ascii="TH SarabunPSK" w:hAnsi="TH SarabunPSK" w:cs="TH SarabunPSK"/>
                <w:b/>
                <w:bCs/>
                <w:color w:val="FF0000"/>
                <w:sz w:val="32"/>
                <w:szCs w:val="32"/>
              </w:rPr>
            </w:pPr>
            <w:r w:rsidRPr="008B2C22">
              <w:rPr>
                <w:rFonts w:ascii="TH SarabunPSK" w:hAnsi="TH SarabunPSK" w:cs="TH SarabunPSK"/>
                <w:b/>
                <w:bCs/>
                <w:color w:val="FF0000"/>
                <w:sz w:val="32"/>
                <w:szCs w:val="32"/>
              </w:rPr>
              <w:t>(</w:t>
            </w:r>
            <w:r w:rsidRPr="008B2C22">
              <w:rPr>
                <w:rFonts w:ascii="TH SarabunPSK" w:hAnsi="TH SarabunPSK" w:cs="TH SarabunPSK"/>
                <w:b/>
                <w:bCs/>
                <w:color w:val="FF0000"/>
                <w:sz w:val="32"/>
                <w:szCs w:val="32"/>
                <w:cs/>
              </w:rPr>
              <w:t>ยุทธศาสตร์ด้านส่งเสริมสุขภาพ ป้องกันโรคและคุ้มครองผู้บริโภคเป็นเลิศ)</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1. การพัฒนาคุณภาพชีวิตคนไทยทุกกลุ่มวัย (ด้านสุขภาพ)</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jc w:val="thaiDistribute"/>
              <w:rPr>
                <w:rFonts w:ascii="TH SarabunPSK" w:hAnsi="TH SarabunPSK" w:cs="TH SarabunPSK"/>
                <w:b/>
                <w:bCs/>
                <w:color w:val="FF0000"/>
                <w:sz w:val="32"/>
                <w:szCs w:val="32"/>
              </w:rPr>
            </w:pPr>
            <w:r w:rsidRPr="008B2C22">
              <w:rPr>
                <w:rFonts w:ascii="TH SarabunPSK" w:hAnsi="TH SarabunPSK" w:cs="TH SarabunPSK"/>
                <w:b/>
                <w:bCs/>
                <w:color w:val="FF0000"/>
                <w:sz w:val="32"/>
                <w:szCs w:val="32"/>
                <w:cs/>
              </w:rPr>
              <w:t>1. โครงการพัฒนาและสร้างเสริมศักยภาพคนไทยกลุ่มสตรีและเด็กปฐมวัย</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jc w:val="thaiDistribute"/>
              <w:rPr>
                <w:rFonts w:ascii="TH SarabunPSK" w:hAnsi="TH SarabunPSK" w:cs="TH SarabunPSK"/>
                <w:b/>
                <w:bCs/>
                <w:color w:val="FF0000"/>
                <w:sz w:val="32"/>
                <w:szCs w:val="32"/>
              </w:rPr>
            </w:pPr>
            <w:r w:rsidRPr="008B2C22">
              <w:rPr>
                <w:rFonts w:ascii="TH SarabunPSK" w:hAnsi="TH SarabunPSK" w:cs="TH SarabunPSK"/>
                <w:b/>
                <w:bCs/>
                <w:color w:val="FF0000"/>
                <w:sz w:val="32"/>
                <w:szCs w:val="32"/>
                <w:cs/>
              </w:rPr>
              <w:t>จังหวัด/เขต/ประเทศ</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rsidR="004B2A71" w:rsidRPr="008B2C22" w:rsidRDefault="004B2A71" w:rsidP="004B2A71">
            <w:pPr>
              <w:contextualSpacing/>
              <w:jc w:val="thaiDistribute"/>
              <w:rPr>
                <w:rFonts w:ascii="TH SarabunPSK" w:hAnsi="TH SarabunPSK" w:cs="TH SarabunPSK"/>
                <w:b/>
                <w:bCs/>
                <w:color w:val="FF0000"/>
                <w:sz w:val="32"/>
                <w:szCs w:val="32"/>
                <w:cs/>
              </w:rPr>
            </w:pPr>
            <w:r w:rsidRPr="008B2C22">
              <w:rPr>
                <w:rFonts w:ascii="TH SarabunPSK" w:hAnsi="TH SarabunPSK" w:cs="TH SarabunPSK"/>
                <w:b/>
                <w:bCs/>
                <w:color w:val="FF0000"/>
                <w:sz w:val="32"/>
                <w:szCs w:val="32"/>
                <w:cs/>
              </w:rPr>
              <w:t>2.ระดับความสำเร็จของพัฒนาการเด็กตามเกณฑ์มาตรฐาน</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shd w:val="clear" w:color="auto" w:fill="auto"/>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ชื่อตัวชี้วัด </w:t>
            </w:r>
            <w:r w:rsidRPr="00FC6D9B">
              <w:rPr>
                <w:rFonts w:ascii="TH SarabunPSK" w:hAnsi="TH SarabunPSK" w:cs="TH SarabunPSK"/>
                <w:b/>
                <w:bCs/>
                <w:color w:val="000000" w:themeColor="text1"/>
                <w:sz w:val="32"/>
                <w:szCs w:val="32"/>
              </w:rPr>
              <w:t>proxy</w:t>
            </w:r>
            <w:r w:rsidRPr="00FC6D9B">
              <w:rPr>
                <w:rFonts w:ascii="TH SarabunPSK" w:hAnsi="TH SarabunPSK" w:cs="TH SarabunPSK"/>
                <w:b/>
                <w:bCs/>
                <w:color w:val="000000" w:themeColor="text1"/>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 xml:space="preserve"> ร้อยละ </w:t>
            </w:r>
            <w:r w:rsidRPr="00FC6D9B">
              <w:rPr>
                <w:rFonts w:ascii="TH SarabunPSK" w:hAnsi="TH SarabunPSK" w:cs="TH SarabunPSK"/>
                <w:b/>
                <w:color w:val="000000" w:themeColor="text1"/>
                <w:sz w:val="32"/>
                <w:szCs w:val="32"/>
              </w:rPr>
              <w:t>90</w:t>
            </w:r>
            <w:r w:rsidRPr="00FC6D9B">
              <w:rPr>
                <w:rFonts w:ascii="TH SarabunPSK" w:hAnsi="TH SarabunPSK" w:cs="TH SarabunPSK"/>
                <w:b/>
                <w:color w:val="000000" w:themeColor="text1"/>
                <w:sz w:val="32"/>
                <w:szCs w:val="32"/>
                <w:cs/>
              </w:rPr>
              <w:t xml:space="preserve"> ของเด็กอายุ </w:t>
            </w:r>
            <w:r w:rsidRPr="00FC6D9B">
              <w:rPr>
                <w:rFonts w:ascii="TH SarabunPSK" w:hAnsi="TH SarabunPSK" w:cs="TH SarabunPSK"/>
                <w:b/>
                <w:color w:val="000000" w:themeColor="text1"/>
                <w:sz w:val="32"/>
                <w:szCs w:val="32"/>
              </w:rPr>
              <w:t>0-5</w:t>
            </w:r>
            <w:r w:rsidRPr="00FC6D9B">
              <w:rPr>
                <w:rFonts w:ascii="TH SarabunPSK" w:hAnsi="TH SarabunPSK" w:cs="TH SarabunPSK"/>
                <w:b/>
                <w:color w:val="000000" w:themeColor="text1"/>
                <w:sz w:val="32"/>
                <w:szCs w:val="32"/>
                <w:cs/>
              </w:rPr>
              <w:t xml:space="preserve"> ปี ได้รับการคัดกรองพัฒนาการ </w:t>
            </w:r>
          </w:p>
          <w:p w:rsidR="004B2A71" w:rsidRPr="00FC6D9B" w:rsidRDefault="004B2A71" w:rsidP="004B2A71">
            <w:pPr>
              <w:contextualSpacing/>
              <w:jc w:val="thaiDistribute"/>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 xml:space="preserve"> ร้อยละ </w:t>
            </w:r>
            <w:r w:rsidRPr="00FC6D9B">
              <w:rPr>
                <w:rFonts w:ascii="TH SarabunPSK" w:hAnsi="TH SarabunPSK" w:cs="TH SarabunPSK"/>
                <w:b/>
                <w:color w:val="000000" w:themeColor="text1"/>
                <w:sz w:val="32"/>
                <w:szCs w:val="32"/>
              </w:rPr>
              <w:t>20</w:t>
            </w:r>
            <w:r w:rsidRPr="00FC6D9B">
              <w:rPr>
                <w:rFonts w:ascii="TH SarabunPSK" w:hAnsi="TH SarabunPSK" w:cs="TH SarabunPSK"/>
                <w:b/>
                <w:color w:val="000000" w:themeColor="text1"/>
                <w:sz w:val="32"/>
                <w:szCs w:val="32"/>
                <w:cs/>
              </w:rPr>
              <w:t xml:space="preserve"> ของเด็กอายุ </w:t>
            </w:r>
            <w:r w:rsidRPr="00FC6D9B">
              <w:rPr>
                <w:rFonts w:ascii="TH SarabunPSK" w:hAnsi="TH SarabunPSK" w:cs="TH SarabunPSK"/>
                <w:b/>
                <w:color w:val="000000" w:themeColor="text1"/>
                <w:sz w:val="32"/>
                <w:szCs w:val="32"/>
              </w:rPr>
              <w:t>0-5</w:t>
            </w:r>
            <w:r w:rsidRPr="00FC6D9B">
              <w:rPr>
                <w:rFonts w:ascii="TH SarabunPSK" w:hAnsi="TH SarabunPSK" w:cs="TH SarabunPSK"/>
                <w:b/>
                <w:color w:val="000000" w:themeColor="text1"/>
                <w:sz w:val="32"/>
                <w:szCs w:val="32"/>
                <w:cs/>
              </w:rPr>
              <w:t xml:space="preserve"> ปี ที่ได้รับการคัดกรองพัฒนาการ พบสงสัยล่าช้า</w:t>
            </w:r>
          </w:p>
          <w:p w:rsidR="004B2A71" w:rsidRPr="00FC6D9B" w:rsidRDefault="004B2A71" w:rsidP="004B2A71">
            <w:pPr>
              <w:contextualSpacing/>
              <w:jc w:val="thaiDistribute"/>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    - </w:t>
            </w:r>
            <w:r w:rsidRPr="00FC6D9B">
              <w:rPr>
                <w:rFonts w:ascii="TH SarabunPSK" w:hAnsi="TH SarabunPSK" w:cs="TH SarabunPSK"/>
                <w:b/>
                <w:color w:val="000000" w:themeColor="text1"/>
                <w:sz w:val="32"/>
                <w:szCs w:val="32"/>
                <w:cs/>
              </w:rPr>
              <w:t xml:space="preserve">ร้อยละ </w:t>
            </w:r>
            <w:r w:rsidRPr="00FC6D9B">
              <w:rPr>
                <w:rFonts w:ascii="TH SarabunPSK" w:hAnsi="TH SarabunPSK" w:cs="TH SarabunPSK"/>
                <w:b/>
                <w:color w:val="000000" w:themeColor="text1"/>
                <w:sz w:val="32"/>
                <w:szCs w:val="32"/>
              </w:rPr>
              <w:t>90</w:t>
            </w:r>
            <w:r w:rsidRPr="00FC6D9B">
              <w:rPr>
                <w:rFonts w:ascii="TH SarabunPSK" w:hAnsi="TH SarabunPSK" w:cs="TH SarabunPSK"/>
                <w:b/>
                <w:color w:val="000000" w:themeColor="text1"/>
                <w:sz w:val="32"/>
                <w:szCs w:val="32"/>
                <w:cs/>
              </w:rPr>
              <w:t xml:space="preserve"> ของเด็กอายุ </w:t>
            </w:r>
            <w:r w:rsidRPr="00FC6D9B">
              <w:rPr>
                <w:rFonts w:ascii="TH SarabunPSK" w:hAnsi="TH SarabunPSK" w:cs="TH SarabunPSK"/>
                <w:b/>
                <w:color w:val="000000" w:themeColor="text1"/>
                <w:sz w:val="32"/>
                <w:szCs w:val="32"/>
              </w:rPr>
              <w:t>0-5</w:t>
            </w:r>
            <w:r w:rsidRPr="00FC6D9B">
              <w:rPr>
                <w:rFonts w:ascii="TH SarabunPSK" w:hAnsi="TH SarabunPSK" w:cs="TH SarabunPSK"/>
                <w:b/>
                <w:color w:val="000000" w:themeColor="text1"/>
                <w:sz w:val="32"/>
                <w:szCs w:val="32"/>
                <w:cs/>
              </w:rPr>
              <w:t xml:space="preserve"> ปี ที่มีพัฒนาการสงสัยล่าช้าได้รับการติดตาม</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color w:val="000000" w:themeColor="text1"/>
                <w:sz w:val="32"/>
                <w:szCs w:val="32"/>
              </w:rPr>
              <w:t xml:space="preserve">    - </w:t>
            </w:r>
            <w:r w:rsidRPr="00FC6D9B">
              <w:rPr>
                <w:rFonts w:ascii="TH SarabunPSK" w:hAnsi="TH SarabunPSK" w:cs="TH SarabunPSK"/>
                <w:b/>
                <w:color w:val="000000" w:themeColor="text1"/>
                <w:sz w:val="32"/>
                <w:szCs w:val="32"/>
                <w:cs/>
              </w:rPr>
              <w:t xml:space="preserve">ร้อยละ </w:t>
            </w:r>
            <w:r w:rsidRPr="00FC6D9B">
              <w:rPr>
                <w:rFonts w:ascii="TH SarabunPSK" w:hAnsi="TH SarabunPSK" w:cs="TH SarabunPSK"/>
                <w:b/>
                <w:color w:val="000000" w:themeColor="text1"/>
                <w:sz w:val="32"/>
                <w:szCs w:val="32"/>
              </w:rPr>
              <w:t xml:space="preserve">60 </w:t>
            </w:r>
            <w:r w:rsidRPr="00FC6D9B">
              <w:rPr>
                <w:rFonts w:ascii="TH SarabunPSK" w:hAnsi="TH SarabunPSK" w:cs="TH SarabunPSK"/>
                <w:b/>
                <w:color w:val="000000" w:themeColor="text1"/>
                <w:sz w:val="32"/>
                <w:szCs w:val="32"/>
                <w:cs/>
              </w:rPr>
              <w:t xml:space="preserve">ของเด็กพัฒนาการล่าช้าได้รับการกระตุ้นพัฒนาการด้วย </w:t>
            </w:r>
            <w:r w:rsidRPr="00FC6D9B">
              <w:rPr>
                <w:rFonts w:ascii="TH SarabunPSK" w:hAnsi="TH SarabunPSK" w:cs="TH SarabunPSK"/>
                <w:b/>
                <w:color w:val="000000" w:themeColor="text1"/>
                <w:sz w:val="32"/>
                <w:szCs w:val="32"/>
              </w:rPr>
              <w:t>TEDA4I</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174"/>
                <w:tab w:val="left" w:pos="1260"/>
                <w:tab w:val="left" w:pos="8460"/>
              </w:tabs>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เด็กอายุ 0 - 5 ปี </w:t>
            </w:r>
            <w:r w:rsidRPr="00FC6D9B">
              <w:rPr>
                <w:rFonts w:ascii="TH SarabunPSK" w:hAnsi="TH SarabunPSK" w:cs="TH SarabunPSK"/>
                <w:b/>
                <w:bCs/>
                <w:color w:val="000000" w:themeColor="text1"/>
                <w:sz w:val="32"/>
                <w:szCs w:val="32"/>
                <w:cs/>
              </w:rPr>
              <w:t>หมายถึง</w:t>
            </w:r>
            <w:r w:rsidRPr="00FC6D9B">
              <w:rPr>
                <w:rFonts w:ascii="TH SarabunPSK" w:hAnsi="TH SarabunPSK" w:cs="TH SarabunPSK"/>
                <w:color w:val="000000" w:themeColor="text1"/>
                <w:sz w:val="32"/>
                <w:szCs w:val="32"/>
                <w:cs/>
              </w:rPr>
              <w:t xml:space="preserve"> เด็กแรกเกิด จนถึงอายุ 5 ปี </w:t>
            </w:r>
            <w:r w:rsidRPr="00FC6D9B">
              <w:rPr>
                <w:rFonts w:ascii="TH SarabunPSK" w:hAnsi="TH SarabunPSK" w:cs="TH SarabunPSK"/>
                <w:color w:val="000000" w:themeColor="text1"/>
                <w:sz w:val="32"/>
                <w:szCs w:val="32"/>
              </w:rPr>
              <w:t xml:space="preserve">11 </w:t>
            </w:r>
            <w:r w:rsidRPr="00FC6D9B">
              <w:rPr>
                <w:rFonts w:ascii="TH SarabunPSK" w:hAnsi="TH SarabunPSK" w:cs="TH SarabunPSK"/>
                <w:color w:val="000000" w:themeColor="text1"/>
                <w:sz w:val="32"/>
                <w:szCs w:val="32"/>
                <w:cs/>
              </w:rPr>
              <w:t>เดือน 29 วัน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u w:val="single"/>
                <w:cs/>
              </w:rPr>
              <w:t>การคัดกรองพัฒนาการ</w:t>
            </w:r>
            <w:r w:rsidRPr="00FC6D9B">
              <w:rPr>
                <w:rFonts w:ascii="TH SarabunPSK" w:hAnsi="TH SarabunPSK" w:cs="TH SarabunPSK"/>
                <w:b/>
                <w:bCs/>
                <w:color w:val="000000" w:themeColor="text1"/>
                <w:sz w:val="32"/>
                <w:szCs w:val="32"/>
                <w:cs/>
              </w:rPr>
              <w:t>หมายถึง</w:t>
            </w:r>
            <w:r w:rsidRPr="00FC6D9B">
              <w:rPr>
                <w:rFonts w:ascii="TH SarabunPSK" w:hAnsi="TH SarabunPSK" w:cs="TH SarabunPSK"/>
                <w:color w:val="000000" w:themeColor="text1"/>
                <w:sz w:val="32"/>
                <w:szCs w:val="32"/>
                <w:cs/>
              </w:rPr>
              <w:t xml:space="preserve"> ความครอบคลุมของการคัดกรองเด็กอายุ 9</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18</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30 และ42 เดือน ณ ช่วงเวลาที่มีการคัดกรองโดยเป็นเด็กในพื้นที่ (</w:t>
            </w:r>
            <w:r w:rsidRPr="00FC6D9B">
              <w:rPr>
                <w:rFonts w:ascii="TH SarabunPSK" w:hAnsi="TH SarabunPSK" w:cs="TH SarabunPSK"/>
                <w:color w:val="000000" w:themeColor="text1"/>
                <w:sz w:val="32"/>
                <w:szCs w:val="32"/>
              </w:rPr>
              <w:t xml:space="preserve">Type1: </w:t>
            </w:r>
            <w:r w:rsidRPr="00FC6D9B">
              <w:rPr>
                <w:rFonts w:ascii="TH SarabunPSK" w:hAnsi="TH SarabunPSK" w:cs="TH SarabunPSK"/>
                <w:color w:val="000000" w:themeColor="text1"/>
                <w:sz w:val="32"/>
                <w:szCs w:val="32"/>
                <w:cs/>
              </w:rPr>
              <w:t>มีชื่ออยู่ในทะเบียนบ้าน ตัวอยู่จริงและ</w:t>
            </w:r>
            <w:r w:rsidRPr="00FC6D9B">
              <w:rPr>
                <w:rFonts w:ascii="TH SarabunPSK" w:hAnsi="TH SarabunPSK" w:cs="TH SarabunPSK"/>
                <w:color w:val="000000" w:themeColor="text1"/>
                <w:sz w:val="32"/>
                <w:szCs w:val="32"/>
              </w:rPr>
              <w:t xml:space="preserve"> Type3 : </w:t>
            </w:r>
            <w:r w:rsidRPr="00FC6D9B">
              <w:rPr>
                <w:rFonts w:ascii="TH SarabunPSK" w:hAnsi="TH SarabunPSK" w:cs="TH SarabunPSK"/>
                <w:color w:val="000000" w:themeColor="text1"/>
                <w:sz w:val="32"/>
                <w:szCs w:val="32"/>
                <w:cs/>
              </w:rPr>
              <w:t>ที่อาศัยอยู่ในเขต แต่ทะเบียนบ้านอยู่นอกเขต)</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u w:val="single"/>
                <w:cs/>
              </w:rPr>
              <w:t>พัฒนาการสงสัยล่าช้า</w:t>
            </w:r>
            <w:r w:rsidRPr="00FC6D9B">
              <w:rPr>
                <w:rFonts w:ascii="TH SarabunPSK" w:hAnsi="TH SarabunPSK" w:cs="TH SarabunPSK"/>
                <w:b/>
                <w:bCs/>
                <w:color w:val="000000" w:themeColor="text1"/>
                <w:sz w:val="32"/>
                <w:szCs w:val="32"/>
                <w:cs/>
              </w:rPr>
              <w:t>หมายถึง</w:t>
            </w:r>
            <w:r w:rsidRPr="00FC6D9B">
              <w:rPr>
                <w:rFonts w:ascii="TH SarabunPSK" w:hAnsi="TH SarabunPSK" w:cs="TH SarabunPSK"/>
                <w:color w:val="000000" w:themeColor="text1"/>
                <w:sz w:val="32"/>
                <w:szCs w:val="32"/>
                <w:cs/>
              </w:rPr>
              <w:t xml:space="preserve"> เด็กที่ได้รับตรวจคัดกรองพัฒนาการโดยใช้คู่มือเฝ้าระวังและส่งเสริมพัฒนาการเด็กปฐมวัย(</w:t>
            </w:r>
            <w:r w:rsidRPr="00FC6D9B">
              <w:rPr>
                <w:rFonts w:ascii="TH SarabunPSK" w:hAnsi="TH SarabunPSK" w:cs="TH SarabunPSK"/>
                <w:color w:val="000000" w:themeColor="text1"/>
                <w:sz w:val="32"/>
                <w:szCs w:val="32"/>
              </w:rPr>
              <w:t>DSPM</w:t>
            </w:r>
            <w:r w:rsidRPr="00FC6D9B">
              <w:rPr>
                <w:rFonts w:ascii="TH SarabunPSK" w:hAnsi="TH SarabunPSK" w:cs="TH SarabunPSK"/>
                <w:color w:val="000000" w:themeColor="text1"/>
                <w:sz w:val="32"/>
                <w:szCs w:val="32"/>
                <w:cs/>
              </w:rPr>
              <w:t>)และ ผลการตรวจคัดกรองพัฒนาการตามอายุของเด็กในการประเมินพัฒนาการครั้งแรกผ่านไม่ครบ</w:t>
            </w:r>
            <w:r w:rsidRPr="00FC6D9B">
              <w:rPr>
                <w:rFonts w:ascii="TH SarabunPSK" w:hAnsi="TH SarabunPSK" w:cs="TH SarabunPSK"/>
                <w:color w:val="000000" w:themeColor="text1"/>
                <w:sz w:val="32"/>
                <w:szCs w:val="32"/>
              </w:rPr>
              <w:t xml:space="preserve"> 5</w:t>
            </w:r>
            <w:r w:rsidRPr="00FC6D9B">
              <w:rPr>
                <w:rFonts w:ascii="TH SarabunPSK" w:hAnsi="TH SarabunPSK" w:cs="TH SarabunPSK"/>
                <w:color w:val="000000" w:themeColor="text1"/>
                <w:sz w:val="32"/>
                <w:szCs w:val="32"/>
                <w:cs/>
              </w:rPr>
              <w:t xml:space="preserve"> ด้าน ทั้งเด็กที่ต้องแนะนำให้พ่อแม่ ผู้ปกครอง ส่งเสริมพัฒนาการตามวัย </w:t>
            </w:r>
            <w:r w:rsidRPr="00FC6D9B">
              <w:rPr>
                <w:rFonts w:ascii="TH SarabunPSK" w:hAnsi="TH SarabunPSK" w:cs="TH SarabunPSK"/>
                <w:color w:val="000000" w:themeColor="text1"/>
                <w:sz w:val="32"/>
                <w:szCs w:val="32"/>
              </w:rPr>
              <w:t xml:space="preserve">30 </w:t>
            </w:r>
            <w:r w:rsidRPr="00FC6D9B">
              <w:rPr>
                <w:rFonts w:ascii="TH SarabunPSK" w:hAnsi="TH SarabunPSK" w:cs="TH SarabunPSK"/>
                <w:color w:val="000000" w:themeColor="text1"/>
                <w:sz w:val="32"/>
                <w:szCs w:val="32"/>
                <w:cs/>
              </w:rPr>
              <w:t>วัน (</w:t>
            </w:r>
            <w:r w:rsidRPr="00FC6D9B">
              <w:rPr>
                <w:rFonts w:ascii="TH SarabunPSK" w:hAnsi="TH SarabunPSK" w:cs="TH SarabunPSK"/>
                <w:color w:val="000000" w:themeColor="text1"/>
                <w:sz w:val="32"/>
                <w:szCs w:val="32"/>
              </w:rPr>
              <w:t>1B261</w:t>
            </w:r>
            <w:r w:rsidRPr="00FC6D9B">
              <w:rPr>
                <w:rFonts w:ascii="TH SarabunPSK" w:hAnsi="TH SarabunPSK" w:cs="TH SarabunPSK"/>
                <w:color w:val="000000" w:themeColor="text1"/>
                <w:sz w:val="32"/>
                <w:szCs w:val="32"/>
                <w:cs/>
              </w:rPr>
              <w:t>) รวมกับเด็กที่สงสัยล่าช้า ส่งต่อทันที (</w:t>
            </w:r>
            <w:r w:rsidRPr="00FC6D9B">
              <w:rPr>
                <w:rFonts w:ascii="TH SarabunPSK" w:hAnsi="TH SarabunPSK" w:cs="TH SarabunPSK"/>
                <w:color w:val="000000" w:themeColor="text1"/>
                <w:sz w:val="32"/>
                <w:szCs w:val="32"/>
              </w:rPr>
              <w:t xml:space="preserve">1B262: </w:t>
            </w:r>
            <w:r w:rsidRPr="00FC6D9B">
              <w:rPr>
                <w:rFonts w:ascii="TH SarabunPSK" w:hAnsi="TH SarabunPSK" w:cs="TH SarabunPSK"/>
                <w:color w:val="000000" w:themeColor="text1"/>
                <w:sz w:val="32"/>
                <w:szCs w:val="32"/>
                <w:cs/>
              </w:rPr>
              <w:t>เด็กที่พัฒนาการล่าช้า/ความผิดปกติอย่างชัดเจน)</w:t>
            </w:r>
          </w:p>
          <w:p w:rsidR="004B2A71" w:rsidRPr="00FC6D9B" w:rsidRDefault="004B2A71" w:rsidP="004B2A71">
            <w:pPr>
              <w:tabs>
                <w:tab w:val="left" w:pos="1080"/>
              </w:tabs>
              <w:contextualSpacing/>
              <w:rPr>
                <w:rFonts w:ascii="TH SarabunPSK" w:eastAsia="Cordia New" w:hAnsi="TH SarabunPSK" w:cs="TH SarabunPSK"/>
                <w:color w:val="000000" w:themeColor="text1"/>
                <w:sz w:val="32"/>
                <w:szCs w:val="32"/>
              </w:rPr>
            </w:pPr>
            <w:r w:rsidRPr="00FC6D9B">
              <w:rPr>
                <w:rFonts w:ascii="TH SarabunPSK" w:eastAsia="Cordia New" w:hAnsi="TH SarabunPSK" w:cs="TH SarabunPSK"/>
                <w:color w:val="000000" w:themeColor="text1"/>
                <w:sz w:val="32"/>
                <w:szCs w:val="32"/>
                <w:cs/>
              </w:rPr>
              <w:t xml:space="preserve">- </w:t>
            </w:r>
            <w:r w:rsidRPr="00FC6D9B">
              <w:rPr>
                <w:rFonts w:ascii="TH SarabunPSK" w:eastAsia="Cordia New" w:hAnsi="TH SarabunPSK" w:cs="TH SarabunPSK"/>
                <w:color w:val="000000" w:themeColor="text1"/>
                <w:sz w:val="32"/>
                <w:szCs w:val="32"/>
                <w:u w:val="single"/>
                <w:cs/>
              </w:rPr>
              <w:t>พัฒนาการสงสัยล่าช้าได้รับการติดตาม</w:t>
            </w:r>
            <w:r w:rsidRPr="00FC6D9B">
              <w:rPr>
                <w:rFonts w:ascii="TH SarabunPSK" w:eastAsia="Cordia New" w:hAnsi="TH SarabunPSK" w:cs="TH SarabunPSK"/>
                <w:b/>
                <w:bCs/>
                <w:color w:val="000000" w:themeColor="text1"/>
                <w:sz w:val="32"/>
                <w:szCs w:val="32"/>
                <w:cs/>
              </w:rPr>
              <w:t>หมายถึง</w:t>
            </w:r>
            <w:r w:rsidRPr="00FC6D9B">
              <w:rPr>
                <w:rFonts w:ascii="TH SarabunPSK" w:eastAsia="Cordia New" w:hAnsi="TH SarabunPSK" w:cs="TH SarabunPSK"/>
                <w:color w:val="000000" w:themeColor="text1"/>
                <w:sz w:val="32"/>
                <w:szCs w:val="32"/>
                <w:cs/>
              </w:rPr>
              <w:t xml:space="preserve"> เด็กที่ได้รับการ</w:t>
            </w:r>
            <w:r w:rsidRPr="00FC6D9B">
              <w:rPr>
                <w:rFonts w:ascii="TH SarabunPSK" w:hAnsi="TH SarabunPSK" w:cs="TH SarabunPSK"/>
                <w:color w:val="000000" w:themeColor="text1"/>
                <w:sz w:val="32"/>
                <w:szCs w:val="32"/>
                <w:cs/>
              </w:rPr>
              <w:t xml:space="preserve">ตรวจคัดกรองพัฒนาการตามอายุของเด็กในการประเมินพัฒนาการครั้งแรกผ่านไม่ครบ </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 ด้าน เฉพาะกลุ่มที่แนะนำให้พ่อแม่ ผู้ปกครอง ส่งเสริมพัฒนาการตามวัย </w:t>
            </w:r>
            <w:r w:rsidRPr="00FC6D9B">
              <w:rPr>
                <w:rFonts w:ascii="TH SarabunPSK" w:hAnsi="TH SarabunPSK" w:cs="TH SarabunPSK"/>
                <w:color w:val="000000" w:themeColor="text1"/>
                <w:sz w:val="32"/>
                <w:szCs w:val="32"/>
              </w:rPr>
              <w:t xml:space="preserve">30 </w:t>
            </w:r>
            <w:r w:rsidRPr="00FC6D9B">
              <w:rPr>
                <w:rFonts w:ascii="TH SarabunPSK" w:hAnsi="TH SarabunPSK" w:cs="TH SarabunPSK"/>
                <w:color w:val="000000" w:themeColor="text1"/>
                <w:sz w:val="32"/>
                <w:szCs w:val="32"/>
                <w:cs/>
              </w:rPr>
              <w:t>วัน (</w:t>
            </w:r>
            <w:r w:rsidRPr="00FC6D9B">
              <w:rPr>
                <w:rFonts w:ascii="TH SarabunPSK" w:hAnsi="TH SarabunPSK" w:cs="TH SarabunPSK"/>
                <w:color w:val="000000" w:themeColor="text1"/>
                <w:sz w:val="32"/>
                <w:szCs w:val="32"/>
              </w:rPr>
              <w:t>1B261</w:t>
            </w:r>
            <w:r w:rsidRPr="00FC6D9B">
              <w:rPr>
                <w:rFonts w:ascii="TH SarabunPSK" w:hAnsi="TH SarabunPSK" w:cs="TH SarabunPSK"/>
                <w:color w:val="000000" w:themeColor="text1"/>
                <w:sz w:val="32"/>
                <w:szCs w:val="32"/>
                <w:cs/>
              </w:rPr>
              <w:t>) แล้วติดตามกลับมาประเมินคัดกรองพัฒนาการครั้งที่ 2</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 xml:space="preserve">- </w:t>
            </w:r>
            <w:r w:rsidRPr="00FC6D9B">
              <w:rPr>
                <w:rFonts w:ascii="TH SarabunPSK" w:hAnsi="TH SarabunPSK" w:cs="TH SarabunPSK"/>
                <w:color w:val="000000" w:themeColor="text1"/>
                <w:sz w:val="32"/>
                <w:szCs w:val="32"/>
                <w:u w:val="single"/>
                <w:cs/>
              </w:rPr>
              <w:t>พัฒนาการสมวัย</w:t>
            </w:r>
            <w:r w:rsidRPr="00FC6D9B">
              <w:rPr>
                <w:rFonts w:ascii="TH SarabunPSK" w:hAnsi="TH SarabunPSK" w:cs="TH SarabunPSK"/>
                <w:b/>
                <w:bCs/>
                <w:color w:val="000000" w:themeColor="text1"/>
                <w:sz w:val="32"/>
                <w:szCs w:val="32"/>
                <w:cs/>
              </w:rPr>
              <w:t>หมายถึง</w:t>
            </w:r>
            <w:r w:rsidRPr="00FC6D9B">
              <w:rPr>
                <w:rFonts w:ascii="TH SarabunPSK" w:hAnsi="TH SarabunPSK" w:cs="TH SarabunPSK"/>
                <w:color w:val="000000" w:themeColor="text1"/>
                <w:sz w:val="32"/>
                <w:szCs w:val="32"/>
                <w:cs/>
              </w:rPr>
              <w:t xml:space="preserve"> เด็กที่ได้รับตรวจคัดกรองพัฒนาการโดยใช้คู่มือเฝ้าระวังและส่งเสริมพัฒนาการเด็กปฐมวัย(</w:t>
            </w:r>
            <w:r w:rsidRPr="00FC6D9B">
              <w:rPr>
                <w:rFonts w:ascii="TH SarabunPSK" w:hAnsi="TH SarabunPSK" w:cs="TH SarabunPSK"/>
                <w:color w:val="000000" w:themeColor="text1"/>
                <w:sz w:val="32"/>
                <w:szCs w:val="32"/>
              </w:rPr>
              <w:t>DSPM</w:t>
            </w:r>
            <w:r w:rsidRPr="00FC6D9B">
              <w:rPr>
                <w:rFonts w:ascii="TH SarabunPSK" w:hAnsi="TH SarabunPSK" w:cs="TH SarabunPSK"/>
                <w:color w:val="000000" w:themeColor="text1"/>
                <w:sz w:val="32"/>
                <w:szCs w:val="32"/>
                <w:cs/>
              </w:rPr>
              <w:t xml:space="preserve">) แล้วผลการตรวจคัดกรอง ผ่านครบ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w:t>
            </w:r>
            <w:r w:rsidRPr="00FC6D9B">
              <w:rPr>
                <w:rFonts w:ascii="TH SarabunPSK" w:hAnsi="TH SarabunPSK" w:cs="TH SarabunPSK"/>
                <w:color w:val="000000" w:themeColor="text1"/>
                <w:sz w:val="32"/>
                <w:szCs w:val="32"/>
              </w:rPr>
              <w:t xml:space="preserve"> 5</w:t>
            </w:r>
            <w:r w:rsidRPr="00FC6D9B">
              <w:rPr>
                <w:rFonts w:ascii="TH SarabunPSK" w:hAnsi="TH SarabunPSK" w:cs="TH SarabunPSK"/>
                <w:color w:val="000000" w:themeColor="text1"/>
                <w:sz w:val="32"/>
                <w:szCs w:val="32"/>
                <w:cs/>
              </w:rPr>
              <w:t xml:space="preserve"> ด้านภายใน 30 วัน(</w:t>
            </w:r>
            <w:r w:rsidRPr="00FC6D9B">
              <w:rPr>
                <w:rFonts w:ascii="TH SarabunPSK" w:hAnsi="TH SarabunPSK" w:cs="TH SarabunPSK"/>
                <w:color w:val="000000" w:themeColor="text1"/>
                <w:sz w:val="32"/>
                <w:szCs w:val="32"/>
              </w:rPr>
              <w:t>1B260</w:t>
            </w:r>
            <w:r w:rsidRPr="00FC6D9B">
              <w:rPr>
                <w:rFonts w:ascii="TH SarabunPSK" w:hAnsi="TH SarabunPSK" w:cs="TH SarabunPSK"/>
                <w:color w:val="000000" w:themeColor="text1"/>
                <w:sz w:val="32"/>
                <w:szCs w:val="32"/>
                <w:cs/>
              </w:rPr>
              <w:t>)</w:t>
            </w:r>
          </w:p>
          <w:p w:rsidR="004B2A71" w:rsidRPr="00FC6D9B" w:rsidRDefault="004B2A71" w:rsidP="004B2A71">
            <w:pPr>
              <w:tabs>
                <w:tab w:val="left" w:pos="1260"/>
                <w:tab w:val="left" w:pos="8460"/>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u w:val="single"/>
                <w:cs/>
              </w:rPr>
              <w:t>เด็กพัฒนาการล่าช้า</w:t>
            </w:r>
            <w:r w:rsidRPr="00FC6D9B">
              <w:rPr>
                <w:rFonts w:ascii="TH SarabunPSK" w:hAnsi="TH SarabunPSK" w:cs="TH SarabunPSK"/>
                <w:b/>
                <w:bCs/>
                <w:color w:val="000000" w:themeColor="text1"/>
                <w:sz w:val="32"/>
                <w:szCs w:val="32"/>
                <w:cs/>
              </w:rPr>
              <w:t>หมายถึง</w:t>
            </w:r>
            <w:r w:rsidRPr="00FC6D9B">
              <w:rPr>
                <w:rFonts w:ascii="TH SarabunPSK" w:hAnsi="TH SarabunPSK" w:cs="TH SarabunPSK"/>
                <w:color w:val="000000" w:themeColor="text1"/>
                <w:sz w:val="32"/>
                <w:szCs w:val="32"/>
                <w:cs/>
              </w:rPr>
              <w:t xml:space="preserve"> เด็กที่ได้รับตรวจคัดกรองพัฒนาการโดยใช้คู่มือเฝ้าระวังและส่งเสริมพัฒนาการเด็กปฐมวัย(</w:t>
            </w:r>
            <w:r w:rsidRPr="00FC6D9B">
              <w:rPr>
                <w:rFonts w:ascii="TH SarabunPSK" w:hAnsi="TH SarabunPSK" w:cs="TH SarabunPSK"/>
                <w:color w:val="000000" w:themeColor="text1"/>
                <w:sz w:val="32"/>
                <w:szCs w:val="32"/>
              </w:rPr>
              <w:t>DSPM</w:t>
            </w:r>
            <w:r w:rsidRPr="00FC6D9B">
              <w:rPr>
                <w:rFonts w:ascii="TH SarabunPSK" w:hAnsi="TH SarabunPSK" w:cs="TH SarabunPSK"/>
                <w:color w:val="000000" w:themeColor="text1"/>
                <w:sz w:val="32"/>
                <w:szCs w:val="32"/>
                <w:cs/>
              </w:rPr>
              <w:t xml:space="preserve">) แล้วผลการตรวจคัดกรอง ไม่ผ่านครบ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ด้าน ในการตรวจคัดกรองพัฒนาการครั้งแรกและครั้งที่ 2 (</w:t>
            </w:r>
            <w:r w:rsidRPr="00FC6D9B">
              <w:rPr>
                <w:rFonts w:ascii="TH SarabunPSK" w:hAnsi="TH SarabunPSK" w:cs="TH SarabunPSK"/>
                <w:color w:val="000000" w:themeColor="text1"/>
                <w:sz w:val="32"/>
                <w:szCs w:val="32"/>
              </w:rPr>
              <w:t>1B2</w:t>
            </w:r>
            <w:r w:rsidRPr="00FC6D9B">
              <w:rPr>
                <w:rFonts w:ascii="TH SarabunPSK" w:hAnsi="TH SarabunPSK" w:cs="TH SarabunPSK"/>
                <w:color w:val="000000" w:themeColor="text1"/>
                <w:sz w:val="32"/>
                <w:szCs w:val="32"/>
                <w:cs/>
              </w:rPr>
              <w:t>02</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1</w:t>
            </w:r>
            <w:r w:rsidRPr="00FC6D9B">
              <w:rPr>
                <w:rFonts w:ascii="TH SarabunPSK" w:hAnsi="TH SarabunPSK" w:cs="TH SarabunPSK"/>
                <w:color w:val="000000" w:themeColor="text1"/>
                <w:sz w:val="32"/>
                <w:szCs w:val="32"/>
              </w:rPr>
              <w:t>B212, 1B222, 1B232, 1B242</w:t>
            </w:r>
            <w:r w:rsidRPr="00FC6D9B">
              <w:rPr>
                <w:rFonts w:ascii="TH SarabunPSK" w:hAnsi="TH SarabunPSK" w:cs="TH SarabunPSK"/>
                <w:color w:val="000000" w:themeColor="text1"/>
                <w:sz w:val="32"/>
                <w:szCs w:val="32"/>
                <w:cs/>
              </w:rPr>
              <w:t>)</w:t>
            </w:r>
          </w:p>
        </w:tc>
      </w:tr>
      <w:tr w:rsidR="004B2A71" w:rsidRPr="00FC6D9B" w:rsidTr="004B2A71">
        <w:trPr>
          <w:trHeight w:val="7360"/>
        </w:trPr>
        <w:tc>
          <w:tcPr>
            <w:tcW w:w="10365"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b/>
                <w:bCs/>
                <w:color w:val="000000" w:themeColor="text1"/>
                <w:sz w:val="32"/>
                <w:szCs w:val="32"/>
              </w:rPr>
              <w:t>:</w:t>
            </w:r>
            <w:r w:rsidRPr="00FC6D9B">
              <w:rPr>
                <w:rFonts w:ascii="TH SarabunPSK" w:hAnsi="TH SarabunPSK" w:cs="TH SarabunPSK"/>
                <w:b/>
                <w:color w:val="000000" w:themeColor="text1"/>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r>
          </w:tbl>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b/>
                <w:bCs/>
                <w:color w:val="000000" w:themeColor="text1"/>
                <w:sz w:val="32"/>
                <w:szCs w:val="32"/>
              </w:rPr>
              <w:t>:</w:t>
            </w:r>
            <w:r w:rsidRPr="00FC6D9B">
              <w:rPr>
                <w:rFonts w:ascii="TH SarabunPSK" w:hAnsi="TH SarabunPSK" w:cs="TH SarabunPSK"/>
                <w:color w:val="000000" w:themeColor="text1"/>
                <w:sz w:val="32"/>
                <w:szCs w:val="32"/>
                <w:cs/>
              </w:rPr>
              <w:t>ร้อยละของเด็กอายุ 0-5 ปี ที่ได้รับการคัดกรองพัฒนาการ 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r>
          </w:tbl>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b/>
                <w:bCs/>
                <w:color w:val="000000" w:themeColor="text1"/>
                <w:sz w:val="32"/>
                <w:szCs w:val="32"/>
              </w:rPr>
              <w:t>:</w:t>
            </w:r>
            <w:r w:rsidRPr="00FC6D9B">
              <w:rPr>
                <w:rFonts w:ascii="TH SarabunPSK" w:eastAsia="Cordia New" w:hAnsi="TH SarabunPSK" w:cs="TH SarabunPSK"/>
                <w:color w:val="000000" w:themeColor="text1"/>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r>
          </w:tbl>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b/>
                <w:bCs/>
                <w:color w:val="000000" w:themeColor="text1"/>
                <w:sz w:val="32"/>
                <w:szCs w:val="32"/>
              </w:rPr>
              <w:t>:</w:t>
            </w:r>
            <w:r w:rsidRPr="00FC6D9B">
              <w:rPr>
                <w:rFonts w:ascii="TH SarabunPSK" w:eastAsia="Cordia New" w:hAnsi="TH SarabunPSK" w:cs="TH SarabunPSK"/>
                <w:color w:val="000000" w:themeColor="text1"/>
                <w:sz w:val="32"/>
                <w:szCs w:val="32"/>
                <w:cs/>
              </w:rPr>
              <w:t xml:space="preserve">ร้อยละของเด็กพัฒนาการล่าช้าได้รับการกระตุ้นพัฒนาการด้วย </w:t>
            </w:r>
            <w:r w:rsidRPr="00FC6D9B">
              <w:rPr>
                <w:rFonts w:ascii="TH SarabunPSK" w:eastAsia="Cordia New" w:hAnsi="TH SarabunPSK" w:cs="TH SarabunPSK"/>
                <w:color w:val="000000" w:themeColor="text1"/>
                <w:sz w:val="32"/>
                <w:szCs w:val="32"/>
              </w:rPr>
              <w:t>TEDA</w:t>
            </w:r>
            <w:r w:rsidRPr="00FC6D9B">
              <w:rPr>
                <w:rFonts w:ascii="TH SarabunPSK" w:eastAsia="Cordia New" w:hAnsi="TH SarabunPSK" w:cs="TH SarabunPSK"/>
                <w:color w:val="000000" w:themeColor="text1"/>
                <w:sz w:val="32"/>
                <w:szCs w:val="32"/>
                <w:cs/>
              </w:rPr>
              <w:t>4</w:t>
            </w:r>
            <w:r w:rsidRPr="00FC6D9B">
              <w:rPr>
                <w:rFonts w:ascii="TH SarabunPSK" w:eastAsia="Cordia New" w:hAnsi="TH SarabunPSK" w:cs="TH SarabunPSK"/>
                <w:color w:val="000000" w:themeColor="text1"/>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r>
          </w:tbl>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b/>
                <w:bCs/>
                <w:color w:val="000000" w:themeColor="text1"/>
                <w:sz w:val="32"/>
                <w:szCs w:val="32"/>
              </w:rPr>
              <w:t>:</w:t>
            </w:r>
            <w:r w:rsidRPr="00FC6D9B">
              <w:rPr>
                <w:rFonts w:ascii="TH SarabunPSK" w:hAnsi="TH SarabunPSK" w:cs="TH SarabunPSK"/>
                <w:color w:val="000000" w:themeColor="text1"/>
                <w:sz w:val="32"/>
                <w:szCs w:val="32"/>
                <w:cs/>
              </w:rPr>
              <w:t>ร้อยละของเด็กอายุ 0-5 ปี มีพัฒนาการสมวัย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w:t>
                  </w:r>
                  <w:r w:rsidRPr="00FC6D9B">
                    <w:rPr>
                      <w:rFonts w:ascii="TH SarabunPSK" w:hAnsi="TH SarabunPSK" w:cs="TH SarabunPSK"/>
                      <w:color w:val="000000" w:themeColor="text1"/>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w:t>
                  </w:r>
                  <w:r w:rsidRPr="00FC6D9B">
                    <w:rPr>
                      <w:rFonts w:ascii="TH SarabunPSK" w:hAnsi="TH SarabunPSK" w:cs="TH SarabunPSK"/>
                      <w:color w:val="000000" w:themeColor="text1"/>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85</w:t>
                  </w:r>
                </w:p>
              </w:tc>
            </w:tr>
          </w:tbl>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lang w:val="en-GB"/>
              </w:rPr>
              <w:t>หมายเหตุ</w:t>
            </w:r>
            <w:r w:rsidRPr="00FC6D9B">
              <w:rPr>
                <w:rFonts w:ascii="TH SarabunPSK" w:hAnsi="TH SarabunPSK" w:cs="TH SarabunPSK"/>
                <w:b/>
                <w:bCs/>
                <w:color w:val="000000" w:themeColor="text1"/>
                <w:sz w:val="32"/>
                <w:szCs w:val="32"/>
              </w:rPr>
              <w:t xml:space="preserve"> :</w:t>
            </w:r>
            <w:r w:rsidRPr="00FC6D9B">
              <w:rPr>
                <w:rFonts w:ascii="TH SarabunPSK" w:hAnsi="TH SarabunPSK" w:cs="TH SarabunPSK"/>
                <w:color w:val="000000" w:themeColor="text1"/>
                <w:sz w:val="32"/>
                <w:szCs w:val="32"/>
                <w:cs/>
              </w:rPr>
              <w:t xml:space="preserve">เป้าหมายร้อยละของเด็กอายุ 0-5 ปี มีพัฒนาการสมวัยไม่ได้นำมาใช้ในการประเมินใน ปี </w:t>
            </w:r>
            <w:r w:rsidRPr="00FC6D9B">
              <w:rPr>
                <w:rFonts w:ascii="TH SarabunPSK" w:hAnsi="TH SarabunPSK" w:cs="TH SarabunPSK"/>
                <w:color w:val="000000" w:themeColor="text1"/>
                <w:sz w:val="32"/>
                <w:szCs w:val="32"/>
              </w:rPr>
              <w:t>2562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แต่นำมาแสดงให้เห็นว่ายังมีการกำหนดเป้าหมายไว้ที่ ร้อยละ </w:t>
            </w:r>
            <w:r w:rsidRPr="00FC6D9B">
              <w:rPr>
                <w:rFonts w:ascii="TH SarabunPSK" w:hAnsi="TH SarabunPSK" w:cs="TH SarabunPSK"/>
                <w:color w:val="000000" w:themeColor="text1"/>
                <w:sz w:val="32"/>
                <w:szCs w:val="32"/>
              </w:rPr>
              <w:t xml:space="preserve">85 </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vAlign w:val="center"/>
          </w:tcPr>
          <w:p w:rsidR="004B2A71" w:rsidRPr="00FC6D9B" w:rsidRDefault="004B2A71" w:rsidP="004B2A71">
            <w:pPr>
              <w:pStyle w:val="a6"/>
              <w:numPr>
                <w:ilvl w:val="0"/>
                <w:numId w:val="2"/>
              </w:numPr>
              <w:ind w:left="453" w:hanging="357"/>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 xml:space="preserve">ส่งเสริมให้เด็กเจริญเติบโต พัฒนาการสมวัย พร้อมเรียนรู้ ตามช่วงวัย </w:t>
            </w:r>
          </w:p>
          <w:p w:rsidR="004B2A71" w:rsidRPr="00FC6D9B" w:rsidRDefault="004B2A71" w:rsidP="004B2A71">
            <w:pPr>
              <w:pStyle w:val="a6"/>
              <w:numPr>
                <w:ilvl w:val="0"/>
                <w:numId w:val="2"/>
              </w:numPr>
              <w:ind w:left="453" w:hanging="357"/>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พัฒนาระบบบริการตามมาตรฐานอนามัยแม่และเด็กคุณภาพของหน่วยบริการทุกระดับ</w:t>
            </w:r>
          </w:p>
          <w:p w:rsidR="004B2A71" w:rsidRPr="00FC6D9B" w:rsidRDefault="004B2A71" w:rsidP="004B2A71">
            <w:pPr>
              <w:pStyle w:val="a6"/>
              <w:numPr>
                <w:ilvl w:val="0"/>
                <w:numId w:val="2"/>
              </w:numPr>
              <w:ind w:left="453" w:hanging="357"/>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 xml:space="preserve">ส่งเสริมให้ประชาชนมีความตระหนักรู้ เรื่องการเลี้ยงดูเด็กอย่างมีคุณภาพ </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cs/>
              </w:rPr>
              <w:t>เด็กไทยอายุ 9, 18, 30 และ 42 เดือน ทุกคนที่อยู่อาศัยในพื้นที่รับผิดชอบ (</w:t>
            </w:r>
            <w:r w:rsidRPr="00FC6D9B">
              <w:rPr>
                <w:rFonts w:ascii="TH SarabunPSK" w:hAnsi="TH SarabunPSK" w:cs="TH SarabunPSK"/>
                <w:b/>
                <w:color w:val="000000" w:themeColor="text1"/>
                <w:sz w:val="32"/>
                <w:szCs w:val="32"/>
              </w:rPr>
              <w:t xml:space="preserve">Type1 </w:t>
            </w:r>
            <w:r w:rsidRPr="00FC6D9B">
              <w:rPr>
                <w:rFonts w:ascii="TH SarabunPSK" w:hAnsi="TH SarabunPSK" w:cs="TH SarabunPSK"/>
                <w:b/>
                <w:color w:val="000000" w:themeColor="text1"/>
                <w:sz w:val="32"/>
                <w:szCs w:val="32"/>
                <w:cs/>
              </w:rPr>
              <w:t>มีชื่ออยู่ในทะเบียนบ้าน ตัวอยู่จริงและ</w:t>
            </w:r>
            <w:r w:rsidRPr="00FC6D9B">
              <w:rPr>
                <w:rFonts w:ascii="TH SarabunPSK" w:hAnsi="TH SarabunPSK" w:cs="TH SarabunPSK"/>
                <w:b/>
                <w:color w:val="000000" w:themeColor="text1"/>
                <w:sz w:val="32"/>
                <w:szCs w:val="32"/>
              </w:rPr>
              <w:t xml:space="preserve">Type3 </w:t>
            </w:r>
            <w:r w:rsidRPr="00FC6D9B">
              <w:rPr>
                <w:rFonts w:ascii="TH SarabunPSK" w:hAnsi="TH SarabunPSK" w:cs="TH SarabunPSK"/>
                <w:b/>
                <w:color w:val="000000" w:themeColor="text1"/>
                <w:sz w:val="32"/>
                <w:szCs w:val="32"/>
                <w:cs/>
              </w:rPr>
              <w:t>ที่อาศัยอยู่ในเขต แต่ทะเบียนบ้านอยู่นอกเขต)</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cs/>
              </w:rPr>
              <w:t xml:space="preserve">สถานบริการสาธารณสุขทุกระดับ นำข้อมูลการการประเมินพัฒนาการเด็ก บันทึกในโปรแกรมหลักของสถานบริการฯ เช่น </w:t>
            </w:r>
            <w:r w:rsidRPr="00FC6D9B">
              <w:rPr>
                <w:rFonts w:ascii="TH SarabunPSK" w:hAnsi="TH SarabunPSK" w:cs="TH SarabunPSK"/>
                <w:b/>
                <w:color w:val="000000" w:themeColor="text1"/>
                <w:sz w:val="32"/>
                <w:szCs w:val="32"/>
              </w:rPr>
              <w:t xml:space="preserve">JHCIS HosXP PCU </w:t>
            </w:r>
            <w:r w:rsidRPr="00FC6D9B">
              <w:rPr>
                <w:rFonts w:ascii="TH SarabunPSK" w:hAnsi="TH SarabunPSK" w:cs="TH SarabunPSK"/>
                <w:b/>
                <w:color w:val="000000" w:themeColor="text1"/>
                <w:sz w:val="32"/>
                <w:szCs w:val="32"/>
                <w:cs/>
              </w:rPr>
              <w:t xml:space="preserve">เป็นต้น และส่งออกข้อมูลตามโครงสร้างมาตรฐาน </w:t>
            </w:r>
            <w:r w:rsidRPr="00FC6D9B">
              <w:rPr>
                <w:rFonts w:ascii="TH SarabunPSK" w:hAnsi="TH SarabunPSK" w:cs="TH SarabunPSK"/>
                <w:b/>
                <w:color w:val="000000" w:themeColor="text1"/>
                <w:sz w:val="32"/>
                <w:szCs w:val="32"/>
              </w:rPr>
              <w:t>43</w:t>
            </w:r>
            <w:r w:rsidRPr="00FC6D9B">
              <w:rPr>
                <w:rFonts w:ascii="TH SarabunPSK" w:hAnsi="TH SarabunPSK" w:cs="TH SarabunPSK"/>
                <w:b/>
                <w:color w:val="000000" w:themeColor="text1"/>
                <w:sz w:val="32"/>
                <w:szCs w:val="32"/>
                <w:cs/>
              </w:rPr>
              <w:t xml:space="preserve"> แฟ้ม</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cs/>
              </w:rPr>
              <w:t>สถานบริการสาธารณสุขทุกแห่ง /สำนักงานสาธารณสุขจังหวัด</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rPr>
              <w:t xml:space="preserve">A = </w:t>
            </w:r>
            <w:r w:rsidRPr="00FC6D9B">
              <w:rPr>
                <w:rFonts w:ascii="TH SarabunPSK" w:hAnsi="TH SarabunPSK" w:cs="TH SarabunPSK"/>
                <w:b/>
                <w:color w:val="000000" w:themeColor="text1"/>
                <w:sz w:val="32"/>
                <w:szCs w:val="32"/>
                <w:cs/>
              </w:rPr>
              <w:t xml:space="preserve">เด็กไทยอายุ </w:t>
            </w:r>
            <w:r w:rsidRPr="00FC6D9B">
              <w:rPr>
                <w:rFonts w:ascii="TH SarabunPSK" w:hAnsi="TH SarabunPSK" w:cs="TH SarabunPSK"/>
                <w:b/>
                <w:color w:val="000000" w:themeColor="text1"/>
                <w:sz w:val="32"/>
                <w:szCs w:val="32"/>
              </w:rPr>
              <w:t xml:space="preserve">9, 18, 30 </w:t>
            </w:r>
            <w:r w:rsidRPr="00FC6D9B">
              <w:rPr>
                <w:rFonts w:ascii="TH SarabunPSK" w:hAnsi="TH SarabunPSK" w:cs="TH SarabunPSK"/>
                <w:b/>
                <w:color w:val="000000" w:themeColor="text1"/>
                <w:sz w:val="32"/>
                <w:szCs w:val="32"/>
                <w:cs/>
              </w:rPr>
              <w:t xml:space="preserve">และ </w:t>
            </w:r>
            <w:r w:rsidRPr="00FC6D9B">
              <w:rPr>
                <w:rFonts w:ascii="TH SarabunPSK" w:hAnsi="TH SarabunPSK" w:cs="TH SarabunPSK"/>
                <w:b/>
                <w:color w:val="000000" w:themeColor="text1"/>
                <w:sz w:val="32"/>
                <w:szCs w:val="32"/>
              </w:rPr>
              <w:t xml:space="preserve">42 </w:t>
            </w:r>
            <w:r w:rsidRPr="00FC6D9B">
              <w:rPr>
                <w:rFonts w:ascii="TH SarabunPSK" w:hAnsi="TH SarabunPSK" w:cs="TH SarabunPSK"/>
                <w:b/>
                <w:color w:val="000000" w:themeColor="text1"/>
                <w:sz w:val="32"/>
                <w:szCs w:val="32"/>
                <w:cs/>
              </w:rPr>
              <w:t>เดือน ทุกคนที่อยู่อาศัยในพื้นที่รับผิดชอบ (</w:t>
            </w:r>
            <w:r w:rsidRPr="00FC6D9B">
              <w:rPr>
                <w:rFonts w:ascii="TH SarabunPSK" w:hAnsi="TH SarabunPSK" w:cs="TH SarabunPSK"/>
                <w:b/>
                <w:color w:val="000000" w:themeColor="text1"/>
                <w:sz w:val="32"/>
                <w:szCs w:val="32"/>
              </w:rPr>
              <w:t xml:space="preserve">Type1 </w:t>
            </w:r>
            <w:r w:rsidRPr="00FC6D9B">
              <w:rPr>
                <w:rFonts w:ascii="TH SarabunPSK" w:hAnsi="TH SarabunPSK" w:cs="TH SarabunPSK"/>
                <w:b/>
                <w:color w:val="000000" w:themeColor="text1"/>
                <w:sz w:val="32"/>
                <w:szCs w:val="32"/>
                <w:cs/>
              </w:rPr>
              <w:t>มีชื่ออยู่ในทะเบียนบ้าน ตัวอยู่จริงและ</w:t>
            </w:r>
            <w:r w:rsidRPr="00FC6D9B">
              <w:rPr>
                <w:rFonts w:ascii="TH SarabunPSK" w:hAnsi="TH SarabunPSK" w:cs="TH SarabunPSK"/>
                <w:b/>
                <w:color w:val="000000" w:themeColor="text1"/>
                <w:sz w:val="32"/>
                <w:szCs w:val="32"/>
              </w:rPr>
              <w:t xml:space="preserve">Type3 </w:t>
            </w:r>
            <w:r w:rsidRPr="00FC6D9B">
              <w:rPr>
                <w:rFonts w:ascii="TH SarabunPSK" w:hAnsi="TH SarabunPSK" w:cs="TH SarabunPSK"/>
                <w:b/>
                <w:color w:val="000000" w:themeColor="text1"/>
                <w:sz w:val="32"/>
                <w:szCs w:val="32"/>
                <w:cs/>
              </w:rPr>
              <w:t>ที่อาศัยอยู่ในเขต แต่ทะเบียนบ้านอยู่นอกเขต)</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B </w:t>
            </w:r>
            <w:r w:rsidRPr="00FC6D9B">
              <w:rPr>
                <w:rFonts w:ascii="TH SarabunPSK" w:hAnsi="TH SarabunPSK" w:cs="TH SarabunPSK"/>
                <w:b/>
                <w:color w:val="000000" w:themeColor="text1"/>
                <w:sz w:val="32"/>
                <w:szCs w:val="32"/>
                <w:cs/>
              </w:rPr>
              <w:t>= จำนวนเด็กอายุ 9</w:t>
            </w:r>
            <w:r w:rsidRPr="00FC6D9B">
              <w:rPr>
                <w:rFonts w:ascii="TH SarabunPSK" w:hAnsi="TH SarabunPSK" w:cs="TH SarabunPSK"/>
                <w:b/>
                <w:color w:val="000000" w:themeColor="text1"/>
                <w:sz w:val="32"/>
                <w:szCs w:val="32"/>
              </w:rPr>
              <w:t>,18,30</w:t>
            </w:r>
            <w:r w:rsidRPr="00FC6D9B">
              <w:rPr>
                <w:rFonts w:ascii="TH SarabunPSK" w:hAnsi="TH SarabunPSK" w:cs="TH SarabunPSK"/>
                <w:b/>
                <w:color w:val="000000" w:themeColor="text1"/>
                <w:sz w:val="32"/>
                <w:szCs w:val="32"/>
                <w:cs/>
              </w:rPr>
              <w:t xml:space="preserve"> และ 42 เดือน </w:t>
            </w:r>
            <w:r w:rsidRPr="00FC6D9B">
              <w:rPr>
                <w:rFonts w:ascii="TH SarabunPSK" w:hAnsi="TH SarabunPSK" w:cs="TH SarabunPSK"/>
                <w:b/>
                <w:color w:val="000000" w:themeColor="text1"/>
                <w:sz w:val="32"/>
                <w:szCs w:val="32"/>
                <w:u w:val="single"/>
                <w:cs/>
              </w:rPr>
              <w:t>ทั้งหมดในเขตรับผิดชอบที่ได้รับการตรวจคัดกรองพัฒนาการจริง</w:t>
            </w:r>
            <w:r w:rsidRPr="00FC6D9B">
              <w:rPr>
                <w:rFonts w:ascii="TH SarabunPSK" w:hAnsi="TH SarabunPSK" w:cs="TH SarabunPSK"/>
                <w:b/>
                <w:color w:val="000000" w:themeColor="text1"/>
                <w:sz w:val="32"/>
                <w:szCs w:val="32"/>
                <w:cs/>
              </w:rPr>
              <w:t xml:space="preserve"> ในช่วงเวลาที่กำหนด</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3</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C </w:t>
            </w:r>
            <w:r w:rsidRPr="00FC6D9B">
              <w:rPr>
                <w:rFonts w:ascii="TH SarabunPSK" w:hAnsi="TH SarabunPSK" w:cs="TH SarabunPSK"/>
                <w:b/>
                <w:color w:val="000000" w:themeColor="text1"/>
                <w:sz w:val="32"/>
                <w:szCs w:val="32"/>
                <w:cs/>
              </w:rPr>
              <w:t xml:space="preserve">= จำนวนเด็กอายุ </w:t>
            </w:r>
            <w:r w:rsidRPr="00FC6D9B">
              <w:rPr>
                <w:rFonts w:ascii="TH SarabunPSK" w:hAnsi="TH SarabunPSK" w:cs="TH SarabunPSK"/>
                <w:b/>
                <w:color w:val="000000" w:themeColor="text1"/>
                <w:sz w:val="32"/>
                <w:szCs w:val="32"/>
              </w:rPr>
              <w:t>9,18,30</w:t>
            </w:r>
            <w:r w:rsidRPr="00FC6D9B">
              <w:rPr>
                <w:rFonts w:ascii="TH SarabunPSK" w:hAnsi="TH SarabunPSK" w:cs="TH SarabunPSK"/>
                <w:b/>
                <w:color w:val="000000" w:themeColor="text1"/>
                <w:sz w:val="32"/>
                <w:szCs w:val="32"/>
                <w:cs/>
              </w:rPr>
              <w:t xml:space="preserve"> และ </w:t>
            </w:r>
            <w:r w:rsidRPr="00FC6D9B">
              <w:rPr>
                <w:rFonts w:ascii="TH SarabunPSK" w:hAnsi="TH SarabunPSK" w:cs="TH SarabunPSK"/>
                <w:b/>
                <w:color w:val="000000" w:themeColor="text1"/>
                <w:sz w:val="32"/>
                <w:szCs w:val="32"/>
              </w:rPr>
              <w:t xml:space="preserve">42 </w:t>
            </w:r>
            <w:r w:rsidRPr="00FC6D9B">
              <w:rPr>
                <w:rFonts w:ascii="TH SarabunPSK" w:hAnsi="TH SarabunPSK" w:cs="TH SarabunPSK"/>
                <w:b/>
                <w:color w:val="000000" w:themeColor="text1"/>
                <w:sz w:val="32"/>
                <w:szCs w:val="32"/>
                <w:cs/>
              </w:rPr>
              <w:t xml:space="preserve">เดือน มีพัฒนาการสงสัยล่าช้า(ตรวจครั้งแรก) ที่ต้องแนะนำให้พ่อแม่ ผู้ปกครอง ส่งเสริมพัฒนาการตามวัย </w:t>
            </w:r>
            <w:r w:rsidRPr="00FC6D9B">
              <w:rPr>
                <w:rFonts w:ascii="TH SarabunPSK" w:hAnsi="TH SarabunPSK" w:cs="TH SarabunPSK"/>
                <w:b/>
                <w:color w:val="000000" w:themeColor="text1"/>
                <w:sz w:val="32"/>
                <w:szCs w:val="32"/>
              </w:rPr>
              <w:t xml:space="preserve">30 </w:t>
            </w:r>
            <w:r w:rsidRPr="00FC6D9B">
              <w:rPr>
                <w:rFonts w:ascii="TH SarabunPSK" w:hAnsi="TH SarabunPSK" w:cs="TH SarabunPSK"/>
                <w:b/>
                <w:color w:val="000000" w:themeColor="text1"/>
                <w:sz w:val="32"/>
                <w:szCs w:val="32"/>
                <w:cs/>
              </w:rPr>
              <w:t>วัน (</w:t>
            </w:r>
            <w:r w:rsidRPr="00FC6D9B">
              <w:rPr>
                <w:rFonts w:ascii="TH SarabunPSK" w:hAnsi="TH SarabunPSK" w:cs="TH SarabunPSK"/>
                <w:b/>
                <w:color w:val="000000" w:themeColor="text1"/>
                <w:sz w:val="32"/>
                <w:szCs w:val="32"/>
              </w:rPr>
              <w:t>1B261</w:t>
            </w:r>
            <w:r w:rsidRPr="00FC6D9B">
              <w:rPr>
                <w:rFonts w:ascii="TH SarabunPSK" w:hAnsi="TH SarabunPSK" w:cs="TH SarabunPSK"/>
                <w:b/>
                <w:color w:val="000000" w:themeColor="text1"/>
                <w:sz w:val="32"/>
                <w:szCs w:val="32"/>
                <w:cs/>
              </w:rPr>
              <w:t xml:space="preserve">) </w:t>
            </w:r>
          </w:p>
          <w:p w:rsidR="004B2A71" w:rsidRPr="00FC6D9B" w:rsidRDefault="004B2A71" w:rsidP="004B2A71">
            <w:pPr>
              <w:contextualSpacing/>
              <w:rPr>
                <w:rFonts w:ascii="TH SarabunPSK" w:hAnsi="TH SarabunPSK" w:cs="TH SarabunPSK"/>
                <w:b/>
                <w:color w:val="000000" w:themeColor="text1"/>
                <w:sz w:val="32"/>
                <w:szCs w:val="32"/>
                <w:cs/>
              </w:rPr>
            </w:pP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4</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D </w:t>
            </w:r>
            <w:r w:rsidRPr="00FC6D9B">
              <w:rPr>
                <w:rFonts w:ascii="TH SarabunPSK" w:hAnsi="TH SarabunPSK" w:cs="TH SarabunPSK"/>
                <w:b/>
                <w:color w:val="000000" w:themeColor="text1"/>
                <w:sz w:val="32"/>
                <w:szCs w:val="32"/>
                <w:cs/>
              </w:rPr>
              <w:t xml:space="preserve">= จำนวนเด็กอายุ </w:t>
            </w:r>
            <w:r w:rsidRPr="00FC6D9B">
              <w:rPr>
                <w:rFonts w:ascii="TH SarabunPSK" w:hAnsi="TH SarabunPSK" w:cs="TH SarabunPSK"/>
                <w:b/>
                <w:color w:val="000000" w:themeColor="text1"/>
                <w:sz w:val="32"/>
                <w:szCs w:val="32"/>
              </w:rPr>
              <w:t>9,18,30</w:t>
            </w:r>
            <w:r w:rsidRPr="00FC6D9B">
              <w:rPr>
                <w:rFonts w:ascii="TH SarabunPSK" w:hAnsi="TH SarabunPSK" w:cs="TH SarabunPSK"/>
                <w:b/>
                <w:color w:val="000000" w:themeColor="text1"/>
                <w:sz w:val="32"/>
                <w:szCs w:val="32"/>
                <w:cs/>
              </w:rPr>
              <w:t xml:space="preserve"> และ </w:t>
            </w:r>
            <w:r w:rsidRPr="00FC6D9B">
              <w:rPr>
                <w:rFonts w:ascii="TH SarabunPSK" w:hAnsi="TH SarabunPSK" w:cs="TH SarabunPSK"/>
                <w:b/>
                <w:color w:val="000000" w:themeColor="text1"/>
                <w:sz w:val="32"/>
                <w:szCs w:val="32"/>
              </w:rPr>
              <w:t xml:space="preserve">42 </w:t>
            </w:r>
            <w:r w:rsidRPr="00FC6D9B">
              <w:rPr>
                <w:rFonts w:ascii="TH SarabunPSK" w:hAnsi="TH SarabunPSK" w:cs="TH SarabunPSK"/>
                <w:b/>
                <w:color w:val="000000" w:themeColor="text1"/>
                <w:sz w:val="32"/>
                <w:szCs w:val="32"/>
                <w:cs/>
              </w:rPr>
              <w:t>เดือน มีพัฒนาการสงสัยล่าช้า(ตรวจครั้งแรก)</w:t>
            </w:r>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cs/>
              </w:rPr>
              <w:t>ส่งต่อทันที(</w:t>
            </w:r>
            <w:r w:rsidRPr="00FC6D9B">
              <w:rPr>
                <w:rFonts w:ascii="TH SarabunPSK" w:hAnsi="TH SarabunPSK" w:cs="TH SarabunPSK"/>
                <w:b/>
                <w:color w:val="000000" w:themeColor="text1"/>
                <w:sz w:val="32"/>
                <w:szCs w:val="32"/>
              </w:rPr>
              <w:t xml:space="preserve">1B262: </w:t>
            </w:r>
            <w:r w:rsidRPr="00FC6D9B">
              <w:rPr>
                <w:rFonts w:ascii="TH SarabunPSK" w:hAnsi="TH SarabunPSK" w:cs="TH SarabunPSK"/>
                <w:b/>
                <w:color w:val="000000" w:themeColor="text1"/>
                <w:sz w:val="32"/>
                <w:szCs w:val="32"/>
                <w:cs/>
              </w:rPr>
              <w:t xml:space="preserve">เด็กที่พัฒนาการล่าช้า/ความผิดปกติอย่างชัดเจน) </w:t>
            </w:r>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5</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u w:val="single"/>
                <w:cs/>
              </w:rPr>
            </w:pPr>
            <w:r w:rsidRPr="00FC6D9B">
              <w:rPr>
                <w:rFonts w:ascii="TH SarabunPSK" w:hAnsi="TH SarabunPSK" w:cs="TH SarabunPSK"/>
                <w:b/>
                <w:color w:val="000000" w:themeColor="text1"/>
                <w:sz w:val="32"/>
                <w:szCs w:val="32"/>
              </w:rPr>
              <w:t xml:space="preserve">E </w:t>
            </w:r>
            <w:r w:rsidRPr="00FC6D9B">
              <w:rPr>
                <w:rFonts w:ascii="TH SarabunPSK" w:hAnsi="TH SarabunPSK" w:cs="TH SarabunPSK"/>
                <w:b/>
                <w:color w:val="000000" w:themeColor="text1"/>
                <w:sz w:val="32"/>
                <w:szCs w:val="32"/>
                <w:cs/>
              </w:rPr>
              <w:t xml:space="preserve">= จำนวนเด็กอายุ </w:t>
            </w:r>
            <w:r w:rsidRPr="00FC6D9B">
              <w:rPr>
                <w:rFonts w:ascii="TH SarabunPSK" w:hAnsi="TH SarabunPSK" w:cs="TH SarabunPSK"/>
                <w:b/>
                <w:color w:val="000000" w:themeColor="text1"/>
                <w:sz w:val="32"/>
                <w:szCs w:val="32"/>
              </w:rPr>
              <w:t>9,18,30</w:t>
            </w:r>
            <w:r w:rsidRPr="00FC6D9B">
              <w:rPr>
                <w:rFonts w:ascii="TH SarabunPSK" w:hAnsi="TH SarabunPSK" w:cs="TH SarabunPSK"/>
                <w:b/>
                <w:color w:val="000000" w:themeColor="text1"/>
                <w:sz w:val="32"/>
                <w:szCs w:val="32"/>
                <w:cs/>
              </w:rPr>
              <w:t xml:space="preserve"> และ </w:t>
            </w:r>
            <w:r w:rsidRPr="00FC6D9B">
              <w:rPr>
                <w:rFonts w:ascii="TH SarabunPSK" w:hAnsi="TH SarabunPSK" w:cs="TH SarabunPSK"/>
                <w:b/>
                <w:color w:val="000000" w:themeColor="text1"/>
                <w:sz w:val="32"/>
                <w:szCs w:val="32"/>
              </w:rPr>
              <w:t xml:space="preserve">42 </w:t>
            </w:r>
            <w:r w:rsidRPr="00FC6D9B">
              <w:rPr>
                <w:rFonts w:ascii="TH SarabunPSK" w:hAnsi="TH SarabunPSK" w:cs="TH SarabunPSK"/>
                <w:b/>
                <w:color w:val="000000" w:themeColor="text1"/>
                <w:sz w:val="32"/>
                <w:szCs w:val="32"/>
                <w:cs/>
              </w:rPr>
              <w:t xml:space="preserve">เดือน มีพัฒนาการสงสัยล่าช้า(ตรวจครั้งแรก)ทั้งเด็กที่ต้องแนะนำให้พ่อแม่ ผู้ปกครอง ส่งเสริมพัฒนาการตามวัย </w:t>
            </w:r>
            <w:r w:rsidRPr="00FC6D9B">
              <w:rPr>
                <w:rFonts w:ascii="TH SarabunPSK" w:hAnsi="TH SarabunPSK" w:cs="TH SarabunPSK"/>
                <w:b/>
                <w:color w:val="000000" w:themeColor="text1"/>
                <w:sz w:val="32"/>
                <w:szCs w:val="32"/>
              </w:rPr>
              <w:t xml:space="preserve">30 </w:t>
            </w:r>
            <w:r w:rsidRPr="00FC6D9B">
              <w:rPr>
                <w:rFonts w:ascii="TH SarabunPSK" w:hAnsi="TH SarabunPSK" w:cs="TH SarabunPSK"/>
                <w:b/>
                <w:color w:val="000000" w:themeColor="text1"/>
                <w:sz w:val="32"/>
                <w:szCs w:val="32"/>
                <w:cs/>
              </w:rPr>
              <w:t>วัน (</w:t>
            </w:r>
            <w:r w:rsidRPr="00FC6D9B">
              <w:rPr>
                <w:rFonts w:ascii="TH SarabunPSK" w:hAnsi="TH SarabunPSK" w:cs="TH SarabunPSK"/>
                <w:b/>
                <w:color w:val="000000" w:themeColor="text1"/>
                <w:sz w:val="32"/>
                <w:szCs w:val="32"/>
              </w:rPr>
              <w:t>1B261</w:t>
            </w:r>
            <w:r w:rsidRPr="00FC6D9B">
              <w:rPr>
                <w:rFonts w:ascii="TH SarabunPSK" w:hAnsi="TH SarabunPSK" w:cs="TH SarabunPSK"/>
                <w:b/>
                <w:color w:val="000000" w:themeColor="text1"/>
                <w:sz w:val="32"/>
                <w:szCs w:val="32"/>
                <w:cs/>
              </w:rPr>
              <w:t>) แล้วติดตามกลับมาประเมินคัดกรองพัฒนาการครั้งที่ 2</w:t>
            </w:r>
          </w:p>
        </w:tc>
      </w:tr>
      <w:tr w:rsidR="004B2A71" w:rsidRPr="00FC6D9B" w:rsidTr="004B2A71">
        <w:trPr>
          <w:gridAfter w:val="1"/>
          <w:wAfter w:w="16" w:type="dxa"/>
        </w:trPr>
        <w:tc>
          <w:tcPr>
            <w:tcW w:w="2553" w:type="dxa"/>
            <w:shd w:val="clear" w:color="auto" w:fill="auto"/>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รายการข้อมูลที่</w:t>
            </w:r>
            <w:r w:rsidRPr="00FC6D9B">
              <w:rPr>
                <w:rFonts w:ascii="TH SarabunPSK" w:hAnsi="TH SarabunPSK" w:cs="TH SarabunPSK"/>
                <w:b/>
                <w:bCs/>
                <w:color w:val="000000" w:themeColor="text1"/>
                <w:sz w:val="32"/>
                <w:szCs w:val="32"/>
              </w:rPr>
              <w:t xml:space="preserve"> 6</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F = </w:t>
            </w:r>
            <w:r w:rsidRPr="00FC6D9B">
              <w:rPr>
                <w:rFonts w:ascii="TH SarabunPSK" w:hAnsi="TH SarabunPSK" w:cs="TH SarabunPSK"/>
                <w:b/>
                <w:color w:val="000000" w:themeColor="text1"/>
                <w:sz w:val="32"/>
                <w:szCs w:val="32"/>
                <w:cs/>
              </w:rPr>
              <w:t>จำนวนเด็ก 9</w:t>
            </w:r>
            <w:r w:rsidRPr="00FC6D9B">
              <w:rPr>
                <w:rFonts w:ascii="TH SarabunPSK" w:hAnsi="TH SarabunPSK" w:cs="TH SarabunPSK"/>
                <w:b/>
                <w:color w:val="000000" w:themeColor="text1"/>
                <w:sz w:val="32"/>
                <w:szCs w:val="32"/>
              </w:rPr>
              <w:t>,</w:t>
            </w:r>
            <w:r w:rsidRPr="00FC6D9B">
              <w:rPr>
                <w:rFonts w:ascii="TH SarabunPSK" w:hAnsi="TH SarabunPSK" w:cs="TH SarabunPSK"/>
                <w:b/>
                <w:color w:val="000000" w:themeColor="text1"/>
                <w:sz w:val="32"/>
                <w:szCs w:val="32"/>
                <w:cs/>
              </w:rPr>
              <w:t xml:space="preserve"> 18</w:t>
            </w:r>
            <w:r w:rsidRPr="00FC6D9B">
              <w:rPr>
                <w:rFonts w:ascii="TH SarabunPSK" w:hAnsi="TH SarabunPSK" w:cs="TH SarabunPSK"/>
                <w:b/>
                <w:color w:val="000000" w:themeColor="text1"/>
                <w:sz w:val="32"/>
                <w:szCs w:val="32"/>
              </w:rPr>
              <w:t>,</w:t>
            </w:r>
            <w:r w:rsidRPr="00FC6D9B">
              <w:rPr>
                <w:rFonts w:ascii="TH SarabunPSK" w:hAnsi="TH SarabunPSK" w:cs="TH SarabunPSK"/>
                <w:b/>
                <w:color w:val="000000" w:themeColor="text1"/>
                <w:sz w:val="32"/>
                <w:szCs w:val="32"/>
                <w:cs/>
              </w:rPr>
              <w:t xml:space="preserve"> 30 และ 42 เดือน ที่ได้รับการตรวจคัดกรองพัฒนาการโดยใช้คู่มือเฝ้าระวังและส่งเสริมพัฒนาการเด็กปฐมวัย(</w:t>
            </w:r>
            <w:r w:rsidRPr="00FC6D9B">
              <w:rPr>
                <w:rFonts w:ascii="TH SarabunPSK" w:hAnsi="TH SarabunPSK" w:cs="TH SarabunPSK"/>
                <w:b/>
                <w:color w:val="000000" w:themeColor="text1"/>
                <w:sz w:val="32"/>
                <w:szCs w:val="32"/>
              </w:rPr>
              <w:t xml:space="preserve">DSPM) </w:t>
            </w:r>
            <w:r w:rsidRPr="00FC6D9B">
              <w:rPr>
                <w:rFonts w:ascii="TH SarabunPSK" w:hAnsi="TH SarabunPSK" w:cs="TH SarabunPSK"/>
                <w:b/>
                <w:color w:val="000000" w:themeColor="text1"/>
                <w:sz w:val="32"/>
                <w:szCs w:val="32"/>
                <w:cs/>
              </w:rPr>
              <w:t>แล้วผลการตรวจคัดกรอง ผ่านครบ 5 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 5 ด้านภายใน 30 วัน(1</w:t>
            </w:r>
            <w:r w:rsidRPr="00FC6D9B">
              <w:rPr>
                <w:rFonts w:ascii="TH SarabunPSK" w:hAnsi="TH SarabunPSK" w:cs="TH SarabunPSK"/>
                <w:b/>
                <w:color w:val="000000" w:themeColor="text1"/>
                <w:sz w:val="32"/>
                <w:szCs w:val="32"/>
              </w:rPr>
              <w:t>B</w:t>
            </w:r>
            <w:r w:rsidRPr="00FC6D9B">
              <w:rPr>
                <w:rFonts w:ascii="TH SarabunPSK" w:hAnsi="TH SarabunPSK" w:cs="TH SarabunPSK"/>
                <w:b/>
                <w:color w:val="000000" w:themeColor="text1"/>
                <w:sz w:val="32"/>
                <w:szCs w:val="32"/>
                <w:cs/>
              </w:rPr>
              <w:t>260)</w:t>
            </w:r>
          </w:p>
        </w:tc>
      </w:tr>
      <w:tr w:rsidR="004B2A71" w:rsidRPr="00FC6D9B" w:rsidTr="004B2A71">
        <w:trPr>
          <w:gridAfter w:val="1"/>
          <w:wAfter w:w="16" w:type="dxa"/>
        </w:trPr>
        <w:tc>
          <w:tcPr>
            <w:tcW w:w="2553" w:type="dxa"/>
            <w:shd w:val="clear" w:color="auto" w:fill="auto"/>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รายการข้อมูลที่ </w:t>
            </w:r>
            <w:r w:rsidRPr="00FC6D9B">
              <w:rPr>
                <w:rFonts w:ascii="TH SarabunPSK" w:hAnsi="TH SarabunPSK" w:cs="TH SarabunPSK"/>
                <w:b/>
                <w:bCs/>
                <w:color w:val="000000" w:themeColor="text1"/>
                <w:sz w:val="32"/>
                <w:szCs w:val="32"/>
              </w:rPr>
              <w:t>7</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 xml:space="preserve">G = </w:t>
            </w:r>
            <w:r w:rsidRPr="00FC6D9B">
              <w:rPr>
                <w:rFonts w:ascii="TH SarabunPSK" w:hAnsi="TH SarabunPSK" w:cs="TH SarabunPSK"/>
                <w:b/>
                <w:color w:val="000000" w:themeColor="text1"/>
                <w:sz w:val="32"/>
                <w:szCs w:val="32"/>
                <w:cs/>
              </w:rPr>
              <w:t>จำนวนเด็กอายุ 9</w:t>
            </w: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18</w:t>
            </w: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30 และ 42 เดือน มีพัฒนาการล่าช้า</w:t>
            </w:r>
          </w:p>
        </w:tc>
      </w:tr>
      <w:tr w:rsidR="004B2A71" w:rsidRPr="00FC6D9B" w:rsidTr="004B2A71">
        <w:trPr>
          <w:gridAfter w:val="1"/>
          <w:wAfter w:w="16" w:type="dxa"/>
        </w:trPr>
        <w:tc>
          <w:tcPr>
            <w:tcW w:w="2553" w:type="dxa"/>
            <w:shd w:val="clear" w:color="auto" w:fill="auto"/>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รายการข้อมูลที่ </w:t>
            </w:r>
            <w:r w:rsidRPr="00FC6D9B">
              <w:rPr>
                <w:rFonts w:ascii="TH SarabunPSK" w:hAnsi="TH SarabunPSK" w:cs="TH SarabunPSK"/>
                <w:b/>
                <w:bCs/>
                <w:color w:val="000000" w:themeColor="text1"/>
                <w:sz w:val="32"/>
                <w:szCs w:val="32"/>
              </w:rPr>
              <w:t>8</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rPr>
              <w:t xml:space="preserve">H = </w:t>
            </w:r>
            <w:r w:rsidRPr="00FC6D9B">
              <w:rPr>
                <w:rFonts w:ascii="TH SarabunPSK" w:hAnsi="TH SarabunPSK" w:cs="TH SarabunPSK"/>
                <w:b/>
                <w:color w:val="000000" w:themeColor="text1"/>
                <w:sz w:val="32"/>
                <w:szCs w:val="32"/>
                <w:cs/>
              </w:rPr>
              <w:t>จำนวนเด็กอายุ 9</w:t>
            </w: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18</w:t>
            </w: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30 และ 42 เดือน มีพัฒนาการล่าช้าได้รับการกระตุ้นด้วย</w:t>
            </w:r>
            <w:r w:rsidRPr="00FC6D9B">
              <w:rPr>
                <w:rFonts w:ascii="TH SarabunPSK" w:hAnsi="TH SarabunPSK" w:cs="TH SarabunPSK"/>
                <w:b/>
                <w:color w:val="000000" w:themeColor="text1"/>
                <w:sz w:val="32"/>
                <w:szCs w:val="32"/>
              </w:rPr>
              <w:t>TEDA</w:t>
            </w:r>
            <w:r w:rsidRPr="00FC6D9B">
              <w:rPr>
                <w:rFonts w:ascii="TH SarabunPSK" w:hAnsi="TH SarabunPSK" w:cs="TH SarabunPSK"/>
                <w:b/>
                <w:color w:val="000000" w:themeColor="text1"/>
                <w:sz w:val="32"/>
                <w:szCs w:val="32"/>
                <w:cs/>
              </w:rPr>
              <w:t>4</w:t>
            </w:r>
            <w:r w:rsidRPr="00FC6D9B">
              <w:rPr>
                <w:rFonts w:ascii="TH SarabunPSK" w:hAnsi="TH SarabunPSK" w:cs="TH SarabunPSK"/>
                <w:b/>
                <w:color w:val="000000" w:themeColor="text1"/>
                <w:sz w:val="32"/>
                <w:szCs w:val="32"/>
              </w:rPr>
              <w:t>I</w:t>
            </w:r>
          </w:p>
        </w:tc>
      </w:tr>
      <w:tr w:rsidR="004B2A71" w:rsidRPr="00FC6D9B" w:rsidTr="004B2A71">
        <w:trPr>
          <w:gridAfter w:val="1"/>
          <w:wAfter w:w="16" w:type="dxa"/>
          <w:trHeight w:val="4624"/>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สูตรคำนวณตัวชี้วัด </w:t>
            </w:r>
          </w:p>
        </w:tc>
        <w:tc>
          <w:tcPr>
            <w:tcW w:w="7796" w:type="dxa"/>
            <w:shd w:val="clear" w:color="auto" w:fill="auto"/>
          </w:tcPr>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1</w:t>
            </w:r>
            <w:r w:rsidRPr="00FC6D9B">
              <w:rPr>
                <w:rFonts w:ascii="TH SarabunPSK" w:hAnsi="TH SarabunPSK" w:cs="TH SarabunPSK"/>
                <w:b/>
                <w:color w:val="000000" w:themeColor="text1"/>
                <w:sz w:val="32"/>
                <w:szCs w:val="32"/>
                <w:cs/>
              </w:rPr>
              <w:t>. ร้อยละของเด็กอายุ 0-5 ปี ได้รับการคัดกรองพัฒนาการ</w:t>
            </w:r>
          </w:p>
          <w:p w:rsidR="004B2A71" w:rsidRPr="00FC6D9B" w:rsidRDefault="004B2A71" w:rsidP="004B2A71">
            <w:pPr>
              <w:contextualSpacing/>
              <w:rPr>
                <w:rFonts w:ascii="TH SarabunPSK" w:hAnsi="TH SarabunPSK" w:cs="TH SarabunPSK"/>
                <w:b/>
                <w:strike/>
                <w:color w:val="000000" w:themeColor="text1"/>
                <w:sz w:val="32"/>
                <w:szCs w:val="32"/>
              </w:rPr>
            </w:pPr>
            <w:r w:rsidRPr="00FC6D9B">
              <w:rPr>
                <w:rFonts w:ascii="TH SarabunPSK" w:hAnsi="TH SarabunPSK" w:cs="TH SarabunPSK"/>
                <w:b/>
                <w:color w:val="000000" w:themeColor="text1"/>
                <w:sz w:val="32"/>
                <w:szCs w:val="32"/>
                <w:cs/>
              </w:rPr>
              <w:t xml:space="preserve">     =   </w:t>
            </w:r>
            <m:oMath>
              <m:f>
                <m:fPr>
                  <m:ctrlPr>
                    <w:rPr>
                      <w:rFonts w:ascii="Cambria Math" w:hAnsi="Cambria Math" w:cs="TH SarabunPSK"/>
                      <w:b/>
                      <w:color w:val="000000" w:themeColor="text1"/>
                      <w:sz w:val="32"/>
                      <w:szCs w:val="32"/>
                    </w:rPr>
                  </m:ctrlPr>
                </m:fPr>
                <m:num>
                  <m:r>
                    <m:rPr>
                      <m:sty m:val="b"/>
                    </m:rPr>
                    <w:rPr>
                      <w:rFonts w:ascii="Cambria Math" w:hAnsi="Cambria Math" w:cs="TH SarabunPSK"/>
                      <w:color w:val="000000" w:themeColor="text1"/>
                      <w:sz w:val="32"/>
                      <w:szCs w:val="32"/>
                    </w:rPr>
                    <m:t>B</m:t>
                  </m:r>
                </m:num>
                <m:den>
                  <m:r>
                    <m:rPr>
                      <m:sty m:val="b"/>
                    </m:rPr>
                    <w:rPr>
                      <w:rFonts w:ascii="Cambria Math" w:hAnsi="Cambria Math" w:cs="TH SarabunPSK"/>
                      <w:color w:val="000000" w:themeColor="text1"/>
                      <w:sz w:val="32"/>
                      <w:szCs w:val="32"/>
                    </w:rPr>
                    <m:t>A</m:t>
                  </m:r>
                </m:den>
              </m:f>
              <m:r>
                <m:rPr>
                  <m:sty m:val="b"/>
                </m:rPr>
                <w:rPr>
                  <w:rFonts w:ascii="Cambria Math" w:hAnsi="Cambria Math" w:cs="TH SarabunPSK"/>
                  <w:color w:val="000000" w:themeColor="text1"/>
                  <w:sz w:val="32"/>
                  <w:szCs w:val="32"/>
                </w:rPr>
                <m:t>×100</m:t>
              </m:r>
            </m:oMath>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2</w:t>
            </w:r>
            <w:r w:rsidRPr="00FC6D9B">
              <w:rPr>
                <w:rFonts w:ascii="TH SarabunPSK" w:hAnsi="TH SarabunPSK" w:cs="TH SarabunPSK"/>
                <w:b/>
                <w:color w:val="000000" w:themeColor="text1"/>
                <w:sz w:val="32"/>
                <w:szCs w:val="32"/>
                <w:cs/>
              </w:rPr>
              <w:t xml:space="preserve">. ร้อยละของเด็กอายุ 0-5 ปี ที่ได้รับการคัดกรองพัฒนาการ พบสงสัยล่าช้า </w:t>
            </w:r>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cs/>
              </w:rPr>
              <w:t xml:space="preserve">    =   </w:t>
            </w:r>
            <m:oMath>
              <m:f>
                <m:fPr>
                  <m:ctrlPr>
                    <w:rPr>
                      <w:rFonts w:ascii="Cambria Math" w:hAnsi="Cambria Math" w:cs="TH SarabunPSK"/>
                      <w:b/>
                      <w:color w:val="000000" w:themeColor="text1"/>
                      <w:sz w:val="32"/>
                      <w:szCs w:val="32"/>
                    </w:rPr>
                  </m:ctrlPr>
                </m:fPr>
                <m:num>
                  <m:r>
                    <m:rPr>
                      <m:sty m:val="b"/>
                    </m:rPr>
                    <w:rPr>
                      <w:rFonts w:ascii="Cambria Math" w:hAnsi="Cambria Math" w:cs="TH SarabunPSK"/>
                      <w:color w:val="000000" w:themeColor="text1"/>
                      <w:sz w:val="32"/>
                      <w:szCs w:val="32"/>
                    </w:rPr>
                    <m:t>C+D</m:t>
                  </m:r>
                </m:num>
                <m:den>
                  <m:r>
                    <m:rPr>
                      <m:sty m:val="b"/>
                    </m:rPr>
                    <w:rPr>
                      <w:rFonts w:ascii="Cambria Math" w:hAnsi="Cambria Math" w:cs="TH SarabunPSK"/>
                      <w:color w:val="000000" w:themeColor="text1"/>
                      <w:sz w:val="32"/>
                      <w:szCs w:val="32"/>
                    </w:rPr>
                    <m:t>B</m:t>
                  </m:r>
                </m:den>
              </m:f>
              <m:r>
                <m:rPr>
                  <m:sty m:val="b"/>
                </m:rPr>
                <w:rPr>
                  <w:rFonts w:ascii="Cambria Math" w:hAnsi="Cambria Math" w:cs="TH SarabunPSK"/>
                  <w:color w:val="000000" w:themeColor="text1"/>
                  <w:sz w:val="32"/>
                  <w:szCs w:val="32"/>
                </w:rPr>
                <m:t>×100</m:t>
              </m:r>
            </m:oMath>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3</w:t>
            </w:r>
            <w:r w:rsidRPr="00FC6D9B">
              <w:rPr>
                <w:rFonts w:ascii="TH SarabunPSK" w:hAnsi="TH SarabunPSK" w:cs="TH SarabunPSK"/>
                <w:b/>
                <w:color w:val="000000" w:themeColor="text1"/>
                <w:sz w:val="32"/>
                <w:szCs w:val="32"/>
                <w:cs/>
              </w:rPr>
              <w:t>. ร้อยละของเด็กอายุ 0-5 ปี ที่มีพัฒนาการสงสัยล่าช้าได้รับการติดตาม</w:t>
            </w:r>
          </w:p>
          <w:p w:rsidR="004B2A71" w:rsidRPr="00FC6D9B" w:rsidRDefault="004B2A71" w:rsidP="004B2A71">
            <w:pPr>
              <w:tabs>
                <w:tab w:val="left" w:pos="1080"/>
              </w:tabs>
              <w:contextualSpacing/>
              <w:rPr>
                <w:rFonts w:ascii="TH SarabunPSK" w:eastAsia="Cordia New" w:hAnsi="TH SarabunPSK" w:cs="TH SarabunPSK"/>
                <w:b/>
                <w:color w:val="000000" w:themeColor="text1"/>
                <w:sz w:val="32"/>
                <w:szCs w:val="32"/>
              </w:rPr>
            </w:pPr>
            <w:r w:rsidRPr="00FC6D9B">
              <w:rPr>
                <w:rFonts w:ascii="TH SarabunPSK" w:hAnsi="TH SarabunPSK" w:cs="TH SarabunPSK"/>
                <w:b/>
                <w:color w:val="000000" w:themeColor="text1"/>
                <w:sz w:val="32"/>
                <w:szCs w:val="32"/>
                <w:cs/>
              </w:rPr>
              <w:t xml:space="preserve">    =   </w:t>
            </w:r>
            <m:oMath>
              <m:f>
                <m:fPr>
                  <m:ctrlPr>
                    <w:rPr>
                      <w:rFonts w:ascii="Cambria Math" w:hAnsi="Cambria Math" w:cs="TH SarabunPSK"/>
                      <w:b/>
                      <w:color w:val="000000" w:themeColor="text1"/>
                      <w:sz w:val="32"/>
                      <w:szCs w:val="32"/>
                    </w:rPr>
                  </m:ctrlPr>
                </m:fPr>
                <m:num>
                  <m:r>
                    <m:rPr>
                      <m:sty m:val="b"/>
                    </m:rPr>
                    <w:rPr>
                      <w:rFonts w:ascii="Cambria Math" w:hAnsi="Cambria Math" w:cs="TH SarabunPSK"/>
                      <w:color w:val="000000" w:themeColor="text1"/>
                      <w:sz w:val="32"/>
                      <w:szCs w:val="32"/>
                    </w:rPr>
                    <m:t>E</m:t>
                  </m:r>
                </m:num>
                <m:den>
                  <m:r>
                    <m:rPr>
                      <m:sty m:val="b"/>
                    </m:rPr>
                    <w:rPr>
                      <w:rFonts w:ascii="Cambria Math" w:hAnsi="Cambria Math" w:cs="TH SarabunPSK"/>
                      <w:color w:val="000000" w:themeColor="text1"/>
                      <w:sz w:val="32"/>
                      <w:szCs w:val="32"/>
                    </w:rPr>
                    <m:t>C</m:t>
                  </m:r>
                </m:den>
              </m:f>
              <m:r>
                <m:rPr>
                  <m:sty m:val="b"/>
                </m:rPr>
                <w:rPr>
                  <w:rFonts w:ascii="Cambria Math" w:hAnsi="Cambria Math" w:cs="TH SarabunPSK"/>
                  <w:color w:val="000000" w:themeColor="text1"/>
                  <w:sz w:val="32"/>
                  <w:szCs w:val="32"/>
                </w:rPr>
                <m:t>×100</m:t>
              </m:r>
            </m:oMath>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rPr>
              <w:t>4</w:t>
            </w:r>
            <w:r w:rsidRPr="00FC6D9B">
              <w:rPr>
                <w:rFonts w:ascii="TH SarabunPSK" w:hAnsi="TH SarabunPSK" w:cs="TH SarabunPSK"/>
                <w:b/>
                <w:color w:val="000000" w:themeColor="text1"/>
                <w:sz w:val="32"/>
                <w:szCs w:val="32"/>
                <w:cs/>
              </w:rPr>
              <w:t xml:space="preserve">. </w:t>
            </w:r>
            <w:r w:rsidRPr="00FC6D9B">
              <w:rPr>
                <w:rFonts w:ascii="TH SarabunPSK" w:hAnsi="TH SarabunPSK" w:cs="TH SarabunPSK"/>
                <w:color w:val="000000" w:themeColor="text1"/>
                <w:sz w:val="32"/>
                <w:szCs w:val="32"/>
                <w:cs/>
              </w:rPr>
              <w:t xml:space="preserve">ร้อยละของเด็กพัฒนาการล่าช้าได้รับการกระตุ้นพัฒนาการด้วย </w:t>
            </w:r>
            <w:r w:rsidRPr="00FC6D9B">
              <w:rPr>
                <w:rFonts w:ascii="TH SarabunPSK" w:hAnsi="TH SarabunPSK" w:cs="TH SarabunPSK"/>
                <w:color w:val="000000" w:themeColor="text1"/>
                <w:sz w:val="32"/>
                <w:szCs w:val="32"/>
              </w:rPr>
              <w:t>TEDA</w:t>
            </w:r>
            <w:r w:rsidRPr="00FC6D9B">
              <w:rPr>
                <w:rFonts w:ascii="TH SarabunPSK" w:hAnsi="TH SarabunPSK" w:cs="TH SarabunPSK"/>
                <w:color w:val="000000" w:themeColor="text1"/>
                <w:sz w:val="32"/>
                <w:szCs w:val="32"/>
                <w:cs/>
              </w:rPr>
              <w:t>4</w:t>
            </w:r>
            <w:r w:rsidRPr="00FC6D9B">
              <w:rPr>
                <w:rFonts w:ascii="TH SarabunPSK" w:hAnsi="TH SarabunPSK" w:cs="TH SarabunPSK"/>
                <w:color w:val="000000" w:themeColor="text1"/>
                <w:sz w:val="32"/>
                <w:szCs w:val="32"/>
              </w:rPr>
              <w:t>I</w:t>
            </w:r>
          </w:p>
          <w:p w:rsidR="004B2A71" w:rsidRPr="00FC6D9B" w:rsidRDefault="004B2A71" w:rsidP="004B2A71">
            <w:pPr>
              <w:tabs>
                <w:tab w:val="left" w:pos="1080"/>
              </w:tabs>
              <w:contextualSpacing/>
              <w:rPr>
                <w:rFonts w:ascii="TH SarabunPSK" w:eastAsia="Cordia New" w:hAnsi="TH SarabunPSK" w:cs="TH SarabunPSK"/>
                <w:b/>
                <w:color w:val="000000" w:themeColor="text1"/>
                <w:sz w:val="32"/>
                <w:szCs w:val="32"/>
              </w:rPr>
            </w:pPr>
            <w:r w:rsidRPr="00FC6D9B">
              <w:rPr>
                <w:rFonts w:ascii="TH SarabunPSK" w:hAnsi="TH SarabunPSK" w:cs="TH SarabunPSK"/>
                <w:b/>
                <w:color w:val="000000" w:themeColor="text1"/>
                <w:sz w:val="32"/>
                <w:szCs w:val="32"/>
                <w:cs/>
              </w:rPr>
              <w:t xml:space="preserve">     =   </w:t>
            </w:r>
            <m:oMath>
              <m:f>
                <m:fPr>
                  <m:ctrlPr>
                    <w:rPr>
                      <w:rFonts w:ascii="Cambria Math" w:hAnsi="Cambria Math" w:cs="TH SarabunPSK"/>
                      <w:b/>
                      <w:color w:val="000000" w:themeColor="text1"/>
                      <w:sz w:val="32"/>
                      <w:szCs w:val="32"/>
                    </w:rPr>
                  </m:ctrlPr>
                </m:fPr>
                <m:num>
                  <m:r>
                    <m:rPr>
                      <m:sty m:val="b"/>
                    </m:rPr>
                    <w:rPr>
                      <w:rFonts w:ascii="Cambria Math" w:hAnsi="Cambria Math" w:cs="TH SarabunPSK"/>
                      <w:color w:val="000000" w:themeColor="text1"/>
                      <w:sz w:val="32"/>
                      <w:szCs w:val="32"/>
                    </w:rPr>
                    <m:t>H</m:t>
                  </m:r>
                </m:num>
                <m:den>
                  <m:r>
                    <m:rPr>
                      <m:sty m:val="b"/>
                    </m:rPr>
                    <w:rPr>
                      <w:rFonts w:ascii="Cambria Math" w:hAnsi="Cambria Math" w:cs="TH SarabunPSK"/>
                      <w:color w:val="000000" w:themeColor="text1"/>
                      <w:sz w:val="32"/>
                      <w:szCs w:val="32"/>
                    </w:rPr>
                    <m:t>G</m:t>
                  </m:r>
                </m:den>
              </m:f>
              <m:r>
                <m:rPr>
                  <m:sty m:val="b"/>
                </m:rPr>
                <w:rPr>
                  <w:rFonts w:ascii="Cambria Math" w:hAnsi="Cambria Math" w:cs="TH SarabunPSK"/>
                  <w:color w:val="000000" w:themeColor="text1"/>
                  <w:sz w:val="32"/>
                  <w:szCs w:val="32"/>
                </w:rPr>
                <m:t>×100</m:t>
              </m:r>
            </m:oMath>
          </w:p>
          <w:p w:rsidR="004B2A71" w:rsidRPr="00FC6D9B" w:rsidRDefault="004B2A71" w:rsidP="004B2A71">
            <w:pPr>
              <w:tabs>
                <w:tab w:val="left" w:pos="1080"/>
              </w:tabs>
              <w:contextualSpacing/>
              <w:rPr>
                <w:rFonts w:ascii="TH SarabunPSK" w:eastAsia="Cordia New" w:hAnsi="TH SarabunPSK" w:cs="TH SarabunPSK"/>
                <w:b/>
                <w:color w:val="000000" w:themeColor="text1"/>
                <w:sz w:val="32"/>
                <w:szCs w:val="32"/>
              </w:rPr>
            </w:pPr>
            <w:r w:rsidRPr="00FC6D9B">
              <w:rPr>
                <w:rFonts w:ascii="TH SarabunPSK" w:eastAsia="Cordia New" w:hAnsi="TH SarabunPSK" w:cs="TH SarabunPSK"/>
                <w:b/>
                <w:color w:val="000000" w:themeColor="text1"/>
                <w:sz w:val="32"/>
                <w:szCs w:val="32"/>
              </w:rPr>
              <w:t xml:space="preserve">5. </w:t>
            </w:r>
            <w:r w:rsidRPr="00FC6D9B">
              <w:rPr>
                <w:rFonts w:ascii="TH SarabunPSK" w:eastAsia="Cordia New" w:hAnsi="TH SarabunPSK" w:cs="TH SarabunPSK"/>
                <w:b/>
                <w:color w:val="000000" w:themeColor="text1"/>
                <w:sz w:val="32"/>
                <w:szCs w:val="32"/>
                <w:cs/>
              </w:rPr>
              <w:t xml:space="preserve">ร้อยละของเด็กอายุ </w:t>
            </w:r>
            <w:r w:rsidRPr="00FC6D9B">
              <w:rPr>
                <w:rFonts w:ascii="TH SarabunPSK" w:eastAsia="Cordia New" w:hAnsi="TH SarabunPSK" w:cs="TH SarabunPSK"/>
                <w:b/>
                <w:color w:val="000000" w:themeColor="text1"/>
                <w:sz w:val="32"/>
                <w:szCs w:val="32"/>
              </w:rPr>
              <w:t xml:space="preserve">0-5 </w:t>
            </w:r>
            <w:r w:rsidRPr="00FC6D9B">
              <w:rPr>
                <w:rFonts w:ascii="TH SarabunPSK" w:eastAsia="Cordia New" w:hAnsi="TH SarabunPSK" w:cs="TH SarabunPSK"/>
                <w:b/>
                <w:color w:val="000000" w:themeColor="text1"/>
                <w:sz w:val="32"/>
                <w:szCs w:val="32"/>
                <w:cs/>
              </w:rPr>
              <w:t>ปี มีพัฒนาการสมวัย</w:t>
            </w:r>
          </w:p>
          <w:p w:rsidR="004B2A71" w:rsidRPr="00FC6D9B" w:rsidRDefault="004B2A71" w:rsidP="004B2A71">
            <w:pPr>
              <w:tabs>
                <w:tab w:val="left" w:pos="1080"/>
              </w:tabs>
              <w:contextualSpacing/>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cs/>
              </w:rPr>
              <w:t xml:space="preserve"> =   </w:t>
            </w:r>
            <m:oMath>
              <m:f>
                <m:fPr>
                  <m:ctrlPr>
                    <w:rPr>
                      <w:rFonts w:ascii="Cambria Math" w:hAnsi="Cambria Math" w:cs="TH SarabunPSK"/>
                      <w:b/>
                      <w:color w:val="000000" w:themeColor="text1"/>
                      <w:sz w:val="32"/>
                      <w:szCs w:val="32"/>
                    </w:rPr>
                  </m:ctrlPr>
                </m:fPr>
                <m:num>
                  <m:r>
                    <m:rPr>
                      <m:sty m:val="b"/>
                    </m:rPr>
                    <w:rPr>
                      <w:rFonts w:ascii="Cambria Math" w:hAnsi="Cambria Math" w:cs="TH SarabunPSK"/>
                      <w:color w:val="000000" w:themeColor="text1"/>
                      <w:sz w:val="32"/>
                      <w:szCs w:val="32"/>
                    </w:rPr>
                    <m:t>F</m:t>
                  </m:r>
                </m:num>
                <m:den>
                  <m:r>
                    <m:rPr>
                      <m:sty m:val="b"/>
                    </m:rPr>
                    <w:rPr>
                      <w:rFonts w:ascii="Cambria Math" w:hAnsi="Cambria Math" w:cs="TH SarabunPSK"/>
                      <w:color w:val="000000" w:themeColor="text1"/>
                      <w:sz w:val="32"/>
                      <w:szCs w:val="32"/>
                    </w:rPr>
                    <m:t>B</m:t>
                  </m:r>
                </m:den>
              </m:f>
              <m:r>
                <m:rPr>
                  <m:sty m:val="b"/>
                </m:rPr>
                <w:rPr>
                  <w:rFonts w:ascii="Cambria Math" w:hAnsi="Cambria Math" w:cs="TH SarabunPSK"/>
                  <w:color w:val="000000" w:themeColor="text1"/>
                  <w:sz w:val="32"/>
                  <w:szCs w:val="32"/>
                </w:rPr>
                <m:t>×100</m:t>
              </m:r>
            </m:oMath>
          </w:p>
        </w:tc>
      </w:tr>
      <w:tr w:rsidR="004B2A71" w:rsidRPr="00FC6D9B" w:rsidTr="004B2A71">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52" w:right="26"/>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1,2,3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(ไม่สะสม)</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1"/>
        </w:trPr>
        <w:tc>
          <w:tcPr>
            <w:tcW w:w="10365" w:type="dxa"/>
            <w:gridSpan w:val="3"/>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เกณฑ์การประเมิน  : </w:t>
            </w:r>
            <w:r w:rsidRPr="00FC6D9B">
              <w:rPr>
                <w:rFonts w:ascii="TH SarabunPSK" w:hAnsi="TH SarabunPSK" w:cs="TH SarabunPSK"/>
                <w:color w:val="000000" w:themeColor="text1"/>
                <w:sz w:val="32"/>
                <w:szCs w:val="32"/>
                <w:cs/>
              </w:rPr>
              <w:t xml:space="preserve">กำหนดค่าเป้าหมายที่จะทำให้สำเร็จ </w:t>
            </w:r>
            <w:r w:rsidRPr="00FC6D9B">
              <w:rPr>
                <w:rFonts w:ascii="TH SarabunPSK" w:hAnsi="TH SarabunPSK" w:cs="TH SarabunPSK"/>
                <w:color w:val="000000" w:themeColor="text1"/>
                <w:sz w:val="32"/>
                <w:szCs w:val="32"/>
              </w:rPr>
              <w:t xml:space="preserve">4 </w:t>
            </w:r>
            <w:r w:rsidRPr="00FC6D9B">
              <w:rPr>
                <w:rFonts w:ascii="TH SarabunPSK" w:hAnsi="TH SarabunPSK" w:cs="TH SarabunPSK"/>
                <w:color w:val="000000" w:themeColor="text1"/>
                <w:sz w:val="32"/>
                <w:szCs w:val="32"/>
                <w:cs/>
              </w:rPr>
              <w:t xml:space="preserve">ตัวชี้วัดดังนี้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ตัวชึ้วัด </w:t>
            </w:r>
            <w:r w:rsidRPr="00FC6D9B">
              <w:rPr>
                <w:rFonts w:ascii="TH SarabunPSK" w:hAnsi="TH SarabunPSK" w:cs="TH SarabunPSK"/>
                <w:b/>
                <w:bCs/>
                <w:color w:val="000000" w:themeColor="text1"/>
                <w:sz w:val="32"/>
                <w:szCs w:val="32"/>
              </w:rPr>
              <w:t>:</w:t>
            </w:r>
            <w:r w:rsidRPr="00FC6D9B">
              <w:rPr>
                <w:rFonts w:ascii="TH SarabunPSK" w:hAnsi="TH SarabunPSK" w:cs="TH SarabunPSK"/>
                <w:b/>
                <w:color w:val="000000" w:themeColor="text1"/>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3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6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9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12 </w:t>
                  </w:r>
                  <w:r w:rsidRPr="00FC6D9B">
                    <w:rPr>
                      <w:rFonts w:ascii="TH SarabunPSK" w:hAnsi="TH SarabunPSK" w:cs="TH SarabunPSK"/>
                      <w:b/>
                      <w:bCs/>
                      <w:color w:val="000000" w:themeColor="text1"/>
                      <w:sz w:val="32"/>
                      <w:szCs w:val="32"/>
                      <w:cs/>
                    </w:rPr>
                    <w:t>เดือน</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r>
          </w:tbl>
          <w:p w:rsidR="004B2A71" w:rsidRPr="00FC6D9B" w:rsidRDefault="004B2A71" w:rsidP="004B2A71">
            <w:pPr>
              <w:contextualSpacing/>
              <w:jc w:val="thaiDistribute"/>
              <w:rPr>
                <w:rFonts w:ascii="TH SarabunPSK" w:hAnsi="TH SarabunPSK" w:cs="TH SarabunPSK"/>
                <w:b/>
                <w:color w:val="000000" w:themeColor="text1"/>
                <w:sz w:val="32"/>
                <w:szCs w:val="32"/>
              </w:rPr>
            </w:pPr>
            <w:r w:rsidRPr="00FC6D9B">
              <w:rPr>
                <w:rFonts w:ascii="TH SarabunPSK" w:hAnsi="TH SarabunPSK" w:cs="TH SarabunPSK"/>
                <w:b/>
                <w:bCs/>
                <w:color w:val="000000" w:themeColor="text1"/>
                <w:sz w:val="32"/>
                <w:szCs w:val="32"/>
                <w:cs/>
              </w:rPr>
              <w:t xml:space="preserve">ตัวชึ้วัด </w:t>
            </w:r>
            <w:r w:rsidRPr="00FC6D9B">
              <w:rPr>
                <w:rFonts w:ascii="TH SarabunPSK" w:hAnsi="TH SarabunPSK" w:cs="TH SarabunPSK"/>
                <w:b/>
                <w:bCs/>
                <w:color w:val="000000" w:themeColor="text1"/>
                <w:sz w:val="32"/>
                <w:szCs w:val="32"/>
              </w:rPr>
              <w:t>:</w:t>
            </w:r>
            <w:r w:rsidRPr="00FC6D9B">
              <w:rPr>
                <w:rFonts w:ascii="TH SarabunPSK" w:hAnsi="TH SarabunPSK" w:cs="TH SarabunPSK"/>
                <w:b/>
                <w:color w:val="000000" w:themeColor="text1"/>
                <w:sz w:val="32"/>
                <w:szCs w:val="32"/>
                <w:cs/>
              </w:rPr>
              <w:t>ร้อยละของเด็กอายุ 0-5 ปี ที่ได้รับการคัดกรองพัฒนาการพบสงสัยล่าช้า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3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6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9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12 </w:t>
                  </w:r>
                  <w:r w:rsidRPr="00FC6D9B">
                    <w:rPr>
                      <w:rFonts w:ascii="TH SarabunPSK" w:hAnsi="TH SarabunPSK" w:cs="TH SarabunPSK"/>
                      <w:b/>
                      <w:bCs/>
                      <w:color w:val="000000" w:themeColor="text1"/>
                      <w:sz w:val="32"/>
                      <w:szCs w:val="32"/>
                      <w:cs/>
                    </w:rPr>
                    <w:t>เดือน</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20</w:t>
                  </w:r>
                </w:p>
              </w:tc>
            </w:tr>
          </w:tbl>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bCs/>
                <w:color w:val="000000" w:themeColor="text1"/>
                <w:sz w:val="32"/>
                <w:szCs w:val="32"/>
                <w:cs/>
              </w:rPr>
              <w:t xml:space="preserve">ตัวชึ้วัด </w:t>
            </w:r>
            <w:r w:rsidRPr="00FC6D9B">
              <w:rPr>
                <w:rFonts w:ascii="TH SarabunPSK" w:hAnsi="TH SarabunPSK" w:cs="TH SarabunPSK"/>
                <w:b/>
                <w:bCs/>
                <w:color w:val="000000" w:themeColor="text1"/>
                <w:sz w:val="32"/>
                <w:szCs w:val="32"/>
              </w:rPr>
              <w:t>:</w:t>
            </w:r>
            <w:r w:rsidRPr="00FC6D9B">
              <w:rPr>
                <w:rFonts w:ascii="TH SarabunPSK" w:hAnsi="TH SarabunPSK" w:cs="TH SarabunPSK"/>
                <w:b/>
                <w:color w:val="000000" w:themeColor="text1"/>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3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6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9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12 </w:t>
                  </w:r>
                  <w:r w:rsidRPr="00FC6D9B">
                    <w:rPr>
                      <w:rFonts w:ascii="TH SarabunPSK" w:hAnsi="TH SarabunPSK" w:cs="TH SarabunPSK"/>
                      <w:b/>
                      <w:bCs/>
                      <w:color w:val="000000" w:themeColor="text1"/>
                      <w:sz w:val="32"/>
                      <w:szCs w:val="32"/>
                      <w:cs/>
                    </w:rPr>
                    <w:t>เดือน</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p>
              </w:tc>
            </w:tr>
          </w:tbl>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bCs/>
                <w:color w:val="000000" w:themeColor="text1"/>
                <w:sz w:val="32"/>
                <w:szCs w:val="32"/>
                <w:cs/>
              </w:rPr>
              <w:t xml:space="preserve">ตัวชึ้วัด </w:t>
            </w:r>
            <w:r w:rsidRPr="00FC6D9B">
              <w:rPr>
                <w:rFonts w:ascii="TH SarabunPSK" w:hAnsi="TH SarabunPSK" w:cs="TH SarabunPSK"/>
                <w:b/>
                <w:bCs/>
                <w:color w:val="000000" w:themeColor="text1"/>
                <w:sz w:val="32"/>
                <w:szCs w:val="32"/>
              </w:rPr>
              <w:t>:</w:t>
            </w:r>
            <w:r w:rsidRPr="00FC6D9B">
              <w:rPr>
                <w:rFonts w:ascii="TH SarabunPSK" w:hAnsi="TH SarabunPSK" w:cs="TH SarabunPSK"/>
                <w:b/>
                <w:color w:val="000000" w:themeColor="text1"/>
                <w:sz w:val="32"/>
                <w:szCs w:val="32"/>
                <w:cs/>
              </w:rPr>
              <w:t xml:space="preserve">ร้อยละของเด็กพัฒนาการล่าช้าได้รับการกระตุ้นพัฒนาการด้วย </w:t>
            </w:r>
            <w:r w:rsidRPr="00FC6D9B">
              <w:rPr>
                <w:rFonts w:ascii="TH SarabunPSK" w:hAnsi="TH SarabunPSK" w:cs="TH SarabunPSK"/>
                <w:b/>
                <w:color w:val="000000" w:themeColor="text1"/>
                <w:sz w:val="32"/>
                <w:szCs w:val="32"/>
              </w:rPr>
              <w:t>TEDA</w:t>
            </w:r>
            <w:r w:rsidRPr="00FC6D9B">
              <w:rPr>
                <w:rFonts w:ascii="TH SarabunPSK" w:hAnsi="TH SarabunPSK" w:cs="TH SarabunPSK"/>
                <w:b/>
                <w:color w:val="000000" w:themeColor="text1"/>
                <w:sz w:val="32"/>
                <w:szCs w:val="32"/>
                <w:cs/>
              </w:rPr>
              <w:t>4</w:t>
            </w:r>
            <w:r w:rsidRPr="00FC6D9B">
              <w:rPr>
                <w:rFonts w:ascii="TH SarabunPSK" w:hAnsi="TH SarabunPSK" w:cs="TH SarabunPSK"/>
                <w:b/>
                <w:color w:val="000000" w:themeColor="text1"/>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3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6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9 </w:t>
                  </w:r>
                  <w:r w:rsidRPr="00FC6D9B">
                    <w:rPr>
                      <w:rFonts w:ascii="TH SarabunPSK" w:hAnsi="TH SarabunPSK" w:cs="TH SarabunPSK"/>
                      <w:b/>
                      <w:bCs/>
                      <w:color w:val="000000" w:themeColor="text1"/>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รอบ </w:t>
                  </w:r>
                  <w:r w:rsidRPr="00FC6D9B">
                    <w:rPr>
                      <w:rFonts w:ascii="TH SarabunPSK" w:hAnsi="TH SarabunPSK" w:cs="TH SarabunPSK"/>
                      <w:b/>
                      <w:bCs/>
                      <w:color w:val="000000" w:themeColor="text1"/>
                      <w:sz w:val="32"/>
                      <w:szCs w:val="32"/>
                    </w:rPr>
                    <w:t xml:space="preserve">12 </w:t>
                  </w:r>
                  <w:r w:rsidRPr="00FC6D9B">
                    <w:rPr>
                      <w:rFonts w:ascii="TH SarabunPSK" w:hAnsi="TH SarabunPSK" w:cs="TH SarabunPSK"/>
                      <w:b/>
                      <w:bCs/>
                      <w:color w:val="000000" w:themeColor="text1"/>
                      <w:sz w:val="32"/>
                      <w:szCs w:val="32"/>
                      <w:cs/>
                    </w:rPr>
                    <w:t>เดือน</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30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40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50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r>
          </w:tbl>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มาตรการสำคัญที่ทำให้ตัวชี้วัดบรรลุผล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1.พัฒนากลไก และระบบการส่งเสริมและคัดกรองพัฒนาการเด็กโดยใช้คู่มือ </w:t>
            </w:r>
            <w:r w:rsidRPr="00FC6D9B">
              <w:rPr>
                <w:rFonts w:ascii="TH SarabunPSK" w:hAnsi="TH SarabunPSK" w:cs="TH SarabunPSK"/>
                <w:b/>
                <w:bCs/>
                <w:color w:val="000000" w:themeColor="text1"/>
                <w:sz w:val="32"/>
                <w:szCs w:val="32"/>
              </w:rPr>
              <w:t xml:space="preserve">DSPM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และกระตุ้นพัฒนาการโดยใช้คู่มือ </w:t>
            </w:r>
            <w:r w:rsidRPr="00FC6D9B">
              <w:rPr>
                <w:rFonts w:ascii="TH SarabunPSK" w:hAnsi="TH SarabunPSK" w:cs="TH SarabunPSK"/>
                <w:b/>
                <w:bCs/>
                <w:color w:val="000000" w:themeColor="text1"/>
                <w:sz w:val="32"/>
                <w:szCs w:val="32"/>
              </w:rPr>
              <w:t>TEDA4I</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1.1 พัฒนาบุคลากรสาธารณสุขให้มีความรู้ ทักษะที่เพียงพอต่อการประเมินคัดกรองและติดตามพัฒนาการเด็ก</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โดยเครื่องมือ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 xml:space="preserve">และกระตุ้นพัฒนาการโดยใช้คู่มือ </w:t>
            </w:r>
            <w:r w:rsidRPr="00FC6D9B">
              <w:rPr>
                <w:rFonts w:ascii="TH SarabunPSK" w:hAnsi="TH SarabunPSK" w:cs="TH SarabunPSK"/>
                <w:color w:val="000000" w:themeColor="text1"/>
                <w:sz w:val="32"/>
                <w:szCs w:val="32"/>
              </w:rPr>
              <w:t>TEDA4I</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1.2 </w:t>
            </w:r>
            <w:r w:rsidRPr="00FC6D9B">
              <w:rPr>
                <w:rFonts w:ascii="TH SarabunPSK" w:hAnsi="TH SarabunPSK" w:cs="TH SarabunPSK"/>
                <w:color w:val="000000" w:themeColor="text1"/>
                <w:sz w:val="32"/>
                <w:szCs w:val="32"/>
                <w:cs/>
              </w:rPr>
              <w:t xml:space="preserve">คัดกรองพัฒนาการ ติดตาม กระตุ้นเด็กสงสัยล่าช้า </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1.3 </w:t>
            </w:r>
            <w:r w:rsidRPr="00FC6D9B">
              <w:rPr>
                <w:rFonts w:ascii="TH SarabunPSK" w:hAnsi="TH SarabunPSK" w:cs="TH SarabunPSK"/>
                <w:color w:val="000000" w:themeColor="text1"/>
                <w:sz w:val="32"/>
                <w:szCs w:val="32"/>
                <w:cs/>
              </w:rPr>
              <w:t>พัฒนาระบบติดตาม และกระตุ้นเด็กพัฒนาการล่าช้าด้วย</w:t>
            </w:r>
            <w:r w:rsidRPr="00FC6D9B">
              <w:rPr>
                <w:rFonts w:ascii="TH SarabunPSK" w:hAnsi="TH SarabunPSK" w:cs="TH SarabunPSK"/>
                <w:color w:val="000000" w:themeColor="text1"/>
                <w:sz w:val="32"/>
                <w:szCs w:val="32"/>
              </w:rPr>
              <w:t xml:space="preserve">TEDA4I </w:t>
            </w:r>
            <w:r w:rsidRPr="00FC6D9B">
              <w:rPr>
                <w:rFonts w:ascii="TH SarabunPSK" w:hAnsi="TH SarabunPSK" w:cs="TH SarabunPSK"/>
                <w:color w:val="000000" w:themeColor="text1"/>
                <w:sz w:val="32"/>
                <w:szCs w:val="32"/>
                <w:cs/>
              </w:rPr>
              <w:t>อย่างต่อเนื่อง</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1.4 </w:t>
            </w:r>
            <w:r w:rsidRPr="00FC6D9B">
              <w:rPr>
                <w:rFonts w:ascii="TH SarabunPSK" w:hAnsi="TH SarabunPSK" w:cs="TH SarabunPSK"/>
                <w:color w:val="000000" w:themeColor="text1"/>
                <w:sz w:val="32"/>
                <w:szCs w:val="32"/>
                <w:cs/>
              </w:rPr>
              <w:t>บุคลากรสาธารณสุข ครูพี่เลี้ยง สื่อสารประชาสัมพันธ์ องค์ความรู้และแนวทางปฏิบัติ</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เพื่อส่งเสริมให้พ่อแม่ ผู้ปกครองใช้คู่มือ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มากขึ้น</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1.5 </w:t>
            </w:r>
            <w:r w:rsidRPr="00FC6D9B">
              <w:rPr>
                <w:rFonts w:ascii="TH SarabunPSK" w:hAnsi="TH SarabunPSK" w:cs="TH SarabunPSK"/>
                <w:color w:val="000000" w:themeColor="text1"/>
                <w:sz w:val="32"/>
                <w:szCs w:val="32"/>
                <w:cs/>
              </w:rPr>
              <w:t xml:space="preserve">เยี่ยมเสริมพลังการดำเนินงานตามแผนฯ และส่งคืนข้อมูลแก่พื้นที่  </w:t>
            </w:r>
          </w:p>
          <w:p w:rsidR="004B2A71" w:rsidRPr="00FC6D9B" w:rsidRDefault="004B2A71" w:rsidP="004B2A71">
            <w:pPr>
              <w:shd w:val="clear" w:color="auto" w:fill="FFFFFF"/>
              <w:contextualSpacing/>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2.ส่งเสริมการเลี้ยงลูกด้วยนมแม่</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2.1 สถานบริการสาธารณสุขจัดบริการที่ส่งเสริมการเลี้ยงลูกด้วยนมแม่ตามมาตรฐาน</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อนามัยแม่และเด็กและจัดบริการคลินิกนมแม่</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2.2 ตรวจเยี่ยมและเยี่ยมเสริมพลังการดำเนินงานตามพระราชบัญญัติควบคุมการส่งเสริม</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การตลาดอาหารสำหรับทารกและเด็กเล็ก พ.ศ. 2560</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2.3 รณรงค์ส่งเสริมการเลี้ยงลูกด้วยนมแม่</w:t>
            </w:r>
          </w:p>
          <w:p w:rsidR="004B2A71" w:rsidRPr="00FC6D9B" w:rsidRDefault="004B2A71" w:rsidP="004B2A71">
            <w:pPr>
              <w:shd w:val="clear" w:color="auto" w:fill="FFFFFF"/>
              <w:contextualSpacing/>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3.ส่งเสริมพัฒนาการเด็กปฐมวัยและสร้างความรอบรู้ด้านพัฒนาการเด็กปฐมวัยแก่ครอบครัว</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3.1 หน่วยบริการสาธารณสุขให้ความรู้ จัดกิจกรรม ส่งเสริมพัฒนาการเด็กโดยกระบวนการ </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กิน กอด เล่น เล่า นอน เฝ้าดูฟัน เฝ้าระวังพัฒนาการ</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3.2 สร้างเครือข่ายหน่วยงานเพื่อสร้างสภาพแวดล้อมที่เอื้อต่อการส่งเสริมโภชนาการ</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และพัฒนาการเด็กปฐมวัย </w:t>
            </w:r>
          </w:p>
          <w:p w:rsidR="004B2A71" w:rsidRPr="00FC6D9B" w:rsidRDefault="004B2A71" w:rsidP="004B2A71">
            <w:pPr>
              <w:shd w:val="clear" w:color="auto" w:fill="FFFFFF"/>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3.3 สนับสนุนด้านวิชาการให้หน่วยงานที่รับผิดชอบดำเนินงานตามมาตรฐานสถานพัฒนาเด็กปฐมวัยแห่งชาติ</w:t>
            </w: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Small Success</w:t>
            </w:r>
            <w:r w:rsidRPr="00FC6D9B">
              <w:rPr>
                <w:rFonts w:ascii="TH SarabunPSK" w:hAnsi="TH SarabunPSK" w:cs="TH SarabunPSK"/>
                <w:b/>
                <w:bCs/>
                <w:color w:val="000000" w:themeColor="text1"/>
                <w:sz w:val="32"/>
                <w:szCs w:val="32"/>
                <w:cs/>
              </w:rPr>
              <w:t xml:space="preserve"> :</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2693"/>
              <w:gridCol w:w="2410"/>
              <w:gridCol w:w="2410"/>
            </w:tblGrid>
            <w:tr w:rsidR="004B2A71" w:rsidRPr="00FC6D9B" w:rsidTr="004B2A71">
              <w:trPr>
                <w:tblHeader/>
              </w:trPr>
              <w:tc>
                <w:tcPr>
                  <w:tcW w:w="2518" w:type="dxa"/>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เดือน</w:t>
                  </w:r>
                </w:p>
              </w:tc>
              <w:tc>
                <w:tcPr>
                  <w:tcW w:w="2693" w:type="dxa"/>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 xml:space="preserve"> เดือน</w:t>
                  </w:r>
                </w:p>
              </w:tc>
              <w:tc>
                <w:tcPr>
                  <w:tcW w:w="2410" w:type="dxa"/>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9</w:t>
                  </w:r>
                  <w:r w:rsidRPr="00FC6D9B">
                    <w:rPr>
                      <w:rFonts w:ascii="TH SarabunPSK" w:hAnsi="TH SarabunPSK" w:cs="TH SarabunPSK"/>
                      <w:b/>
                      <w:bCs/>
                      <w:color w:val="000000" w:themeColor="text1"/>
                      <w:sz w:val="32"/>
                      <w:szCs w:val="32"/>
                      <w:cs/>
                    </w:rPr>
                    <w:t xml:space="preserve"> เดือน</w:t>
                  </w:r>
                </w:p>
              </w:tc>
              <w:tc>
                <w:tcPr>
                  <w:tcW w:w="2410" w:type="dxa"/>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12</w:t>
                  </w:r>
                  <w:r w:rsidRPr="00FC6D9B">
                    <w:rPr>
                      <w:rFonts w:ascii="TH SarabunPSK" w:hAnsi="TH SarabunPSK" w:cs="TH SarabunPSK"/>
                      <w:b/>
                      <w:bCs/>
                      <w:color w:val="000000" w:themeColor="text1"/>
                      <w:sz w:val="32"/>
                      <w:szCs w:val="32"/>
                      <w:cs/>
                    </w:rPr>
                    <w:t xml:space="preserve"> เดือน</w:t>
                  </w:r>
                </w:p>
              </w:tc>
            </w:tr>
            <w:tr w:rsidR="004B2A71" w:rsidRPr="00FC6D9B" w:rsidTr="004B2A71">
              <w:tc>
                <w:tcPr>
                  <w:tcW w:w="10031" w:type="dxa"/>
                  <w:gridSpan w:val="4"/>
                  <w:shd w:val="clear" w:color="auto" w:fill="D9D9D9"/>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เขตสุขภาพ/สสจ./รพศ./รพท.</w:t>
                  </w:r>
                </w:p>
              </w:tc>
            </w:tr>
            <w:tr w:rsidR="004B2A71" w:rsidRPr="00FC6D9B" w:rsidTr="004B2A71">
              <w:tc>
                <w:tcPr>
                  <w:tcW w:w="251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บุคลากรสาธารณสุขได้รับการพัฒนาศักยภาพให้</w:t>
                  </w:r>
                  <w:r w:rsidRPr="00FC6D9B">
                    <w:rPr>
                      <w:rFonts w:ascii="TH SarabunPSK" w:hAnsi="TH SarabunPSK" w:cs="TH SarabunPSK"/>
                      <w:color w:val="000000" w:themeColor="text1"/>
                      <w:sz w:val="32"/>
                      <w:szCs w:val="32"/>
                      <w:cs/>
                    </w:rPr>
                    <w:lastRenderedPageBreak/>
                    <w:t xml:space="preserve">มีความรู้ ทักษะการประเมินคัดกรองพัฒนาการเด็กโดยเครื่องมือ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 xml:space="preserve">และกระตุ้นพัฒนาการเด็กที่มีพัฒนาการล่าช้าด้วยคู่มือ </w:t>
                  </w:r>
                  <w:r w:rsidRPr="00FC6D9B">
                    <w:rPr>
                      <w:rFonts w:ascii="TH SarabunPSK" w:hAnsi="TH SarabunPSK" w:cs="TH SarabunPSK"/>
                      <w:color w:val="000000" w:themeColor="text1"/>
                      <w:sz w:val="32"/>
                      <w:szCs w:val="32"/>
                    </w:rPr>
                    <w:t>TEDA</w:t>
                  </w:r>
                  <w:r w:rsidRPr="00FC6D9B">
                    <w:rPr>
                      <w:rFonts w:ascii="TH SarabunPSK" w:hAnsi="TH SarabunPSK" w:cs="TH SarabunPSK"/>
                      <w:color w:val="000000" w:themeColor="text1"/>
                      <w:sz w:val="32"/>
                      <w:szCs w:val="32"/>
                      <w:cs/>
                    </w:rPr>
                    <w:t>4</w:t>
                  </w:r>
                  <w:r w:rsidRPr="00FC6D9B">
                    <w:rPr>
                      <w:rFonts w:ascii="TH SarabunPSK" w:hAnsi="TH SarabunPSK" w:cs="TH SarabunPSK"/>
                      <w:color w:val="000000" w:themeColor="text1"/>
                      <w:sz w:val="32"/>
                      <w:szCs w:val="32"/>
                    </w:rPr>
                    <w:t xml:space="preserve">I </w:t>
                  </w:r>
                  <w:r w:rsidRPr="00FC6D9B">
                    <w:rPr>
                      <w:rFonts w:ascii="TH SarabunPSK" w:hAnsi="TH SarabunPSK" w:cs="TH SarabunPSK"/>
                      <w:color w:val="000000" w:themeColor="text1"/>
                      <w:sz w:val="32"/>
                      <w:szCs w:val="32"/>
                      <w:cs/>
                    </w:rPr>
                    <w:t>รวมทั้งทักษะการสื่อสารกับผู้ปกครอง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เครือข่ายหน่วยงานในระดับพื้นที่ร่วมมือดำเนินการเพื่อสร้างสภาพแวดล้อมที่เอื้อต่อการส่งเสริมโภชนาการและพัฒนาการเด็กปฐมวัยอย่างเป็นรูปธรรม</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 มีระบบเฝ้าระวังการละเมิดพระราชบัญญัติควบคุมการส่งเสริมการตลาดอาหารสำหรับทารกและเด็กเล็ก พ.ศ. 2560 ในระดับจังหวัดและระดับเขต</w:t>
                  </w:r>
                </w:p>
              </w:tc>
              <w:tc>
                <w:tcPr>
                  <w:tcW w:w="2693"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 xml:space="preserve">1. </w:t>
                  </w:r>
                  <w:r w:rsidRPr="00FC6D9B">
                    <w:rPr>
                      <w:rFonts w:ascii="TH SarabunPSK" w:hAnsi="TH SarabunPSK" w:cs="TH SarabunPSK"/>
                      <w:color w:val="000000" w:themeColor="text1"/>
                      <w:sz w:val="32"/>
                      <w:szCs w:val="32"/>
                      <w:cs/>
                    </w:rPr>
                    <w:t xml:space="preserve">บุคลากรสาธารณสุข ครูพี่เลี้ยง สื่อสารประชาสัมพันธ์ </w:t>
                  </w:r>
                  <w:r w:rsidRPr="00FC6D9B">
                    <w:rPr>
                      <w:rFonts w:ascii="TH SarabunPSK" w:hAnsi="TH SarabunPSK" w:cs="TH SarabunPSK"/>
                      <w:color w:val="000000" w:themeColor="text1"/>
                      <w:sz w:val="32"/>
                      <w:szCs w:val="32"/>
                      <w:cs/>
                    </w:rPr>
                    <w:lastRenderedPageBreak/>
                    <w:t xml:space="preserve">องค์ความรู้และแนวทางปฏิบัติเพื่อส่งเสริมให้พ่อแม่ ผู้ปกครองใช้คู่มือ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มากขึ้น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40</w:t>
                  </w:r>
                  <w:r w:rsidRPr="00FC6D9B">
                    <w:rPr>
                      <w:rFonts w:ascii="TH SarabunPSK" w:hAnsi="TH SarabunPSK" w:cs="TH SarabunPSK"/>
                      <w:color w:val="000000" w:themeColor="text1"/>
                      <w:sz w:val="32"/>
                      <w:szCs w:val="32"/>
                      <w:cs/>
                    </w:rPr>
                    <w:t xml:space="preserve"> ของเด็กพัฒนาการล่าช้าได้รับการกระตุ้นพัฒนาการด้วย </w:t>
                  </w:r>
                  <w:r w:rsidRPr="00FC6D9B">
                    <w:rPr>
                      <w:rFonts w:ascii="TH SarabunPSK" w:hAnsi="TH SarabunPSK" w:cs="TH SarabunPSK"/>
                      <w:color w:val="000000" w:themeColor="text1"/>
                      <w:sz w:val="32"/>
                      <w:szCs w:val="32"/>
                    </w:rPr>
                    <w:t xml:space="preserve">TEDA4I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เยี่ยมเสริมพลังการดำเนินงานส่งเสริมพัฒนาการ คัดกรอง กระตุ้น ติดตามพัฒนาการเด็ก </w:t>
                  </w:r>
                  <w:r w:rsidRPr="00FC6D9B">
                    <w:rPr>
                      <w:rFonts w:ascii="TH SarabunPSK" w:hAnsi="TH SarabunPSK" w:cs="TH SarabunPSK"/>
                      <w:color w:val="000000" w:themeColor="text1"/>
                      <w:sz w:val="32"/>
                      <w:szCs w:val="32"/>
                    </w:rPr>
                    <w:t>0-5</w:t>
                  </w:r>
                  <w:r w:rsidRPr="00FC6D9B">
                    <w:rPr>
                      <w:rFonts w:ascii="TH SarabunPSK" w:hAnsi="TH SarabunPSK" w:cs="TH SarabunPSK"/>
                      <w:color w:val="000000" w:themeColor="text1"/>
                      <w:sz w:val="32"/>
                      <w:szCs w:val="32"/>
                      <w:cs/>
                    </w:rPr>
                    <w:t xml:space="preserve"> ปี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4. </w:t>
                  </w:r>
                  <w:r w:rsidRPr="00FC6D9B">
                    <w:rPr>
                      <w:rFonts w:ascii="TH SarabunPSK" w:hAnsi="TH SarabunPSK" w:cs="TH SarabunPSK"/>
                      <w:color w:val="000000" w:themeColor="text1"/>
                      <w:sz w:val="32"/>
                      <w:szCs w:val="32"/>
                      <w:cs/>
                    </w:rPr>
                    <w:t xml:space="preserve">มีระบบเฝ้าระวังการละเมิดพระราชบัญญัติควบคุมการส่งเสริมการตลาดอาหารสำหรับทารกและเด็กเล็ก พ.ศ. </w:t>
                  </w:r>
                  <w:r w:rsidRPr="00FC6D9B">
                    <w:rPr>
                      <w:rFonts w:ascii="TH SarabunPSK" w:hAnsi="TH SarabunPSK" w:cs="TH SarabunPSK"/>
                      <w:color w:val="000000" w:themeColor="text1"/>
                      <w:sz w:val="32"/>
                      <w:szCs w:val="32"/>
                    </w:rPr>
                    <w:t xml:space="preserve">2560 </w:t>
                  </w:r>
                  <w:r w:rsidRPr="00FC6D9B">
                    <w:rPr>
                      <w:rFonts w:ascii="TH SarabunPSK" w:hAnsi="TH SarabunPSK" w:cs="TH SarabunPSK"/>
                      <w:color w:val="000000" w:themeColor="text1"/>
                      <w:sz w:val="32"/>
                      <w:szCs w:val="32"/>
                      <w:cs/>
                    </w:rPr>
                    <w:t>ในระดับจังหวัดและระดับเขต</w:t>
                  </w: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1. รณรงค์การคัดกรองและส่งเสริมพัฒนาการเด็ก</w:t>
                  </w:r>
                  <w:r w:rsidRPr="00FC6D9B">
                    <w:rPr>
                      <w:rFonts w:ascii="TH SarabunPSK" w:hAnsi="TH SarabunPSK" w:cs="TH SarabunPSK"/>
                      <w:color w:val="000000" w:themeColor="text1"/>
                      <w:sz w:val="32"/>
                      <w:szCs w:val="32"/>
                      <w:cs/>
                    </w:rPr>
                    <w:lastRenderedPageBreak/>
                    <w:t>ปฐมวัย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ร้อยละ 50 ของเด็กพัฒนาการล่าช้าได้รับการกระตุ้นพัฒนาการด้วย </w:t>
                  </w:r>
                  <w:r w:rsidRPr="00FC6D9B">
                    <w:rPr>
                      <w:rFonts w:ascii="TH SarabunPSK" w:hAnsi="TH SarabunPSK" w:cs="TH SarabunPSK"/>
                      <w:color w:val="000000" w:themeColor="text1"/>
                      <w:sz w:val="32"/>
                      <w:szCs w:val="32"/>
                    </w:rPr>
                    <w:t>TEDA</w:t>
                  </w:r>
                  <w:r w:rsidRPr="00FC6D9B">
                    <w:rPr>
                      <w:rFonts w:ascii="TH SarabunPSK" w:hAnsi="TH SarabunPSK" w:cs="TH SarabunPSK"/>
                      <w:color w:val="000000" w:themeColor="text1"/>
                      <w:sz w:val="32"/>
                      <w:szCs w:val="32"/>
                      <w:cs/>
                    </w:rPr>
                    <w:t>4</w:t>
                  </w:r>
                  <w:r w:rsidRPr="00FC6D9B">
                    <w:rPr>
                      <w:rFonts w:ascii="TH SarabunPSK" w:hAnsi="TH SarabunPSK" w:cs="TH SarabunPSK"/>
                      <w:color w:val="000000" w:themeColor="text1"/>
                      <w:sz w:val="32"/>
                      <w:szCs w:val="32"/>
                    </w:rPr>
                    <w:t xml:space="preserve">I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ตรวจเยี่ยมการดำเนินงานตามพระราชบัญญัติควบคุมการส่งเสริมการตลาดอาหารสำหรับทารกและเด็กเล็ก พ.ศ. 2560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 อัตราการกินนมแม่ของทารกแรกเกิดถึงต่ำกว่า 6 เดือน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4. สถานพัฒนาเด็กปฐมวัยมีการประเมินตนเองตามมาตรฐานสถานพัฒนาเด็กปฐมวัยแห่งชาติ</w:t>
                  </w: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 xml:space="preserve">1. </w:t>
                  </w:r>
                  <w:r w:rsidRPr="00FC6D9B">
                    <w:rPr>
                      <w:rFonts w:ascii="TH SarabunPSK" w:hAnsi="TH SarabunPSK" w:cs="TH SarabunPSK"/>
                      <w:color w:val="000000" w:themeColor="text1"/>
                      <w:sz w:val="32"/>
                      <w:szCs w:val="32"/>
                      <w:cs/>
                    </w:rPr>
                    <w:t>ระดับความสำเร็จของพัฒนาการเด็กตามเกณฑ์</w:t>
                  </w:r>
                  <w:r w:rsidRPr="00FC6D9B">
                    <w:rPr>
                      <w:rFonts w:ascii="TH SarabunPSK" w:hAnsi="TH SarabunPSK" w:cs="TH SarabunPSK"/>
                      <w:color w:val="000000" w:themeColor="text1"/>
                      <w:sz w:val="32"/>
                      <w:szCs w:val="32"/>
                      <w:cs/>
                    </w:rPr>
                    <w:lastRenderedPageBreak/>
                    <w:t xml:space="preserve">มาตรฐาน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1.1</w:t>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90</w:t>
                  </w:r>
                  <w:r w:rsidRPr="00FC6D9B">
                    <w:rPr>
                      <w:rFonts w:ascii="TH SarabunPSK" w:hAnsi="TH SarabunPSK" w:cs="TH SarabunPSK"/>
                      <w:color w:val="000000" w:themeColor="text1"/>
                      <w:sz w:val="32"/>
                      <w:szCs w:val="32"/>
                      <w:cs/>
                    </w:rPr>
                    <w:t xml:space="preserve"> เด็ก </w:t>
                  </w:r>
                  <w:r w:rsidRPr="00FC6D9B">
                    <w:rPr>
                      <w:rFonts w:ascii="TH SarabunPSK" w:hAnsi="TH SarabunPSK" w:cs="TH SarabunPSK"/>
                      <w:color w:val="000000" w:themeColor="text1"/>
                      <w:sz w:val="32"/>
                      <w:szCs w:val="32"/>
                    </w:rPr>
                    <w:t>0-5</w:t>
                  </w:r>
                  <w:r w:rsidRPr="00FC6D9B">
                    <w:rPr>
                      <w:rFonts w:ascii="TH SarabunPSK" w:hAnsi="TH SarabunPSK" w:cs="TH SarabunPSK"/>
                      <w:color w:val="000000" w:themeColor="text1"/>
                      <w:sz w:val="32"/>
                      <w:szCs w:val="32"/>
                      <w:cs/>
                    </w:rPr>
                    <w:t xml:space="preserve"> ปี ได้รับการคัดกรองพัฒนาการ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1.2</w:t>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20</w:t>
                  </w:r>
                  <w:r w:rsidRPr="00FC6D9B">
                    <w:rPr>
                      <w:rFonts w:ascii="TH SarabunPSK" w:hAnsi="TH SarabunPSK" w:cs="TH SarabunPSK"/>
                      <w:color w:val="000000" w:themeColor="text1"/>
                      <w:sz w:val="32"/>
                      <w:szCs w:val="32"/>
                      <w:cs/>
                    </w:rPr>
                    <w:t xml:space="preserve"> ของเด็กที่ได้รับการคัดกรองพัฒนาการ พบสงสัยล่าช้า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1.3. </w:t>
                  </w: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90</w:t>
                  </w:r>
                  <w:r w:rsidRPr="00FC6D9B">
                    <w:rPr>
                      <w:rFonts w:ascii="TH SarabunPSK" w:hAnsi="TH SarabunPSK" w:cs="TH SarabunPSK"/>
                      <w:color w:val="000000" w:themeColor="text1"/>
                      <w:sz w:val="32"/>
                      <w:szCs w:val="32"/>
                      <w:cs/>
                    </w:rPr>
                    <w:t xml:space="preserve"> ของเด็กที่มีพัฒนาการล่าช้าได้รับการติดตาม/ส่งต่อ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1.4</w:t>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r w:rsidRPr="00FC6D9B">
                    <w:rPr>
                      <w:rFonts w:ascii="TH SarabunPSK" w:hAnsi="TH SarabunPSK" w:cs="TH SarabunPSK"/>
                      <w:color w:val="000000" w:themeColor="text1"/>
                      <w:sz w:val="32"/>
                      <w:szCs w:val="32"/>
                      <w:cs/>
                    </w:rPr>
                    <w:t xml:space="preserve"> ของเด็กพัฒนาการล่าช้าได้รับการกระตุ้นพัฒนาการด้วย </w:t>
                  </w:r>
                  <w:r w:rsidRPr="00FC6D9B">
                    <w:rPr>
                      <w:rFonts w:ascii="TH SarabunPSK" w:hAnsi="TH SarabunPSK" w:cs="TH SarabunPSK"/>
                      <w:color w:val="000000" w:themeColor="text1"/>
                      <w:sz w:val="32"/>
                      <w:szCs w:val="32"/>
                    </w:rPr>
                    <w:t xml:space="preserve">TEDA4I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รณรงค์การส่งเสริมการเลี้ยงลูกด้วยนมแม่</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rPr>
          <w:trHeight w:val="551"/>
        </w:trPr>
        <w:tc>
          <w:tcPr>
            <w:tcW w:w="25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8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ใช้ข้อมูลจากระบบ </w:t>
            </w:r>
            <w:r w:rsidRPr="00FC6D9B">
              <w:rPr>
                <w:rFonts w:ascii="TH SarabunPSK" w:hAnsi="TH SarabunPSK" w:cs="TH SarabunPSK"/>
                <w:color w:val="000000" w:themeColor="text1"/>
                <w:sz w:val="32"/>
                <w:szCs w:val="32"/>
              </w:rPr>
              <w:t xml:space="preserve">Health Data Center (HDC) </w:t>
            </w:r>
            <w:r w:rsidRPr="00FC6D9B">
              <w:rPr>
                <w:rFonts w:ascii="TH SarabunPSK" w:hAnsi="TH SarabunPSK" w:cs="TH SarabunPSK"/>
                <w:color w:val="000000" w:themeColor="text1"/>
                <w:sz w:val="32"/>
                <w:szCs w:val="32"/>
                <w:cs/>
              </w:rPr>
              <w:t xml:space="preserve">กระทรวงสาธารณสุข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ประมวลผลทุก 30 วัน (ทุกเดือน)</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การดึงข้อมูลจาก </w:t>
            </w:r>
            <w:r w:rsidRPr="00FC6D9B">
              <w:rPr>
                <w:rFonts w:ascii="TH SarabunPSK" w:hAnsi="TH SarabunPSK" w:cs="TH SarabunPSK"/>
                <w:color w:val="000000" w:themeColor="text1"/>
                <w:sz w:val="32"/>
                <w:szCs w:val="32"/>
              </w:rPr>
              <w:t>HDC</w:t>
            </w:r>
            <w:r w:rsidRPr="00FC6D9B">
              <w:rPr>
                <w:rFonts w:ascii="TH SarabunPSK" w:hAnsi="TH SarabunPSK" w:cs="TH SarabunPSK"/>
                <w:color w:val="000000" w:themeColor="text1"/>
                <w:sz w:val="32"/>
                <w:szCs w:val="32"/>
                <w:cs/>
              </w:rPr>
              <w:t xml:space="preserve"> ต้องรอการบันทึกข้อมูลสมบูรณ์ อย่างน้อย 45 วัน</w:t>
            </w:r>
          </w:p>
        </w:tc>
      </w:tr>
      <w:tr w:rsidR="004B2A71" w:rsidRPr="00FC6D9B" w:rsidTr="004B2A71">
        <w:trPr>
          <w:trHeight w:val="2685"/>
        </w:trPr>
        <w:tc>
          <w:tcPr>
            <w:tcW w:w="25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8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6"/>
              <w:numPr>
                <w:ilvl w:val="0"/>
                <w:numId w:val="1"/>
              </w:numPr>
              <w:rPr>
                <w:rFonts w:ascii="TH SarabunPSK" w:hAnsi="TH SarabunPSK" w:cs="TH SarabunPSK"/>
                <w:b/>
                <w:color w:val="000000" w:themeColor="text1"/>
                <w:sz w:val="32"/>
                <w:szCs w:val="32"/>
              </w:rPr>
            </w:pPr>
            <w:r w:rsidRPr="00FC6D9B">
              <w:rPr>
                <w:rFonts w:ascii="TH SarabunPSK" w:eastAsiaTheme="minorHAnsi" w:hAnsi="TH SarabunPSK" w:cs="TH SarabunPSK"/>
                <w:b/>
                <w:color w:val="000000" w:themeColor="text1"/>
                <w:sz w:val="32"/>
                <w:szCs w:val="32"/>
                <w:cs/>
              </w:rPr>
              <w:t xml:space="preserve">ฐานข้อมูลในระบบ </w:t>
            </w:r>
            <w:r w:rsidRPr="00FC6D9B">
              <w:rPr>
                <w:rFonts w:ascii="TH SarabunPSK" w:eastAsiaTheme="minorHAnsi" w:hAnsi="TH SarabunPSK" w:cs="TH SarabunPSK"/>
                <w:b/>
                <w:color w:val="000000" w:themeColor="text1"/>
                <w:sz w:val="32"/>
                <w:szCs w:val="32"/>
              </w:rPr>
              <w:t xml:space="preserve">Health Data Center (HDC) </w:t>
            </w:r>
            <w:r w:rsidRPr="00FC6D9B">
              <w:rPr>
                <w:rFonts w:ascii="TH SarabunPSK" w:eastAsiaTheme="minorHAnsi" w:hAnsi="TH SarabunPSK" w:cs="TH SarabunPSK"/>
                <w:b/>
                <w:color w:val="000000" w:themeColor="text1"/>
                <w:sz w:val="32"/>
                <w:szCs w:val="32"/>
                <w:cs/>
              </w:rPr>
              <w:t>กระทรวงสาธารณสุข</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สมุดบันทึกสุขภาพแม่และเด็ก </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คู่มือนักส่งเสริมพัฒนาการเด็กหลักสูตรเร่งรัด ประจำโรงพยาบาล </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 xml:space="preserve">(ฉบับปรับปรุง เป็นไฟล์อิเล็กทรอนิกส์และ </w:t>
            </w:r>
            <w:r w:rsidRPr="00FC6D9B">
              <w:rPr>
                <w:rFonts w:ascii="TH SarabunPSK" w:hAnsi="TH SarabunPSK" w:cs="TH SarabunPSK"/>
                <w:color w:val="000000" w:themeColor="text1"/>
                <w:sz w:val="32"/>
                <w:szCs w:val="32"/>
              </w:rPr>
              <w:t xml:space="preserve">QR Code </w:t>
            </w:r>
            <w:r w:rsidRPr="00FC6D9B">
              <w:rPr>
                <w:rFonts w:ascii="TH SarabunPSK" w:hAnsi="TH SarabunPSK" w:cs="TH SarabunPSK"/>
                <w:color w:val="000000" w:themeColor="text1"/>
                <w:sz w:val="32"/>
                <w:szCs w:val="32"/>
                <w:cs/>
              </w:rPr>
              <w:t xml:space="preserve">เชื่อมคลิปวีดีโอ) และ คู่มือ </w:t>
            </w:r>
            <w:r w:rsidRPr="00FC6D9B">
              <w:rPr>
                <w:rFonts w:ascii="TH SarabunPSK" w:hAnsi="TH SarabunPSK" w:cs="TH SarabunPSK"/>
                <w:color w:val="000000" w:themeColor="text1"/>
                <w:sz w:val="32"/>
                <w:szCs w:val="32"/>
              </w:rPr>
              <w:t xml:space="preserve">DSPM </w:t>
            </w:r>
            <w:r w:rsidRPr="00FC6D9B">
              <w:rPr>
                <w:rFonts w:ascii="TH SarabunPSK" w:hAnsi="TH SarabunPSK" w:cs="TH SarabunPSK"/>
                <w:color w:val="000000" w:themeColor="text1"/>
                <w:sz w:val="32"/>
                <w:szCs w:val="32"/>
                <w:cs/>
              </w:rPr>
              <w:t>ฉบับพ่อแม่ (ครอบครัว) (เป็นไฟล์อิเล็กทรอนิกส์</w:t>
            </w:r>
            <w:r w:rsidRPr="00FC6D9B">
              <w:rPr>
                <w:rFonts w:ascii="TH SarabunPSK" w:hAnsi="TH SarabunPSK" w:cs="TH SarabunPSK"/>
                <w:color w:val="000000" w:themeColor="text1"/>
                <w:sz w:val="32"/>
                <w:szCs w:val="32"/>
              </w:rPr>
              <w:t>)</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คู่มือ </w:t>
            </w:r>
            <w:r w:rsidRPr="00FC6D9B">
              <w:rPr>
                <w:rFonts w:ascii="TH SarabunPSK" w:hAnsi="TH SarabunPSK" w:cs="TH SarabunPSK"/>
                <w:color w:val="000000" w:themeColor="text1"/>
                <w:sz w:val="32"/>
                <w:szCs w:val="32"/>
              </w:rPr>
              <w:t>TEDA4I</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คู่มือมิสนมแม่ </w:t>
            </w:r>
          </w:p>
          <w:p w:rsidR="004B2A71" w:rsidRPr="00FC6D9B" w:rsidRDefault="004B2A71" w:rsidP="004B2A71">
            <w:pPr>
              <w:pStyle w:val="a6"/>
              <w:numPr>
                <w:ilvl w:val="0"/>
                <w:numId w:val="1"/>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คู่มือเฝ้าระวังการควบคุมการส่งเสริมการตลาด อาหารสำหรับทารกและเด็กเล็ก</w:t>
            </w:r>
          </w:p>
          <w:p w:rsidR="004B2A71" w:rsidRPr="00FC6D9B" w:rsidRDefault="004B2A71" w:rsidP="004B2A71">
            <w:pPr>
              <w:pStyle w:val="a6"/>
              <w:numPr>
                <w:ilvl w:val="0"/>
                <w:numId w:val="1"/>
              </w:num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คู่มือคลินิกเด็กดีคุณภาพ</w:t>
            </w:r>
          </w:p>
        </w:tc>
      </w:tr>
      <w:tr w:rsidR="004B2A71" w:rsidRPr="00FC6D9B" w:rsidTr="004B2A71">
        <w:trPr>
          <w:trHeight w:val="2685"/>
        </w:trPr>
        <w:tc>
          <w:tcPr>
            <w:tcW w:w="10365"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Cs/>
                <w:color w:val="000000" w:themeColor="text1"/>
                <w:sz w:val="32"/>
                <w:szCs w:val="32"/>
              </w:rPr>
            </w:pPr>
            <w:r w:rsidRPr="00FC6D9B">
              <w:rPr>
                <w:rFonts w:ascii="TH SarabunPSK" w:hAnsi="TH SarabunPSK" w:cs="TH SarabunPSK"/>
                <w:bCs/>
                <w:color w:val="000000" w:themeColor="text1"/>
                <w:sz w:val="32"/>
                <w:szCs w:val="32"/>
                <w:cs/>
              </w:rPr>
              <w:lastRenderedPageBreak/>
              <w:t>รายละเอียดข้อมูลพื้นฐาน</w:t>
            </w:r>
          </w:p>
          <w:tbl>
            <w:tblPr>
              <w:tblW w:w="9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027"/>
              <w:gridCol w:w="1134"/>
              <w:gridCol w:w="1134"/>
              <w:gridCol w:w="1134"/>
              <w:gridCol w:w="1276"/>
              <w:gridCol w:w="992"/>
            </w:tblGrid>
            <w:tr w:rsidR="004B2A71" w:rsidRPr="00FC6D9B" w:rsidTr="004B2A71">
              <w:tc>
                <w:tcPr>
                  <w:tcW w:w="4027" w:type="dxa"/>
                  <w:vMerge w:val="restart"/>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ตัวชี้วัด</w:t>
                  </w:r>
                </w:p>
              </w:tc>
              <w:tc>
                <w:tcPr>
                  <w:tcW w:w="1134" w:type="dxa"/>
                  <w:vMerge w:val="restart"/>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Baseline</w:t>
                  </w:r>
                </w:p>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data</w:t>
                  </w:r>
                  <w:r w:rsidRPr="00FC6D9B">
                    <w:rPr>
                      <w:rFonts w:ascii="TH SarabunPSK" w:hAnsi="TH SarabunPSK" w:cs="TH SarabunPSK"/>
                      <w:b/>
                      <w:bCs/>
                      <w:color w:val="000000" w:themeColor="text1"/>
                      <w:cs/>
                    </w:rPr>
                    <w:t>*</w:t>
                  </w:r>
                </w:p>
              </w:tc>
              <w:tc>
                <w:tcPr>
                  <w:tcW w:w="1134" w:type="dxa"/>
                  <w:vMerge w:val="restart"/>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หน่วยวัด</w:t>
                  </w:r>
                </w:p>
              </w:tc>
              <w:tc>
                <w:tcPr>
                  <w:tcW w:w="3402" w:type="dxa"/>
                  <w:gridSpan w:val="3"/>
                  <w:shd w:val="clear" w:color="auto" w:fill="F2F2F2" w:themeFill="background1" w:themeFillShade="F2"/>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ผลการดำเนินงานในรอบปีงบประมาณ พ.ศ.</w:t>
                  </w:r>
                </w:p>
              </w:tc>
            </w:tr>
            <w:tr w:rsidR="004B2A71" w:rsidRPr="00FC6D9B" w:rsidTr="004B2A71">
              <w:tc>
                <w:tcPr>
                  <w:tcW w:w="4027" w:type="dxa"/>
                  <w:vMerge/>
                  <w:shd w:val="clear" w:color="auto" w:fill="F2F2F2" w:themeFill="background1" w:themeFillShade="F2"/>
                  <w:vAlign w:val="center"/>
                </w:tcPr>
                <w:p w:rsidR="004B2A71" w:rsidRPr="00FC6D9B" w:rsidRDefault="004B2A71" w:rsidP="004B2A71">
                  <w:pPr>
                    <w:contextualSpacing/>
                    <w:rPr>
                      <w:rFonts w:ascii="TH SarabunPSK" w:hAnsi="TH SarabunPSK" w:cs="TH SarabunPSK"/>
                      <w:b/>
                      <w:bCs/>
                      <w:color w:val="000000" w:themeColor="text1"/>
                    </w:rPr>
                  </w:pPr>
                </w:p>
              </w:tc>
              <w:tc>
                <w:tcPr>
                  <w:tcW w:w="1134" w:type="dxa"/>
                  <w:vMerge/>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rPr>
                  </w:pPr>
                </w:p>
              </w:tc>
              <w:tc>
                <w:tcPr>
                  <w:tcW w:w="1134" w:type="dxa"/>
                  <w:vMerge/>
                  <w:shd w:val="clear" w:color="auto" w:fill="F2F2F2" w:themeFill="background1" w:themeFillShade="F2"/>
                  <w:vAlign w:val="center"/>
                </w:tcPr>
                <w:p w:rsidR="004B2A71" w:rsidRPr="00FC6D9B" w:rsidRDefault="004B2A71" w:rsidP="004B2A71">
                  <w:pPr>
                    <w:contextualSpacing/>
                    <w:rPr>
                      <w:rFonts w:ascii="TH SarabunPSK" w:hAnsi="TH SarabunPSK" w:cs="TH SarabunPSK"/>
                      <w:b/>
                      <w:bCs/>
                      <w:color w:val="000000" w:themeColor="text1"/>
                    </w:rPr>
                  </w:pPr>
                </w:p>
              </w:tc>
              <w:tc>
                <w:tcPr>
                  <w:tcW w:w="1134" w:type="dxa"/>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255</w:t>
                  </w:r>
                  <w:r w:rsidRPr="00FC6D9B">
                    <w:rPr>
                      <w:rFonts w:ascii="TH SarabunPSK" w:hAnsi="TH SarabunPSK" w:cs="TH SarabunPSK"/>
                      <w:b/>
                      <w:bCs/>
                      <w:color w:val="000000" w:themeColor="text1"/>
                    </w:rPr>
                    <w:t>9</w:t>
                  </w:r>
                </w:p>
              </w:tc>
              <w:tc>
                <w:tcPr>
                  <w:tcW w:w="1276" w:type="dxa"/>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2560</w:t>
                  </w:r>
                </w:p>
              </w:tc>
              <w:tc>
                <w:tcPr>
                  <w:tcW w:w="992" w:type="dxa"/>
                  <w:shd w:val="clear" w:color="auto" w:fill="F2F2F2" w:themeFill="background1" w:themeFillShade="F2"/>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2561</w:t>
                  </w:r>
                </w:p>
              </w:tc>
            </w:tr>
            <w:tr w:rsidR="004B2A71" w:rsidRPr="00FC6D9B" w:rsidTr="004B2A71">
              <w:tc>
                <w:tcPr>
                  <w:tcW w:w="4027" w:type="dxa"/>
                  <w:vAlign w:val="center"/>
                </w:tcPr>
                <w:p w:rsidR="004B2A71" w:rsidRPr="00FC6D9B" w:rsidRDefault="004B2A71" w:rsidP="004B2A71">
                  <w:pPr>
                    <w:contextualSpacing/>
                    <w:rPr>
                      <w:rFonts w:ascii="TH SarabunPSK" w:hAnsi="TH SarabunPSK" w:cs="TH SarabunPSK"/>
                      <w:b/>
                      <w:bCs/>
                      <w:color w:val="000000" w:themeColor="text1"/>
                      <w:cs/>
                    </w:rPr>
                  </w:pPr>
                  <w:r w:rsidRPr="00FC6D9B">
                    <w:rPr>
                      <w:rFonts w:ascii="TH SarabunPSK" w:hAnsi="TH SarabunPSK" w:cs="TH SarabunPSK"/>
                      <w:b/>
                      <w:bCs/>
                      <w:color w:val="000000" w:themeColor="text1"/>
                    </w:rPr>
                    <w:t>1.</w:t>
                  </w:r>
                  <w:r w:rsidRPr="00FC6D9B">
                    <w:rPr>
                      <w:rFonts w:ascii="TH SarabunPSK" w:hAnsi="TH SarabunPSK" w:cs="TH SarabunPSK"/>
                      <w:b/>
                      <w:bCs/>
                      <w:color w:val="000000" w:themeColor="text1"/>
                      <w:cs/>
                    </w:rPr>
                    <w:t>ร้อยละของเด็กอายุ 0-5 ปี ได้รับการคัดกรองพัฒนาการ (</w:t>
                  </w:r>
                  <w:r w:rsidRPr="00FC6D9B">
                    <w:rPr>
                      <w:rFonts w:ascii="TH SarabunPSK" w:hAnsi="TH SarabunPSK" w:cs="TH SarabunPSK"/>
                      <w:b/>
                      <w:bCs/>
                      <w:color w:val="000000" w:themeColor="text1"/>
                    </w:rPr>
                    <w:t xml:space="preserve">HDC </w:t>
                  </w:r>
                  <w:r w:rsidRPr="00FC6D9B">
                    <w:rPr>
                      <w:rFonts w:ascii="TH SarabunPSK" w:hAnsi="TH SarabunPSK" w:cs="TH SarabunPSK"/>
                      <w:b/>
                      <w:bCs/>
                      <w:color w:val="000000" w:themeColor="text1"/>
                      <w:cs/>
                    </w:rPr>
                    <w:t>2561)</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80.5</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ร้อยละ</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ไม่มีข้อมูล</w:t>
                  </w:r>
                </w:p>
              </w:tc>
              <w:tc>
                <w:tcPr>
                  <w:tcW w:w="1276"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80.5</w:t>
                  </w:r>
                </w:p>
              </w:tc>
              <w:tc>
                <w:tcPr>
                  <w:tcW w:w="992"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rPr>
                    <w:t>81.4</w:t>
                  </w:r>
                </w:p>
              </w:tc>
            </w:tr>
            <w:tr w:rsidR="004B2A71" w:rsidRPr="00FC6D9B" w:rsidTr="004B2A71">
              <w:tc>
                <w:tcPr>
                  <w:tcW w:w="4027" w:type="dxa"/>
                  <w:vAlign w:val="center"/>
                </w:tcPr>
                <w:p w:rsidR="004B2A71" w:rsidRPr="00FC6D9B" w:rsidRDefault="004B2A71" w:rsidP="004B2A71">
                  <w:pPr>
                    <w:contextualSpacing/>
                    <w:rPr>
                      <w:rFonts w:ascii="TH SarabunPSK" w:hAnsi="TH SarabunPSK" w:cs="TH SarabunPSK"/>
                      <w:b/>
                      <w:bCs/>
                      <w:color w:val="000000" w:themeColor="text1"/>
                    </w:rPr>
                  </w:pPr>
                  <w:r w:rsidRPr="00FC6D9B">
                    <w:rPr>
                      <w:rFonts w:ascii="TH SarabunPSK" w:hAnsi="TH SarabunPSK" w:cs="TH SarabunPSK"/>
                      <w:b/>
                      <w:bCs/>
                      <w:color w:val="000000" w:themeColor="text1"/>
                      <w:cs/>
                    </w:rPr>
                    <w:t>2.ร้อยละของเด็กอายุ 0-5 ปี ที่ได้รับการคัดกรองพัฒนาการพบสงสัยล่าช้า (</w:t>
                  </w:r>
                  <w:r w:rsidRPr="00FC6D9B">
                    <w:rPr>
                      <w:rFonts w:ascii="TH SarabunPSK" w:hAnsi="TH SarabunPSK" w:cs="TH SarabunPSK"/>
                      <w:b/>
                      <w:bCs/>
                      <w:color w:val="000000" w:themeColor="text1"/>
                    </w:rPr>
                    <w:t xml:space="preserve">HDC </w:t>
                  </w:r>
                  <w:r w:rsidRPr="00FC6D9B">
                    <w:rPr>
                      <w:rFonts w:ascii="TH SarabunPSK" w:hAnsi="TH SarabunPSK" w:cs="TH SarabunPSK"/>
                      <w:b/>
                      <w:bCs/>
                      <w:color w:val="000000" w:themeColor="text1"/>
                      <w:cs/>
                    </w:rPr>
                    <w:t xml:space="preserve">2561) </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16.0</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ร้อยละ</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12.0</w:t>
                  </w:r>
                </w:p>
              </w:tc>
              <w:tc>
                <w:tcPr>
                  <w:tcW w:w="1276"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16.0</w:t>
                  </w:r>
                </w:p>
              </w:tc>
              <w:tc>
                <w:tcPr>
                  <w:tcW w:w="992"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16.4</w:t>
                  </w:r>
                </w:p>
              </w:tc>
            </w:tr>
            <w:tr w:rsidR="004B2A71" w:rsidRPr="00FC6D9B" w:rsidTr="004B2A71">
              <w:tc>
                <w:tcPr>
                  <w:tcW w:w="4027" w:type="dxa"/>
                </w:tcPr>
                <w:p w:rsidR="004B2A71" w:rsidRPr="00FC6D9B" w:rsidRDefault="004B2A71" w:rsidP="004B2A71">
                  <w:pPr>
                    <w:contextualSpacing/>
                    <w:rPr>
                      <w:rFonts w:ascii="TH SarabunPSK" w:hAnsi="TH SarabunPSK" w:cs="TH SarabunPSK"/>
                      <w:b/>
                      <w:bCs/>
                      <w:color w:val="000000" w:themeColor="text1"/>
                    </w:rPr>
                  </w:pPr>
                  <w:r w:rsidRPr="00FC6D9B">
                    <w:rPr>
                      <w:rFonts w:ascii="TH SarabunPSK" w:hAnsi="TH SarabunPSK" w:cs="TH SarabunPSK"/>
                      <w:b/>
                      <w:bCs/>
                      <w:color w:val="000000" w:themeColor="text1"/>
                    </w:rPr>
                    <w:t>3</w:t>
                  </w:r>
                  <w:r w:rsidRPr="00FC6D9B">
                    <w:rPr>
                      <w:rFonts w:ascii="TH SarabunPSK" w:hAnsi="TH SarabunPSK" w:cs="TH SarabunPSK"/>
                      <w:b/>
                      <w:bCs/>
                      <w:color w:val="000000" w:themeColor="text1"/>
                      <w:cs/>
                    </w:rPr>
                    <w:t>. ร้อยละของเด็กอายุ 0-5 ปี ที่มีพัฒนาการสงสัยล่าช้าได้รับการติดตาม (</w:t>
                  </w:r>
                  <w:r w:rsidRPr="00FC6D9B">
                    <w:rPr>
                      <w:rFonts w:ascii="TH SarabunPSK" w:hAnsi="TH SarabunPSK" w:cs="TH SarabunPSK"/>
                      <w:b/>
                      <w:bCs/>
                      <w:color w:val="000000" w:themeColor="text1"/>
                    </w:rPr>
                    <w:t xml:space="preserve">HDC </w:t>
                  </w:r>
                  <w:r w:rsidRPr="00FC6D9B">
                    <w:rPr>
                      <w:rFonts w:ascii="TH SarabunPSK" w:hAnsi="TH SarabunPSK" w:cs="TH SarabunPSK"/>
                      <w:b/>
                      <w:bCs/>
                      <w:color w:val="000000" w:themeColor="text1"/>
                      <w:cs/>
                    </w:rPr>
                    <w:t>2561)</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73.3</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ร้อยละ</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57.0</w:t>
                  </w:r>
                </w:p>
              </w:tc>
              <w:tc>
                <w:tcPr>
                  <w:tcW w:w="1276"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73.3</w:t>
                  </w:r>
                </w:p>
              </w:tc>
              <w:tc>
                <w:tcPr>
                  <w:tcW w:w="992"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77.9</w:t>
                  </w:r>
                </w:p>
              </w:tc>
            </w:tr>
            <w:tr w:rsidR="004B2A71" w:rsidRPr="00FC6D9B" w:rsidTr="004B2A71">
              <w:tc>
                <w:tcPr>
                  <w:tcW w:w="4027" w:type="dxa"/>
                  <w:vAlign w:val="center"/>
                </w:tcPr>
                <w:p w:rsidR="004B2A71" w:rsidRPr="00FC6D9B" w:rsidRDefault="004B2A71" w:rsidP="004B2A71">
                  <w:pPr>
                    <w:contextualSpacing/>
                    <w:rPr>
                      <w:rFonts w:ascii="TH SarabunPSK" w:hAnsi="TH SarabunPSK" w:cs="TH SarabunPSK"/>
                      <w:b/>
                      <w:bCs/>
                      <w:color w:val="000000" w:themeColor="text1"/>
                    </w:rPr>
                  </w:pPr>
                  <w:r w:rsidRPr="00FC6D9B">
                    <w:rPr>
                      <w:rFonts w:ascii="TH SarabunPSK" w:hAnsi="TH SarabunPSK" w:cs="TH SarabunPSK"/>
                      <w:b/>
                      <w:bCs/>
                      <w:color w:val="000000" w:themeColor="text1"/>
                    </w:rPr>
                    <w:t>4</w:t>
                  </w:r>
                  <w:r w:rsidRPr="00FC6D9B">
                    <w:rPr>
                      <w:rFonts w:ascii="TH SarabunPSK" w:hAnsi="TH SarabunPSK" w:cs="TH SarabunPSK"/>
                      <w:b/>
                      <w:bCs/>
                      <w:color w:val="000000" w:themeColor="text1"/>
                      <w:cs/>
                    </w:rPr>
                    <w:t xml:space="preserve">.ร้อยละของเด็กพัฒนาการล่าช้าได้รับการกระตุ้นพัฒนาการด้วย </w:t>
                  </w:r>
                  <w:r w:rsidRPr="00FC6D9B">
                    <w:rPr>
                      <w:rFonts w:ascii="TH SarabunPSK" w:hAnsi="TH SarabunPSK" w:cs="TH SarabunPSK"/>
                      <w:b/>
                      <w:bCs/>
                      <w:color w:val="000000" w:themeColor="text1"/>
                    </w:rPr>
                    <w:t>TEDA</w:t>
                  </w:r>
                  <w:r w:rsidRPr="00FC6D9B">
                    <w:rPr>
                      <w:rFonts w:ascii="TH SarabunPSK" w:hAnsi="TH SarabunPSK" w:cs="TH SarabunPSK"/>
                      <w:b/>
                      <w:bCs/>
                      <w:color w:val="000000" w:themeColor="text1"/>
                      <w:cs/>
                    </w:rPr>
                    <w:t>4</w:t>
                  </w:r>
                  <w:r w:rsidRPr="00FC6D9B">
                    <w:rPr>
                      <w:rFonts w:ascii="TH SarabunPSK" w:hAnsi="TH SarabunPSK" w:cs="TH SarabunPSK"/>
                      <w:b/>
                      <w:bCs/>
                      <w:color w:val="000000" w:themeColor="text1"/>
                    </w:rPr>
                    <w:t xml:space="preserve">I </w:t>
                  </w:r>
                  <w:r w:rsidRPr="00FC6D9B">
                    <w:rPr>
                      <w:rFonts w:ascii="TH SarabunPSK" w:hAnsi="TH SarabunPSK" w:cs="TH SarabunPSK"/>
                      <w:b/>
                      <w:bCs/>
                      <w:color w:val="000000" w:themeColor="text1"/>
                      <w:cs/>
                    </w:rPr>
                    <w:t>(</w:t>
                  </w:r>
                  <w:r w:rsidRPr="00FC6D9B">
                    <w:rPr>
                      <w:rFonts w:ascii="TH SarabunPSK" w:hAnsi="TH SarabunPSK" w:cs="TH SarabunPSK"/>
                      <w:b/>
                      <w:bCs/>
                      <w:color w:val="000000" w:themeColor="text1"/>
                    </w:rPr>
                    <w:t xml:space="preserve">HDC </w:t>
                  </w:r>
                  <w:r w:rsidRPr="00FC6D9B">
                    <w:rPr>
                      <w:rFonts w:ascii="TH SarabunPSK" w:hAnsi="TH SarabunPSK" w:cs="TH SarabunPSK"/>
                      <w:b/>
                      <w:bCs/>
                      <w:color w:val="000000" w:themeColor="text1"/>
                      <w:cs/>
                    </w:rPr>
                    <w:t>2561)</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38</w:t>
                  </w:r>
                  <w:r w:rsidRPr="00FC6D9B">
                    <w:rPr>
                      <w:rFonts w:ascii="TH SarabunPSK" w:hAnsi="TH SarabunPSK" w:cs="TH SarabunPSK"/>
                      <w:b/>
                      <w:bCs/>
                      <w:color w:val="000000" w:themeColor="text1"/>
                    </w:rPr>
                    <w:t>.5</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ร้อยละ</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ไม่มีข้อมูล</w:t>
                  </w:r>
                </w:p>
              </w:tc>
              <w:tc>
                <w:tcPr>
                  <w:tcW w:w="1276"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34.2</w:t>
                  </w:r>
                </w:p>
              </w:tc>
              <w:tc>
                <w:tcPr>
                  <w:tcW w:w="992"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38.5</w:t>
                  </w:r>
                </w:p>
              </w:tc>
            </w:tr>
            <w:tr w:rsidR="004B2A71" w:rsidRPr="00FC6D9B" w:rsidTr="004B2A71">
              <w:tc>
                <w:tcPr>
                  <w:tcW w:w="4027" w:type="dxa"/>
                  <w:vAlign w:val="center"/>
                </w:tcPr>
                <w:p w:rsidR="004B2A71" w:rsidRPr="00FC6D9B" w:rsidRDefault="004B2A71" w:rsidP="004B2A71">
                  <w:pPr>
                    <w:contextualSpacing/>
                    <w:rPr>
                      <w:rFonts w:ascii="TH SarabunPSK" w:hAnsi="TH SarabunPSK" w:cs="TH SarabunPSK"/>
                      <w:b/>
                      <w:bCs/>
                      <w:color w:val="000000" w:themeColor="text1"/>
                      <w:cs/>
                    </w:rPr>
                  </w:pPr>
                  <w:r w:rsidRPr="00FC6D9B">
                    <w:rPr>
                      <w:rFonts w:ascii="TH SarabunPSK" w:hAnsi="TH SarabunPSK" w:cs="TH SarabunPSK"/>
                      <w:b/>
                      <w:bCs/>
                      <w:color w:val="000000" w:themeColor="text1"/>
                    </w:rPr>
                    <w:t>5</w:t>
                  </w:r>
                  <w:r w:rsidRPr="00FC6D9B">
                    <w:rPr>
                      <w:rFonts w:ascii="TH SarabunPSK" w:hAnsi="TH SarabunPSK" w:cs="TH SarabunPSK"/>
                      <w:b/>
                      <w:bCs/>
                      <w:color w:val="000000" w:themeColor="text1"/>
                      <w:cs/>
                    </w:rPr>
                    <w:t>.ร้อยละของเด็กอายุ 0 – 5 ปี มีพัฒนาการสมวัย(</w:t>
                  </w:r>
                  <w:r w:rsidRPr="00FC6D9B">
                    <w:rPr>
                      <w:rFonts w:ascii="TH SarabunPSK" w:hAnsi="TH SarabunPSK" w:cs="TH SarabunPSK"/>
                      <w:b/>
                      <w:bCs/>
                      <w:color w:val="000000" w:themeColor="text1"/>
                    </w:rPr>
                    <w:t xml:space="preserve">HDC </w:t>
                  </w:r>
                  <w:r w:rsidRPr="00FC6D9B">
                    <w:rPr>
                      <w:rFonts w:ascii="TH SarabunPSK" w:hAnsi="TH SarabunPSK" w:cs="TH SarabunPSK"/>
                      <w:b/>
                      <w:bCs/>
                      <w:color w:val="000000" w:themeColor="text1"/>
                      <w:cs/>
                    </w:rPr>
                    <w:t>2561)</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cs/>
                    </w:rPr>
                    <w:t>95</w:t>
                  </w:r>
                  <w:r w:rsidRPr="00FC6D9B">
                    <w:rPr>
                      <w:rFonts w:ascii="TH SarabunPSK" w:hAnsi="TH SarabunPSK" w:cs="TH SarabunPSK"/>
                      <w:b/>
                      <w:bCs/>
                      <w:color w:val="000000" w:themeColor="text1"/>
                    </w:rPr>
                    <w:t>.8</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ร้อยละ</w:t>
                  </w:r>
                </w:p>
              </w:tc>
              <w:tc>
                <w:tcPr>
                  <w:tcW w:w="1134" w:type="dxa"/>
                  <w:vAlign w:val="center"/>
                </w:tcPr>
                <w:p w:rsidR="004B2A71" w:rsidRPr="00FC6D9B" w:rsidRDefault="004B2A71" w:rsidP="004B2A71">
                  <w:pPr>
                    <w:contextualSpacing/>
                    <w:jc w:val="center"/>
                    <w:rPr>
                      <w:rFonts w:ascii="TH SarabunPSK" w:hAnsi="TH SarabunPSK" w:cs="TH SarabunPSK"/>
                      <w:b/>
                      <w:bCs/>
                      <w:color w:val="000000" w:themeColor="text1"/>
                      <w:cs/>
                    </w:rPr>
                  </w:pPr>
                  <w:r w:rsidRPr="00FC6D9B">
                    <w:rPr>
                      <w:rFonts w:ascii="TH SarabunPSK" w:hAnsi="TH SarabunPSK" w:cs="TH SarabunPSK"/>
                      <w:b/>
                      <w:bCs/>
                      <w:color w:val="000000" w:themeColor="text1"/>
                      <w:cs/>
                    </w:rPr>
                    <w:t>90.6</w:t>
                  </w:r>
                </w:p>
              </w:tc>
              <w:tc>
                <w:tcPr>
                  <w:tcW w:w="1276"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95.8</w:t>
                  </w:r>
                </w:p>
              </w:tc>
              <w:tc>
                <w:tcPr>
                  <w:tcW w:w="992" w:type="dxa"/>
                  <w:vAlign w:val="center"/>
                </w:tcPr>
                <w:p w:rsidR="004B2A71" w:rsidRPr="00FC6D9B" w:rsidRDefault="004B2A71" w:rsidP="004B2A71">
                  <w:pPr>
                    <w:contextualSpacing/>
                    <w:jc w:val="center"/>
                    <w:rPr>
                      <w:rFonts w:ascii="TH SarabunPSK" w:hAnsi="TH SarabunPSK" w:cs="TH SarabunPSK"/>
                      <w:b/>
                      <w:bCs/>
                      <w:color w:val="000000" w:themeColor="text1"/>
                    </w:rPr>
                  </w:pPr>
                  <w:r w:rsidRPr="00FC6D9B">
                    <w:rPr>
                      <w:rFonts w:ascii="TH SarabunPSK" w:hAnsi="TH SarabunPSK" w:cs="TH SarabunPSK"/>
                      <w:b/>
                      <w:bCs/>
                      <w:color w:val="000000" w:themeColor="text1"/>
                    </w:rPr>
                    <w:t>95.5</w:t>
                  </w:r>
                </w:p>
              </w:tc>
            </w:tr>
          </w:tbl>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Cs/>
                <w:color w:val="000000" w:themeColor="text1"/>
                <w:sz w:val="32"/>
                <w:szCs w:val="32"/>
                <w:cs/>
              </w:rPr>
              <w:t xml:space="preserve">หมายเหตุ </w:t>
            </w:r>
            <w:r w:rsidRPr="00FC6D9B">
              <w:rPr>
                <w:rFonts w:ascii="TH SarabunPSK" w:hAnsi="TH SarabunPSK" w:cs="TH SarabunPSK"/>
                <w:bCs/>
                <w:color w:val="000000" w:themeColor="text1"/>
                <w:sz w:val="32"/>
                <w:szCs w:val="32"/>
              </w:rPr>
              <w:t>:</w:t>
            </w:r>
            <w:r w:rsidRPr="00FC6D9B">
              <w:rPr>
                <w:rFonts w:ascii="TH SarabunPSK" w:hAnsi="TH SarabunPSK" w:cs="TH SarabunPSK"/>
                <w:b/>
                <w:color w:val="000000" w:themeColor="text1"/>
                <w:sz w:val="32"/>
                <w:szCs w:val="32"/>
                <w:cs/>
              </w:rPr>
              <w:t xml:space="preserve">การตั้งค่าเป้าหมายร้อยละของเด็กอายุ 0 </w:t>
            </w:r>
            <w:r w:rsidRPr="00FC6D9B">
              <w:rPr>
                <w:rFonts w:ascii="TH SarabunPSK" w:hAnsi="TH SarabunPSK" w:cs="TH SarabunPSK"/>
                <w:b/>
                <w:color w:val="000000" w:themeColor="text1"/>
                <w:sz w:val="32"/>
                <w:szCs w:val="32"/>
              </w:rPr>
              <w:t xml:space="preserve">– </w:t>
            </w:r>
            <w:r w:rsidRPr="00FC6D9B">
              <w:rPr>
                <w:rFonts w:ascii="TH SarabunPSK" w:hAnsi="TH SarabunPSK" w:cs="TH SarabunPSK"/>
                <w:b/>
                <w:color w:val="000000" w:themeColor="text1"/>
                <w:sz w:val="32"/>
                <w:szCs w:val="32"/>
                <w:cs/>
              </w:rPr>
              <w:t>5 ปี มีพัฒนาการสมวัย ที่ร้อยละ 85 คิดจากข้อมูลทางวิชาการ พบว่า</w:t>
            </w:r>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cs/>
              </w:rPr>
              <w:t>1. เด็กที่มีโรคพัฒนาการล่าช้า (</w:t>
            </w:r>
            <w:r w:rsidRPr="00FC6D9B">
              <w:rPr>
                <w:rFonts w:ascii="TH SarabunPSK" w:hAnsi="TH SarabunPSK" w:cs="TH SarabunPSK"/>
                <w:b/>
                <w:color w:val="000000" w:themeColor="text1"/>
                <w:sz w:val="32"/>
                <w:szCs w:val="32"/>
              </w:rPr>
              <w:t xml:space="preserve">Developmental Disabilities) </w:t>
            </w:r>
            <w:r w:rsidRPr="00FC6D9B">
              <w:rPr>
                <w:rFonts w:ascii="TH SarabunPSK" w:hAnsi="TH SarabunPSK" w:cs="TH SarabunPSK"/>
                <w:b/>
                <w:color w:val="000000" w:themeColor="text1"/>
                <w:sz w:val="32"/>
                <w:szCs w:val="32"/>
                <w:cs/>
              </w:rPr>
              <w:t>มีค่าประมาณอยู่ที่ ร้อยละ 3.5 - 24.0 (โดยเฉพาะประเทศสหรัฐอเมริกาพบที่ร้อยละ 13.9 และประเทศอิสราเอลพบที่ร้อยละ 8.9 )</w:t>
            </w:r>
          </w:p>
          <w:p w:rsidR="004B2A71" w:rsidRPr="00FC6D9B" w:rsidRDefault="004B2A71" w:rsidP="004B2A71">
            <w:pPr>
              <w:contextualSpacing/>
              <w:rPr>
                <w:rFonts w:ascii="TH SarabunPSK" w:hAnsi="TH SarabunPSK" w:cs="TH SarabunPSK"/>
                <w:b/>
                <w:color w:val="000000" w:themeColor="text1"/>
                <w:sz w:val="32"/>
                <w:szCs w:val="32"/>
              </w:rPr>
            </w:pPr>
            <w:r w:rsidRPr="00FC6D9B">
              <w:rPr>
                <w:rFonts w:ascii="TH SarabunPSK" w:hAnsi="TH SarabunPSK" w:cs="TH SarabunPSK"/>
                <w:b/>
                <w:color w:val="000000" w:themeColor="text1"/>
                <w:sz w:val="32"/>
                <w:szCs w:val="32"/>
                <w:cs/>
              </w:rPr>
              <w:t>2. มีรายงานการพบเด็กที่มีโรคพัฒนาการล่าช้า (</w:t>
            </w:r>
            <w:r w:rsidRPr="00FC6D9B">
              <w:rPr>
                <w:rFonts w:ascii="TH SarabunPSK" w:hAnsi="TH SarabunPSK" w:cs="TH SarabunPSK"/>
                <w:b/>
                <w:color w:val="000000" w:themeColor="text1"/>
                <w:sz w:val="32"/>
                <w:szCs w:val="32"/>
              </w:rPr>
              <w:t xml:space="preserve">Developmental Disabilities) </w:t>
            </w:r>
            <w:r w:rsidRPr="00FC6D9B">
              <w:rPr>
                <w:rFonts w:ascii="TH SarabunPSK" w:hAnsi="TH SarabunPSK" w:cs="TH SarabunPSK"/>
                <w:b/>
                <w:color w:val="000000" w:themeColor="text1"/>
                <w:sz w:val="32"/>
                <w:szCs w:val="32"/>
                <w:cs/>
              </w:rPr>
              <w:t xml:space="preserve">เพิ่มขึ้นในระยะเวลา 12 ปี (1997-2008) ประเทศสหรัฐอเมริกาพบเพิ่มขึ้น ร้อยละ 17.1 ประเทศไต้หวันพบเพิ่มขึ้น ร้อยละ 20.0 </w:t>
            </w:r>
          </w:p>
          <w:p w:rsidR="004B2A71" w:rsidRPr="00FC6D9B" w:rsidRDefault="004B2A71" w:rsidP="004B2A71">
            <w:pPr>
              <w:contextualSpacing/>
              <w:rPr>
                <w:rFonts w:ascii="TH SarabunPSK" w:hAnsi="TH SarabunPSK" w:cs="TH SarabunPSK"/>
                <w:b/>
                <w:color w:val="000000" w:themeColor="text1"/>
                <w:sz w:val="32"/>
                <w:szCs w:val="32"/>
                <w:cs/>
              </w:rPr>
            </w:pPr>
            <w:r w:rsidRPr="00FC6D9B">
              <w:rPr>
                <w:rFonts w:ascii="TH SarabunPSK" w:hAnsi="TH SarabunPSK" w:cs="TH SarabunPSK"/>
                <w:b/>
                <w:color w:val="000000" w:themeColor="text1"/>
                <w:sz w:val="32"/>
                <w:szCs w:val="32"/>
                <w:cs/>
              </w:rPr>
              <w:t>ดังนั้นการตั้งค่าเป้าหมายเด็กที่มีพัฒนาการสมวัยที่ ร้อยละ 85 จึงเป็นค่าเฉลี่ยที่อ้างอิงจากข้อมูลดังกล่าว</w:t>
            </w:r>
          </w:p>
        </w:tc>
      </w:tr>
      <w:tr w:rsidR="004B2A71" w:rsidRPr="00FC6D9B" w:rsidTr="004B2A71">
        <w:trPr>
          <w:trHeight w:val="2154"/>
        </w:trPr>
        <w:tc>
          <w:tcPr>
            <w:tcW w:w="25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ผู้ประสานงานตัวชี้วัด</w:t>
            </w:r>
          </w:p>
        </w:tc>
        <w:tc>
          <w:tcPr>
            <w:tcW w:w="78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นายแพทย์ธีรชัย    บุญยะลีพรรณ   รองผู้อำนวยการสถาบันพัฒนาอนามัยเด็กแห่งชาติ</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 : </w:t>
            </w:r>
            <w:r w:rsidRPr="00FC6D9B">
              <w:rPr>
                <w:rFonts w:ascii="TH SarabunPSK" w:hAnsi="TH SarabunPSK" w:cs="TH SarabunPSK"/>
                <w:color w:val="000000" w:themeColor="text1"/>
                <w:sz w:val="32"/>
                <w:szCs w:val="32"/>
              </w:rPr>
              <w:t xml:space="preserve">02 – 588 3088 </w:t>
            </w:r>
            <w:r w:rsidRPr="00FC6D9B">
              <w:rPr>
                <w:rFonts w:ascii="TH SarabunPSK" w:hAnsi="TH SarabunPSK" w:cs="TH SarabunPSK"/>
                <w:color w:val="000000" w:themeColor="text1"/>
                <w:sz w:val="32"/>
                <w:szCs w:val="32"/>
                <w:cs/>
              </w:rPr>
              <w:t xml:space="preserve">ต่อ </w:t>
            </w:r>
            <w:r w:rsidRPr="00FC6D9B">
              <w:rPr>
                <w:rFonts w:ascii="TH SarabunPSK" w:hAnsi="TH SarabunPSK" w:cs="TH SarabunPSK"/>
                <w:color w:val="000000" w:themeColor="text1"/>
                <w:sz w:val="32"/>
                <w:szCs w:val="32"/>
              </w:rPr>
              <w:t>3124E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hyperlink r:id="rId20" w:history="1">
              <w:r w:rsidRPr="00FC6D9B">
                <w:rPr>
                  <w:rStyle w:val="a8"/>
                  <w:rFonts w:ascii="TH SarabunPSK" w:hAnsi="TH SarabunPSK" w:cs="TH SarabunPSK"/>
                  <w:color w:val="000000" w:themeColor="text1"/>
                  <w:sz w:val="32"/>
                  <w:szCs w:val="32"/>
                </w:rPr>
                <w:t>teerboon@hotmail</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com</w:t>
              </w:r>
            </w:hyperlink>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2 .</w:t>
            </w:r>
            <w:r w:rsidRPr="00FC6D9B">
              <w:rPr>
                <w:rFonts w:ascii="TH SarabunPSK" w:hAnsi="TH SarabunPSK" w:cs="TH SarabunPSK"/>
                <w:color w:val="000000" w:themeColor="text1"/>
                <w:sz w:val="32"/>
                <w:szCs w:val="32"/>
                <w:cs/>
              </w:rPr>
              <w:t>แพทย์หญิงจันทร์อาภา สุขทัพภ์  นายแพทย์ชำนาญการ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 : </w:t>
            </w:r>
            <w:r w:rsidRPr="00FC6D9B">
              <w:rPr>
                <w:rFonts w:ascii="TH SarabunPSK" w:hAnsi="TH SarabunPSK" w:cs="TH SarabunPSK"/>
                <w:color w:val="000000" w:themeColor="text1"/>
                <w:sz w:val="32"/>
                <w:szCs w:val="32"/>
              </w:rPr>
              <w:t>02-248 8900</w:t>
            </w:r>
            <w:r w:rsidRPr="00FC6D9B">
              <w:rPr>
                <w:rFonts w:ascii="TH SarabunPSK" w:hAnsi="TH SarabunPSK" w:cs="TH SarabunPSK"/>
                <w:color w:val="000000" w:themeColor="text1"/>
                <w:sz w:val="32"/>
                <w:szCs w:val="32"/>
                <w:cs/>
              </w:rPr>
              <w:t xml:space="preserve"> ต่อ </w:t>
            </w:r>
            <w:r w:rsidRPr="00FC6D9B">
              <w:rPr>
                <w:rFonts w:ascii="TH SarabunPSK" w:hAnsi="TH SarabunPSK" w:cs="TH SarabunPSK"/>
                <w:color w:val="000000" w:themeColor="text1"/>
                <w:sz w:val="32"/>
                <w:szCs w:val="32"/>
              </w:rPr>
              <w:t xml:space="preserve">70390 </w:t>
            </w:r>
            <w:r w:rsidRPr="00FC6D9B">
              <w:rPr>
                <w:rFonts w:ascii="TH SarabunPSK" w:hAnsi="TH SarabunPSK" w:cs="TH SarabunPSK"/>
                <w:color w:val="000000" w:themeColor="text1"/>
                <w:sz w:val="32"/>
                <w:szCs w:val="32"/>
                <w:cs/>
              </w:rPr>
              <w:t xml:space="preserve">โทรศัพท์มือถือ: </w:t>
            </w:r>
            <w:r w:rsidRPr="00FC6D9B">
              <w:rPr>
                <w:rFonts w:ascii="TH SarabunPSK" w:hAnsi="TH SarabunPSK" w:cs="TH SarabunPSK"/>
                <w:color w:val="000000" w:themeColor="text1"/>
                <w:sz w:val="32"/>
                <w:szCs w:val="32"/>
              </w:rPr>
              <w:t>086-7889981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02-6402034</w:t>
            </w:r>
            <w:r w:rsidRPr="00FC6D9B">
              <w:rPr>
                <w:rFonts w:ascii="TH SarabunPSK" w:hAnsi="TH SarabunPSK" w:cs="TH SarabunPSK"/>
                <w:color w:val="000000" w:themeColor="text1"/>
                <w:sz w:val="32"/>
                <w:szCs w:val="32"/>
              </w:rPr>
              <w:tab/>
              <w:t>E-mail : janarpar@gmail.com</w:t>
            </w:r>
          </w:p>
        </w:tc>
      </w:tr>
      <w:tr w:rsidR="004B2A71" w:rsidRPr="00FC6D9B" w:rsidTr="004B2A71">
        <w:trPr>
          <w:trHeight w:val="1701"/>
        </w:trPr>
        <w:tc>
          <w:tcPr>
            <w:tcW w:w="25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8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สำนักส่งเสริมสุขภาพกรมอนามัย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สถาบันพัฒนาอนามัยเด็กแห่งชาติกรมอนามัย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สถาบันราชานุกูล กรมสุขภาพจิต</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สำนักนโยบายและยุทธศาสตร์ สำนักงานปลัดกระทรวงสาธารณสุข</w:t>
            </w:r>
          </w:p>
        </w:tc>
      </w:tr>
      <w:tr w:rsidR="004B2A71" w:rsidRPr="00FC6D9B" w:rsidTr="004B2A71">
        <w:trPr>
          <w:trHeight w:val="2685"/>
        </w:trPr>
        <w:tc>
          <w:tcPr>
            <w:tcW w:w="25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8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221"/>
                <w:tab w:val="left" w:pos="289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1 .</w:t>
            </w:r>
            <w:r w:rsidRPr="00FC6D9B">
              <w:rPr>
                <w:rFonts w:ascii="TH SarabunPSK" w:hAnsi="TH SarabunPSK" w:cs="TH SarabunPSK"/>
                <w:color w:val="000000" w:themeColor="text1"/>
                <w:sz w:val="32"/>
                <w:szCs w:val="32"/>
                <w:cs/>
              </w:rPr>
              <w:t>แพทย์หญิงจันทร์อาภา สุขทัพภ์</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นายแพทย์ชำนาญการ</w:t>
            </w:r>
          </w:p>
          <w:p w:rsidR="004B2A71" w:rsidRPr="00FC6D9B" w:rsidRDefault="004B2A71" w:rsidP="004B2A71">
            <w:pPr>
              <w:tabs>
                <w:tab w:val="left" w:pos="221"/>
                <w:tab w:val="left" w:pos="289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02-248 8900</w:t>
            </w:r>
            <w:r w:rsidRPr="00FC6D9B">
              <w:rPr>
                <w:rFonts w:ascii="TH SarabunPSK" w:hAnsi="TH SarabunPSK" w:cs="TH SarabunPSK"/>
                <w:color w:val="000000" w:themeColor="text1"/>
                <w:sz w:val="32"/>
                <w:szCs w:val="32"/>
                <w:cs/>
              </w:rPr>
              <w:t xml:space="preserve"> ต่อ </w:t>
            </w:r>
            <w:r w:rsidRPr="00FC6D9B">
              <w:rPr>
                <w:rFonts w:ascii="TH SarabunPSK" w:hAnsi="TH SarabunPSK" w:cs="TH SarabunPSK"/>
                <w:color w:val="000000" w:themeColor="text1"/>
                <w:sz w:val="32"/>
                <w:szCs w:val="32"/>
              </w:rPr>
              <w:t>70390</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โทรศัพท์มือถือ: </w:t>
            </w:r>
            <w:r w:rsidRPr="00FC6D9B">
              <w:rPr>
                <w:rFonts w:ascii="TH SarabunPSK" w:hAnsi="TH SarabunPSK" w:cs="TH SarabunPSK"/>
                <w:color w:val="000000" w:themeColor="text1"/>
                <w:sz w:val="32"/>
                <w:szCs w:val="32"/>
              </w:rPr>
              <w:t>086-7889981</w:t>
            </w:r>
          </w:p>
          <w:p w:rsidR="004B2A71" w:rsidRPr="00FC6D9B" w:rsidRDefault="004B2A71" w:rsidP="004B2A71">
            <w:pPr>
              <w:tabs>
                <w:tab w:val="left" w:pos="221"/>
                <w:tab w:val="left" w:pos="289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02-6402034</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E-mail : janarpar@gmail.com</w:t>
            </w:r>
          </w:p>
          <w:p w:rsidR="004B2A71" w:rsidRPr="00FC6D9B" w:rsidRDefault="004B2A71" w:rsidP="004B2A71">
            <w:pPr>
              <w:tabs>
                <w:tab w:val="left" w:pos="221"/>
                <w:tab w:val="left" w:pos="2894"/>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นางประภาภรณ์  จังพานิช</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นักวิชาการสาธารณสุขชำนาญการพิเศษ</w:t>
            </w:r>
          </w:p>
          <w:p w:rsidR="004B2A71" w:rsidRPr="00FC6D9B" w:rsidRDefault="004B2A71" w:rsidP="004B2A71">
            <w:pPr>
              <w:tabs>
                <w:tab w:val="left" w:pos="289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02 590 4433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w:t>
            </w:r>
            <w:r w:rsidRPr="00FC6D9B">
              <w:rPr>
                <w:rFonts w:ascii="TH SarabunPSK" w:hAnsi="TH SarabunPSK" w:cs="TH SarabunPSK"/>
                <w:color w:val="000000" w:themeColor="text1"/>
                <w:sz w:val="32"/>
                <w:szCs w:val="32"/>
                <w:cs/>
              </w:rPr>
              <w:t xml:space="preserve">7 077 1130   </w:t>
            </w:r>
          </w:p>
          <w:p w:rsidR="004B2A71" w:rsidRPr="00FC6D9B" w:rsidRDefault="004B2A71" w:rsidP="004B2A71">
            <w:pPr>
              <w:tabs>
                <w:tab w:val="left" w:pos="2894"/>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02 590 4427</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1" w:history="1">
              <w:r w:rsidRPr="00FC6D9B">
                <w:rPr>
                  <w:rStyle w:val="a8"/>
                  <w:rFonts w:ascii="TH SarabunPSK" w:hAnsi="TH SarabunPSK" w:cs="TH SarabunPSK"/>
                  <w:color w:val="000000" w:themeColor="text1"/>
                  <w:sz w:val="32"/>
                  <w:szCs w:val="32"/>
                </w:rPr>
                <w:t>paporn11@gmail.com</w:t>
              </w:r>
            </w:hyperlink>
          </w:p>
          <w:p w:rsidR="004B2A71" w:rsidRPr="00FC6D9B" w:rsidRDefault="004B2A71" w:rsidP="004B2A71">
            <w:pPr>
              <w:tabs>
                <w:tab w:val="left" w:pos="3339"/>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นางกิติมา   พัวพัฒนกุล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พยาบาลวิชาชีพชำนาญการ    </w:t>
            </w:r>
          </w:p>
          <w:p w:rsidR="004B2A71" w:rsidRPr="00FC6D9B" w:rsidRDefault="004B2A71" w:rsidP="004B2A71">
            <w:pPr>
              <w:tabs>
                <w:tab w:val="left" w:pos="3339"/>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 xml:space="preserve">02 590 4405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w:t>
            </w:r>
          </w:p>
          <w:p w:rsidR="004B2A71" w:rsidRPr="00FC6D9B" w:rsidRDefault="004B2A71" w:rsidP="004B2A71">
            <w:pPr>
              <w:tabs>
                <w:tab w:val="left" w:pos="3339"/>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 xml:space="preserve">E-mail : puapat@yahoo.com      </w:t>
            </w:r>
          </w:p>
        </w:tc>
      </w:tr>
    </w:tbl>
    <w:p w:rsidR="004B2A71" w:rsidRPr="00FC6D9B" w:rsidRDefault="004B2A71" w:rsidP="004B2A71">
      <w:pPr>
        <w:contextualSpacing/>
        <w:rPr>
          <w:rFonts w:ascii="TH SarabunPSK" w:hAnsi="TH SarabunPSK" w:cs="TH SarabunPSK"/>
          <w:color w:val="000000" w:themeColor="text1"/>
          <w:sz w:val="32"/>
          <w:szCs w:val="32"/>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5"/>
        <w:gridCol w:w="7336"/>
      </w:tblGrid>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bookmarkStart w:id="0" w:name="_Toc396249530"/>
            <w:r w:rsidRPr="00FC6D9B">
              <w:rPr>
                <w:rFonts w:ascii="TH SarabunPSK" w:hAnsi="TH SarabunPSK" w:cs="TH SarabunPSK"/>
                <w:b/>
                <w:bCs/>
                <w:color w:val="000000" w:themeColor="text1"/>
                <w:sz w:val="32"/>
                <w:szCs w:val="32"/>
                <w:cs/>
              </w:rPr>
              <w:t>หมวด</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Promotion, Prevention &amp; Protection Excellence</w:t>
            </w:r>
          </w:p>
          <w:p w:rsidR="004B2A71" w:rsidRPr="00FC6D9B" w:rsidRDefault="004B2A71" w:rsidP="004B2A71">
            <w:pPr>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(ยุทธศาสตร์ด้านส่งเสริมสุขภาพ ป้องกันโรค และคุ้มครองผู้บริโภคเป็นเลิศ)</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แผนที่</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2 การพัฒนา</w:t>
            </w:r>
            <w:r>
              <w:rPr>
                <w:rFonts w:ascii="TH SarabunPSK" w:hAnsi="TH SarabunPSK" w:cs="TH SarabunPSK" w:hint="cs"/>
                <w:b/>
                <w:bCs/>
                <w:color w:val="000000" w:themeColor="text1"/>
                <w:sz w:val="32"/>
                <w:szCs w:val="32"/>
                <w:cs/>
              </w:rPr>
              <w:t>คุณภาพชีวิตระดับอำเภอ</w:t>
            </w:r>
          </w:p>
        </w:tc>
      </w:tr>
      <w:tr w:rsidR="004B2A71" w:rsidRPr="00B52A8C"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โครงการ</w:t>
            </w:r>
          </w:p>
        </w:tc>
        <w:tc>
          <w:tcPr>
            <w:tcW w:w="7336"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rPr>
              <w:t xml:space="preserve">1 </w:t>
            </w:r>
            <w:r w:rsidRPr="00B52A8C">
              <w:rPr>
                <w:rFonts w:ascii="TH SarabunPSK" w:hAnsi="TH SarabunPSK" w:cs="TH SarabunPSK"/>
                <w:b/>
                <w:bCs/>
                <w:color w:val="FF0000"/>
                <w:sz w:val="32"/>
                <w:szCs w:val="32"/>
                <w:cs/>
              </w:rPr>
              <w:t>โครงการพัฒนาคุณภาพชีวิตระดับอำเภอ (พชอ.)</w:t>
            </w:r>
          </w:p>
        </w:tc>
      </w:tr>
      <w:tr w:rsidR="004B2A71" w:rsidRPr="00B52A8C"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ระดับการแสดงผล</w:t>
            </w:r>
          </w:p>
        </w:tc>
        <w:tc>
          <w:tcPr>
            <w:tcW w:w="7336"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 xml:space="preserve">จังหวัด/เขต/ประเทศ </w:t>
            </w:r>
          </w:p>
        </w:tc>
      </w:tr>
      <w:tr w:rsidR="004B2A71" w:rsidRPr="00B52A8C"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ชื่อตัวชี้วัดเชิงปริมาณ</w:t>
            </w:r>
          </w:p>
        </w:tc>
        <w:tc>
          <w:tcPr>
            <w:tcW w:w="7336"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rPr>
              <w:t>8.</w:t>
            </w:r>
            <w:r w:rsidRPr="00B52A8C">
              <w:rPr>
                <w:rFonts w:ascii="TH SarabunPSK" w:hAnsi="TH SarabunPSK" w:cs="TH SarabunPSK"/>
                <w:b/>
                <w:bCs/>
                <w:color w:val="FF0000"/>
                <w:sz w:val="32"/>
                <w:szCs w:val="32"/>
                <w:cs/>
              </w:rPr>
              <w:t>ร้อยละของอำเภอผ่านเกณฑ์การประเมินการพัฒนาคุณภาพชีวิตที่มีคุณภาพ</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ab/>
              <w:t xml:space="preserve">การพัฒนาคุณภาพชีวิตที่มีคุณภาพ หมายถึง </w:t>
            </w:r>
            <w:r w:rsidRPr="00FC6D9B">
              <w:rPr>
                <w:rFonts w:ascii="TH SarabunPSK" w:hAnsi="TH SarabunPSK" w:cs="TH SarabunPSK"/>
                <w:color w:val="000000" w:themeColor="text1"/>
                <w:sz w:val="32"/>
                <w:szCs w:val="32"/>
                <w:cs/>
              </w:rPr>
              <w:t xml:space="preserve">การประเมินการพัฒนาคุณภาพชีวิตระดับอำเภอ ที่เป็นไปตามเจตนารมณ์ของระเบียบสำนักนายกรัฐมนตรีว่าด้วยการพัฒนาคุณภาพชีวิตระดับพื้นที่ พ.ศ.2561 ตามองค์ประกอบ </w:t>
            </w:r>
            <w:r w:rsidRPr="00FC6D9B">
              <w:rPr>
                <w:rFonts w:ascii="TH SarabunPSK" w:hAnsi="TH SarabunPSK" w:cs="TH SarabunPSK"/>
                <w:color w:val="000000" w:themeColor="text1"/>
                <w:sz w:val="32"/>
                <w:szCs w:val="32"/>
              </w:rPr>
              <w:t xml:space="preserve">UCCARE </w:t>
            </w:r>
            <w:r w:rsidRPr="00FC6D9B">
              <w:rPr>
                <w:rFonts w:ascii="TH SarabunPSK" w:hAnsi="TH SarabunPSK" w:cs="TH SarabunPSK"/>
                <w:color w:val="000000" w:themeColor="text1"/>
                <w:sz w:val="32"/>
                <w:szCs w:val="32"/>
                <w:cs/>
              </w:rPr>
              <w:t xml:space="preserve">ในประเด็นที่พื้นที่กำหนดในการพัฒนาคุณภาพชีวิต โดยมีผลลัพธ์การพัฒนาระบบสุขภาพระดับอำเภอที่สามารถยกระดับขึ้นหนึ่งระดับทุกข้อ หรือตั้งแต่ระดับสามขึ้นไปทุกข้อ โดยการประเมินตนเองและระดับจังหวัด </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ab/>
              <w:t xml:space="preserve">อำเภอ หมายถึง </w:t>
            </w:r>
            <w:r w:rsidRPr="00FC6D9B">
              <w:rPr>
                <w:rFonts w:ascii="TH SarabunPSK" w:hAnsi="TH SarabunPSK" w:cs="TH SarabunPSK"/>
                <w:color w:val="000000" w:themeColor="text1"/>
                <w:sz w:val="32"/>
                <w:szCs w:val="32"/>
                <w:cs/>
              </w:rPr>
              <w:t>เป็นหน่วยราชการบริหารรองจากจังหวัด มีนายอำเภอเป็นหัวหน้าปกครองและเป็นผู้นำในการทำงานร่วมกับท้องถิ่นและภาคส่วนต่างๆในการดูแลประชาชนและส่งเสริมให้ประชาชนดูแลตนเอง ครอบครัวและชุมชนร่วมกัน โดยใช้</w:t>
            </w:r>
            <w:r w:rsidRPr="00FC6D9B">
              <w:rPr>
                <w:rFonts w:ascii="TH SarabunPSK" w:hAnsi="TH SarabunPSK" w:cs="TH SarabunPSK"/>
                <w:color w:val="000000" w:themeColor="text1"/>
                <w:sz w:val="32"/>
                <w:szCs w:val="32"/>
                <w:cs/>
              </w:rPr>
              <w:lastRenderedPageBreak/>
              <w:t>ปัญหาความทุกข์ยากของประชาชนในพื้นที่ระดับหมู่บ้าน ตำบล อำเภอ เป็นเป้าหมายร่วมภายใต้บริบทของแต่ละพื้นที่จำนวน 878 แห่ง</w:t>
            </w:r>
          </w:p>
        </w:tc>
      </w:tr>
      <w:tr w:rsidR="004B2A71" w:rsidRPr="00FC6D9B" w:rsidTr="004B2A71">
        <w:trPr>
          <w:jc w:val="center"/>
        </w:trPr>
        <w:tc>
          <w:tcPr>
            <w:tcW w:w="10031"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b/>
                <w:bCs/>
                <w:color w:val="000000" w:themeColor="text1"/>
                <w:sz w:val="32"/>
                <w:szCs w:val="32"/>
                <w:cs/>
              </w:rPr>
              <w:lastRenderedPageBreak/>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70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80</w:t>
                  </w:r>
                </w:p>
              </w:tc>
            </w:tr>
          </w:tbl>
          <w:p w:rsidR="004B2A71" w:rsidRPr="00FC6D9B" w:rsidRDefault="004B2A71" w:rsidP="004B2A71">
            <w:pPr>
              <w:contextualSpacing/>
              <w:rPr>
                <w:rFonts w:ascii="TH SarabunPSK" w:hAnsi="TH SarabunPSK" w:cs="TH SarabunPSK"/>
                <w:color w:val="000000" w:themeColor="text1"/>
                <w:sz w:val="32"/>
                <w:szCs w:val="32"/>
                <w:lang w:val="en-GB"/>
              </w:rPr>
            </w:pP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เพื่อพัฒนาคุณภาพชีวิตของประชาชนในพื้นที่ให้มีคุณภาพชีวิตที่ดีขึ้น โดยใช้หลักการ “พื้นที่เป็นฐาน ประชาชนเป็นศูนย์กลาง” เป็นไปตามเจตนารมณ์ของระเบียบสำนักนายกรัฐมนตรีว่าด้วยการพัฒนาคุณภาพชีวิตระดับพื้นที่ พ.ศ.2561</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4335"/>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ทุกอำเภอ ( </w:t>
            </w:r>
            <w:r w:rsidRPr="00FC6D9B">
              <w:rPr>
                <w:rFonts w:ascii="TH SarabunPSK" w:hAnsi="TH SarabunPSK" w:cs="TH SarabunPSK"/>
                <w:color w:val="000000" w:themeColor="text1"/>
                <w:sz w:val="32"/>
                <w:szCs w:val="32"/>
              </w:rPr>
              <w:t>878</w:t>
            </w:r>
            <w:r w:rsidRPr="00FC6D9B">
              <w:rPr>
                <w:rFonts w:ascii="TH SarabunPSK" w:hAnsi="TH SarabunPSK" w:cs="TH SarabunPSK"/>
                <w:color w:val="000000" w:themeColor="text1"/>
                <w:sz w:val="32"/>
                <w:szCs w:val="32"/>
                <w:cs/>
              </w:rPr>
              <w:t xml:space="preserve"> อำเภอ) </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การรายงาน</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สำนักงานเขตสุขภาพ / สำนักงานสาธารณสุขจังหวัด</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สำนักงานสาธารณสุขอำเภอ</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โรงพยาบาล</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A =</w:t>
            </w:r>
            <w:r w:rsidRPr="00FC6D9B">
              <w:rPr>
                <w:rFonts w:ascii="TH SarabunPSK" w:hAnsi="TH SarabunPSK" w:cs="TH SarabunPSK"/>
                <w:color w:val="000000" w:themeColor="text1"/>
                <w:sz w:val="32"/>
                <w:szCs w:val="32"/>
                <w:cs/>
              </w:rPr>
              <w:t xml:space="preserve"> จำนวนอำเภอที่ผ่านเกณฑ์การประเมินการพัฒนาคุณภาพชีวิต </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B =</w:t>
            </w:r>
            <w:r w:rsidRPr="00FC6D9B">
              <w:rPr>
                <w:rFonts w:ascii="TH SarabunPSK" w:hAnsi="TH SarabunPSK" w:cs="TH SarabunPSK"/>
                <w:color w:val="000000" w:themeColor="text1"/>
                <w:sz w:val="32"/>
                <w:szCs w:val="32"/>
                <w:cs/>
              </w:rPr>
              <w:t xml:space="preserve"> จำนวนอำเภอ 878 แห่ง</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100</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และ 4</w:t>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rPr>
          <w:jc w:val="center"/>
        </w:trPr>
        <w:tc>
          <w:tcPr>
            <w:tcW w:w="10031"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 </w:t>
            </w:r>
            <w:r w:rsidRPr="00FC6D9B">
              <w:rPr>
                <w:rFonts w:ascii="TH SarabunPSK" w:hAnsi="TH SarabunPSK" w:cs="TH SarabunPSK"/>
                <w:b/>
                <w:bCs/>
                <w:color w:val="000000" w:themeColor="text1"/>
                <w:sz w:val="32"/>
                <w:szCs w:val="32"/>
              </w:rPr>
              <w:t>2562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2"/>
              <w:gridCol w:w="2700"/>
              <w:gridCol w:w="2430"/>
              <w:gridCol w:w="2183"/>
            </w:tblGrid>
            <w:tr w:rsidR="004B2A71" w:rsidRPr="00FC6D9B" w:rsidTr="004B2A71">
              <w:trPr>
                <w:jc w:val="center"/>
              </w:trPr>
              <w:tc>
                <w:tcPr>
                  <w:tcW w:w="2492"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700"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30"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83"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ind w:left="-392"/>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49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มีการประชุม คัดเลือกประเด็นที่สำคัญตามบริบทในพื้นที่ที่เกี่ยวกับการพัฒนาคุณภาพชีวิตมาดำเนินการพัฒนาหรือแก้ไขปัญหา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อย่างน้อย 2 ประเด็น</w:t>
                  </w:r>
                </w:p>
                <w:p w:rsidR="004B2A71" w:rsidRPr="00FC6D9B" w:rsidRDefault="004B2A71" w:rsidP="004B2A71">
                  <w:pPr>
                    <w:contextualSpacing/>
                    <w:rPr>
                      <w:rFonts w:ascii="TH SarabunPSK" w:hAnsi="TH SarabunPSK" w:cs="TH SarabunPSK"/>
                      <w:color w:val="000000" w:themeColor="text1"/>
                      <w:sz w:val="32"/>
                      <w:szCs w:val="32"/>
                      <w:cs/>
                    </w:rPr>
                  </w:pPr>
                </w:p>
              </w:tc>
              <w:tc>
                <w:tcPr>
                  <w:tcW w:w="2700"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-มีคณะทำงาน วางแผนกำหนดแนวทางในการขับเคลื่อนประเด็นการพัฒนาคุณภาพชีวิตตามที่พื้นที่กำหนด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-มีการบริหารจัดการ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ทรัพยากรของทุกภาคส่วนที่</w:t>
                  </w:r>
                  <w:r w:rsidRPr="00FC6D9B">
                    <w:rPr>
                      <w:rFonts w:ascii="TH SarabunPSK" w:hAnsi="TH SarabunPSK" w:cs="TH SarabunPSK"/>
                      <w:color w:val="000000" w:themeColor="text1"/>
                      <w:sz w:val="32"/>
                      <w:szCs w:val="32"/>
                      <w:cs/>
                    </w:rPr>
                    <w:lastRenderedPageBreak/>
                    <w:t>เกี่ยวข้องในการขับเคลื่อนประเด็นการพัฒนาคุณภาพชีวิต</w:t>
                  </w:r>
                </w:p>
              </w:tc>
              <w:tc>
                <w:tcPr>
                  <w:tcW w:w="2430"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 xml:space="preserve">มีการเยี่ยมเสริมพลังและประเมินผลการดำเนินการพัฒนาคุณภาพชีวิต ตามแนวทาง </w:t>
                  </w:r>
                  <w:r w:rsidRPr="00FC6D9B">
                    <w:rPr>
                      <w:rFonts w:ascii="TH SarabunPSK" w:hAnsi="TH SarabunPSK" w:cs="TH SarabunPSK"/>
                      <w:color w:val="000000" w:themeColor="text1"/>
                      <w:sz w:val="32"/>
                      <w:szCs w:val="32"/>
                    </w:rPr>
                    <w:t xml:space="preserve">UCCARE </w:t>
                  </w:r>
                  <w:r w:rsidRPr="00FC6D9B">
                    <w:rPr>
                      <w:rFonts w:ascii="TH SarabunPSK" w:hAnsi="TH SarabunPSK" w:cs="TH SarabunPSK"/>
                      <w:color w:val="000000" w:themeColor="text1"/>
                      <w:sz w:val="32"/>
                      <w:szCs w:val="32"/>
                      <w:cs/>
                    </w:rPr>
                    <w:t>โดยการประเมินตนเองและผู้เยี่ยมระดับจังหวัดและเขต</w:t>
                  </w:r>
                </w:p>
              </w:tc>
              <w:tc>
                <w:tcPr>
                  <w:tcW w:w="218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อำเภอมีการดำเนินการและผ่านเกณฑ์การประเมินคุณภาพการพัฒนาคุณภาพชีวิต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1.มีการกำหนดประเด็นการพัฒนาคุณภาพชีวิต อย่างน้อย 2 ประเด็น</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.มีคณะทำงานในการขับเคลื่อนประเด็นที่กำหนด และหรือการบริหารจัดการทรัพยากรของทุกภาคส่วนที่เกี่ยวข้องในการขับเคลื่อนการพัฒนาคุณภาพชีวิต</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3.มีการประเมินประเด็นปัญหาการพัฒนาคุณภาพชีวิตตามองค์ประกอบ </w:t>
            </w:r>
            <w:r w:rsidRPr="00FC6D9B">
              <w:rPr>
                <w:rFonts w:ascii="TH SarabunPSK" w:hAnsi="TH SarabunPSK" w:cs="TH SarabunPSK"/>
                <w:color w:val="000000" w:themeColor="text1"/>
                <w:sz w:val="32"/>
                <w:szCs w:val="32"/>
              </w:rPr>
              <w:t xml:space="preserve">UCCARE </w:t>
            </w:r>
            <w:r w:rsidRPr="00FC6D9B">
              <w:rPr>
                <w:rFonts w:ascii="TH SarabunPSK" w:hAnsi="TH SarabunPSK" w:cs="TH SarabunPSK"/>
                <w:color w:val="000000" w:themeColor="text1"/>
                <w:sz w:val="32"/>
                <w:szCs w:val="32"/>
                <w:cs/>
              </w:rPr>
              <w:t xml:space="preserve">และมีผลลัพธ์การพัฒนาคุณภาพชีวิตและระบบสุขภาพระดับอำเภอที่สามารถยกระดับขึ้นหนึ่งระดับทุกข้อหรือตั้งแต่ระดับสามขึ้นไปทุกข้อ โดยการประเมินตนเองและผู้เยี่ยมระดับจังหวัดและเขตร้อยละ </w:t>
            </w:r>
            <w:r w:rsidRPr="00FC6D9B">
              <w:rPr>
                <w:rFonts w:ascii="TH SarabunPSK" w:hAnsi="TH SarabunPSK" w:cs="TH SarabunPSK"/>
                <w:color w:val="000000" w:themeColor="text1"/>
                <w:sz w:val="32"/>
                <w:szCs w:val="32"/>
              </w:rPr>
              <w:t>60</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1.ระเบียบสำนักนายกรัฐมนตรีว่าด้วยการพัฒนาคุณภาพชีวิตระดับพื้นที่ พ.ศ.</w:t>
            </w:r>
            <w:r w:rsidRPr="00FC6D9B">
              <w:rPr>
                <w:rFonts w:ascii="TH SarabunPSK" w:hAnsi="TH SarabunPSK" w:cs="TH SarabunPSK"/>
                <w:color w:val="000000" w:themeColor="text1"/>
                <w:sz w:val="32"/>
                <w:szCs w:val="32"/>
              </w:rPr>
              <w:t>2561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คู่มือประกอบการพิจารณาระเบียบสำนักนายกรัฐมนตรีว่าด้วยการพัฒนาคุณภาพชีวิตระดับพื้นที่ พ.ศ.2561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คู่มือแนวทางการดำเนินงานตามระเบียบสำนักนายกรัฐมนตรีว่าด้วยการพัฒนาคุณภาพชีวิตระดับพื้นที่ พ.ศ.2561</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แนวทางการประเมินคุณภาพการพัฒนาคุณภาพชีวิตระดับอำเภอ</w:t>
            </w:r>
          </w:p>
        </w:tc>
      </w:tr>
      <w:tr w:rsidR="004B2A71" w:rsidRPr="00FC6D9B" w:rsidTr="004B2A71">
        <w:trPr>
          <w:trHeight w:val="1069"/>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336"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08"/>
              <w:gridCol w:w="992"/>
              <w:gridCol w:w="1418"/>
              <w:gridCol w:w="1559"/>
              <w:gridCol w:w="1276"/>
            </w:tblGrid>
            <w:tr w:rsidR="004B2A71" w:rsidRPr="00FC6D9B" w:rsidTr="004B2A71">
              <w:trPr>
                <w:jc w:val="center"/>
              </w:trPr>
              <w:tc>
                <w:tcPr>
                  <w:tcW w:w="2008"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99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253"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2008"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99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418"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2559</w:t>
                  </w:r>
                </w:p>
              </w:tc>
              <w:tc>
                <w:tcPr>
                  <w:tcW w:w="1559"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2560</w:t>
                  </w:r>
                </w:p>
              </w:tc>
              <w:tc>
                <w:tcPr>
                  <w:tcW w:w="127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2561</w:t>
                  </w:r>
                </w:p>
              </w:tc>
            </w:tr>
            <w:tr w:rsidR="004B2A71" w:rsidRPr="00FC6D9B" w:rsidTr="004B2A71">
              <w:trPr>
                <w:jc w:val="center"/>
              </w:trPr>
              <w:tc>
                <w:tcPr>
                  <w:tcW w:w="2008" w:type="dxa"/>
                </w:tcPr>
                <w:p w:rsidR="004B2A71" w:rsidRPr="00FC6D9B" w:rsidRDefault="004B2A71" w:rsidP="004B2A71">
                  <w:pPr>
                    <w:contextualSpacing/>
                    <w:rPr>
                      <w:rFonts w:ascii="TH SarabunPSK" w:hAnsi="TH SarabunPSK" w:cs="TH SarabunPSK"/>
                      <w:color w:val="000000" w:themeColor="text1"/>
                      <w:sz w:val="32"/>
                      <w:szCs w:val="32"/>
                    </w:rPr>
                  </w:pPr>
                </w:p>
              </w:tc>
              <w:tc>
                <w:tcPr>
                  <w:tcW w:w="992"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418"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559"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276" w:type="dxa"/>
                </w:tcPr>
                <w:p w:rsidR="004B2A71" w:rsidRPr="00FC6D9B" w:rsidRDefault="004B2A71" w:rsidP="004B2A71">
                  <w:pPr>
                    <w:contextualSpacing/>
                    <w:jc w:val="center"/>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นพ.ยงยศ  ธรรมวุฒิ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ที่ปรึกษาระดับกระทรวง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นายแพทย์ทรงคุณวุฒิ(ด้านเวชกรรมป้องกัน</w:t>
            </w:r>
            <w:r w:rsidRPr="00FC6D9B">
              <w:rPr>
                <w:rFonts w:ascii="TH SarabunPSK" w:hAnsi="TH SarabunPSK" w:cs="TH SarabunPSK"/>
                <w:color w:val="000000" w:themeColor="text1"/>
                <w:sz w:val="32"/>
                <w:szCs w:val="32"/>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 xml:space="preserve">02 5901238  </w:t>
            </w:r>
            <w:r w:rsidRPr="00FC6D9B">
              <w:rPr>
                <w:rFonts w:ascii="TH SarabunPSK" w:hAnsi="TH SarabunPSK" w:cs="TH SarabunPSK"/>
                <w:color w:val="000000" w:themeColor="text1"/>
                <w:sz w:val="32"/>
                <w:szCs w:val="32"/>
                <w:cs/>
              </w:rPr>
              <w:tab/>
              <w:t>โทรศัพท์มือถือ : 0819230536</w:t>
            </w:r>
          </w:p>
          <w:p w:rsidR="004B2A71" w:rsidRPr="00FC6D9B" w:rsidRDefault="004B2A71" w:rsidP="004B2A71">
            <w:pPr>
              <w:contextualSpacing/>
              <w:rPr>
                <w:rStyle w:val="a8"/>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02 590 1239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w:t>
            </w:r>
            <w:r w:rsidRPr="00FC6D9B">
              <w:rPr>
                <w:rStyle w:val="a8"/>
                <w:rFonts w:ascii="TH SarabunPSK" w:hAnsi="TH SarabunPSK" w:cs="TH SarabunPSK"/>
                <w:color w:val="000000" w:themeColor="text1"/>
                <w:sz w:val="32"/>
                <w:szCs w:val="32"/>
              </w:rPr>
              <w:t>yyt2508@gmail.com</w:t>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นพ.สุวัฒน์  วิริยพงษ์สุกิจ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ผู้อำนวยการสำนักงานบริหารยุทธศาสตร์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สุขภาพดีวิถีชีวิตไทยและพัฒนาคุณภาพชีวิต</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ระดับพื้นที่</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โทรศัพท์ที่ทำงาน : </w:t>
            </w:r>
            <w:r w:rsidRPr="00FC6D9B">
              <w:rPr>
                <w:rFonts w:ascii="TH SarabunPSK" w:hAnsi="TH SarabunPSK" w:cs="TH SarabunPSK"/>
                <w:color w:val="000000" w:themeColor="text1"/>
                <w:sz w:val="32"/>
                <w:szCs w:val="32"/>
              </w:rPr>
              <w:t>02 5901238</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0819230536</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02 590 1239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r w:rsidRPr="00FC6D9B">
              <w:rPr>
                <w:rStyle w:val="a8"/>
                <w:rFonts w:ascii="TH SarabunPSK" w:hAnsi="TH SarabunPSK" w:cs="TH SarabunPSK"/>
                <w:color w:val="000000" w:themeColor="text1"/>
                <w:sz w:val="32"/>
                <w:szCs w:val="32"/>
              </w:rPr>
              <w:t>swiriya04@gmail.com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นพ.ธีรพงษ์  ตุนาค </w:t>
            </w:r>
            <w:r w:rsidRPr="00FC6D9B">
              <w:rPr>
                <w:rFonts w:ascii="TH SarabunPSK" w:hAnsi="TH SarabunPSK" w:cs="TH SarabunPSK"/>
                <w:color w:val="000000" w:themeColor="text1"/>
                <w:sz w:val="32"/>
                <w:szCs w:val="32"/>
                <w:cs/>
              </w:rPr>
              <w:tab/>
              <w:t>ผู้อำนวยการกองบริหารการสาธารณสุข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 2590 1761</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087150 3030</w:t>
            </w:r>
          </w:p>
          <w:p w:rsidR="004B2A71" w:rsidRPr="00FC6D9B" w:rsidRDefault="004B2A71" w:rsidP="004B2A71">
            <w:pPr>
              <w:contextualSpacing/>
              <w:rPr>
                <w:rStyle w:val="a8"/>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0 2590 1802</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2" w:history="1">
              <w:r w:rsidRPr="00FC6D9B">
                <w:rPr>
                  <w:rStyle w:val="a8"/>
                  <w:rFonts w:ascii="TH SarabunPSK" w:hAnsi="TH SarabunPSK" w:cs="TH SarabunPSK"/>
                  <w:color w:val="000000" w:themeColor="text1"/>
                  <w:sz w:val="32"/>
                  <w:szCs w:val="32"/>
                </w:rPr>
                <w:t>ttunakh@gmail.com</w:t>
              </w:r>
            </w:hyperlink>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4. </w:t>
            </w:r>
            <w:r w:rsidRPr="00FC6D9B">
              <w:rPr>
                <w:rFonts w:ascii="TH SarabunPSK" w:hAnsi="TH SarabunPSK" w:cs="TH SarabunPSK"/>
                <w:color w:val="000000" w:themeColor="text1"/>
                <w:sz w:val="32"/>
                <w:szCs w:val="32"/>
                <w:cs/>
              </w:rPr>
              <w:t>นพ.ประสิทธิ์ชัย มั่งจิตร</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รองผู้อำนวยการสำนักงานสนับสนุนระบบปฐม</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ภูมิและคลินิกหมอครอบครัว</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 xml:space="preserve">02 5901238  </w:t>
            </w:r>
            <w:r w:rsidRPr="00FC6D9B">
              <w:rPr>
                <w:rFonts w:ascii="TH SarabunPSK" w:hAnsi="TH SarabunPSK" w:cs="TH SarabunPSK"/>
                <w:color w:val="000000" w:themeColor="text1"/>
                <w:sz w:val="32"/>
                <w:szCs w:val="32"/>
                <w:cs/>
              </w:rPr>
              <w:tab/>
              <w:t>โทรศัพท์มือถือ : 0819230536</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02 590 1239</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peed.pr@hotmail.com</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หน่วยงานประมวลผลและจัดทำข้อมูล(ระดับส่วนกลาง)</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สำนักงานสนับสนุนระบบปฐมภูมิและคลินิกหมอครอบครัว</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สำนักงานบริหารยุทธศาสตร์สุขภาพดีวิถีชีวิตไทยและพัฒนาคุณภาพชีวิตระดับพื้นที่</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กองบริหารการสาธารณสุข  </w:t>
            </w:r>
          </w:p>
        </w:tc>
      </w:tr>
      <w:tr w:rsidR="004B2A71" w:rsidRPr="00FC6D9B" w:rsidTr="004B2A71">
        <w:trPr>
          <w:jc w:val="center"/>
        </w:trPr>
        <w:tc>
          <w:tcPr>
            <w:tcW w:w="269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33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z w:val="32"/>
                <w:szCs w:val="32"/>
                <w:cs/>
              </w:rPr>
              <w:t>1.นางจารุณี  จันทร์เพชร</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pacing w:val="-4"/>
                <w:sz w:val="32"/>
                <w:szCs w:val="32"/>
                <w:cs/>
              </w:rPr>
              <w:t xml:space="preserve">นักวิเคราะห์นโยบายและแผนชำนาญการพิเศษ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0817333082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025901938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jchanohet@gmail.com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สำนักงานสนับสนุนระบบปฐมภูมิและคลินิกหมอครอบครัว</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นางเกวลิน  ชื่นเจริญสุข</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นักวิชาการสาธารณสุข ชำนาญการพิเศษ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 xml:space="preserve">025901743  </w:t>
            </w:r>
            <w:r w:rsidRPr="00FC6D9B">
              <w:rPr>
                <w:rFonts w:ascii="TH SarabunPSK" w:hAnsi="TH SarabunPSK" w:cs="TH SarabunPSK"/>
                <w:color w:val="000000" w:themeColor="text1"/>
                <w:sz w:val="32"/>
                <w:szCs w:val="32"/>
                <w:cs/>
              </w:rPr>
              <w:tab/>
              <w:t>โทรศัพท์มือถือ : 0898296454</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:025901641</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kavalinc@hotmail.com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นางสมสินี  เกษมศิลป์</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นักวิชาการสาธารณสุข ชำนาญการ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 xml:space="preserve">025901630  </w:t>
            </w:r>
            <w:r w:rsidRPr="00FC6D9B">
              <w:rPr>
                <w:rFonts w:ascii="TH SarabunPSK" w:hAnsi="TH SarabunPSK" w:cs="TH SarabunPSK"/>
                <w:color w:val="000000" w:themeColor="text1"/>
                <w:sz w:val="32"/>
                <w:szCs w:val="32"/>
                <w:cs/>
              </w:rPr>
              <w:tab/>
              <w:t>โทรศัพท์มือถือ : 0817472052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025901641</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3" w:history="1">
              <w:r w:rsidRPr="00FC6D9B">
                <w:rPr>
                  <w:rFonts w:ascii="TH SarabunPSK" w:hAnsi="TH SarabunPSK" w:cs="TH SarabunPSK"/>
                  <w:color w:val="000000" w:themeColor="text1"/>
                  <w:sz w:val="32"/>
                  <w:szCs w:val="32"/>
                </w:rPr>
                <w:t>somnee@hotmail.com</w:t>
              </w:r>
            </w:hyperlink>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นางเอื้อมพร  จันทร์ทอง</w:t>
            </w:r>
            <w:r w:rsidRPr="00FC6D9B">
              <w:rPr>
                <w:rFonts w:ascii="TH SarabunPSK" w:hAnsi="TH SarabunPSK" w:cs="TH SarabunPSK"/>
                <w:b/>
                <w:bCs/>
                <w:color w:val="000000" w:themeColor="text1"/>
                <w:sz w:val="32"/>
                <w:szCs w:val="32"/>
                <w:cs/>
              </w:rPr>
              <w:tab/>
            </w:r>
            <w:r w:rsidRPr="00FC6D9B">
              <w:rPr>
                <w:rFonts w:ascii="TH SarabunPSK" w:hAnsi="TH SarabunPSK" w:cs="TH SarabunPSK"/>
                <w:color w:val="000000" w:themeColor="text1"/>
                <w:sz w:val="32"/>
                <w:szCs w:val="32"/>
                <w:cs/>
              </w:rPr>
              <w:t>นักวิชาการสาธารณสุข 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02 5901238</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0811316800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02 590 1239</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auam2702@gmail.com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สำนักงานบริหารยุทธศาสตร์สุขภาพดีวิถีชีวิตไทยและพัฒนาคุณภาพชีวิตระดับพื้นที่</w:t>
            </w:r>
          </w:p>
        </w:tc>
      </w:tr>
      <w:bookmarkEnd w:id="0"/>
    </w:tbl>
    <w:p w:rsidR="004B2A71" w:rsidRPr="00FC6D9B" w:rsidRDefault="004B2A71" w:rsidP="004B2A71">
      <w:pPr>
        <w:pStyle w:val="ab"/>
        <w:contextualSpacing/>
        <w:rPr>
          <w:rFonts w:ascii="TH SarabunPSK" w:eastAsiaTheme="minorHAnsi" w:hAnsi="TH SarabunPSK" w:cs="TH SarabunPSK"/>
          <w:color w:val="000000" w:themeColor="text1"/>
          <w:sz w:val="32"/>
          <w:szCs w:val="32"/>
        </w:rPr>
      </w:pPr>
    </w:p>
    <w:p w:rsidR="004B2A71" w:rsidRPr="00FC6D9B" w:rsidRDefault="004B2A71" w:rsidP="004B2A71">
      <w:pPr>
        <w:pStyle w:val="ab"/>
        <w:contextualSpacing/>
        <w:rPr>
          <w:rFonts w:ascii="TH SarabunPSK" w:hAnsi="TH SarabunPSK" w:cs="TH SarabunPSK"/>
          <w:b/>
          <w:bCs/>
          <w:color w:val="000000" w:themeColor="text1"/>
          <w:sz w:val="32"/>
          <w:szCs w:val="32"/>
        </w:rPr>
      </w:pPr>
    </w:p>
    <w:p w:rsidR="004B2A71" w:rsidRPr="00FC6D9B" w:rsidRDefault="004B2A71" w:rsidP="004B2A71">
      <w:pPr>
        <w:pStyle w:val="ab"/>
        <w:contextualSpacing/>
        <w:rPr>
          <w:rFonts w:ascii="TH SarabunPSK" w:hAnsi="TH SarabunPSK" w:cs="TH SarabunPSK"/>
          <w:b/>
          <w:bCs/>
          <w:color w:val="000000" w:themeColor="text1"/>
          <w:sz w:val="32"/>
          <w:szCs w:val="32"/>
        </w:rPr>
      </w:pP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เป้าหมาย/ตัวชี้วัด (</w:t>
      </w:r>
      <w:r w:rsidRPr="00FC6D9B">
        <w:rPr>
          <w:rFonts w:ascii="TH SarabunPSK" w:hAnsi="TH SarabunPSK" w:cs="TH SarabunPSK"/>
          <w:b/>
          <w:bCs/>
          <w:color w:val="000000" w:themeColor="text1"/>
          <w:sz w:val="32"/>
          <w:szCs w:val="32"/>
        </w:rPr>
        <w:t>Health Outcome)</w:t>
      </w:r>
    </w:p>
    <w:p w:rsidR="004B2A71" w:rsidRPr="00FC6D9B" w:rsidRDefault="004B2A71" w:rsidP="004B2A71">
      <w:pPr>
        <w:pStyle w:val="ab"/>
        <w:ind w:firstLine="72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ร้อยละ60 ของอำเภอผ่านเกณฑ์การประเมินการพัฒนาคุณภาพชีวิต </w:t>
      </w:r>
    </w:p>
    <w:p w:rsidR="004B2A71" w:rsidRPr="00FC6D9B" w:rsidRDefault="004B2A71" w:rsidP="004B2A71">
      <w:pPr>
        <w:pStyle w:val="ab"/>
        <w:ind w:firstLine="720"/>
        <w:contextualSpacing/>
        <w:rPr>
          <w:rFonts w:ascii="TH SarabunPSK" w:hAnsi="TH SarabunPSK" w:cs="TH SarabunPSK"/>
          <w:color w:val="000000" w:themeColor="text1"/>
          <w:sz w:val="32"/>
          <w:szCs w:val="32"/>
        </w:rPr>
      </w:pP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เป้าหมาย/ตัวชี้วัด (</w:t>
      </w:r>
      <w:r w:rsidRPr="00FC6D9B">
        <w:rPr>
          <w:rFonts w:ascii="TH SarabunPSK" w:hAnsi="TH SarabunPSK" w:cs="TH SarabunPSK"/>
          <w:b/>
          <w:bCs/>
          <w:color w:val="000000" w:themeColor="text1"/>
          <w:sz w:val="32"/>
          <w:szCs w:val="32"/>
        </w:rPr>
        <w:t>Service outcome)</w:t>
      </w:r>
    </w:p>
    <w:p w:rsidR="004B2A71" w:rsidRPr="00FC6D9B" w:rsidRDefault="004B2A71" w:rsidP="00634754">
      <w:pPr>
        <w:pStyle w:val="ab"/>
        <w:numPr>
          <w:ilvl w:val="0"/>
          <w:numId w:val="5"/>
        </w:num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การใช้กลไกคณะกรรมการพัฒนาคุณภาพชีวิตระดับอำเภอ (พชอ.</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ในการแก้ไขปัญหาระดับพื้นที่ อย่างน้อย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เรื่องโดยใช้เกณฑ์ตามบริบทพื้นที่</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br w:type="page"/>
      </w:r>
      <w:r w:rsidRPr="00FC6D9B">
        <w:rPr>
          <w:rFonts w:ascii="TH SarabunPSK" w:hAnsi="TH SarabunPSK" w:cs="TH SarabunPSK"/>
          <w:b/>
          <w:bCs/>
          <w:color w:val="000000" w:themeColor="text1"/>
          <w:sz w:val="32"/>
          <w:szCs w:val="32"/>
          <w:cs/>
        </w:rPr>
        <w:lastRenderedPageBreak/>
        <w:t>เอกสารแนบท้าย</w:t>
      </w:r>
    </w:p>
    <w:p w:rsidR="004B2A71" w:rsidRPr="00FC6D9B" w:rsidRDefault="004B2A71" w:rsidP="004B2A71">
      <w:pPr>
        <w:ind w:firstLine="720"/>
        <w:contextualSpacing/>
        <w:rPr>
          <w:rFonts w:ascii="TH SarabunPSK" w:eastAsia="MS Mincho" w:hAnsi="TH SarabunPSK" w:cs="TH SarabunPSK"/>
          <w:b/>
          <w:bCs/>
          <w:color w:val="000000" w:themeColor="text1"/>
          <w:sz w:val="32"/>
          <w:szCs w:val="32"/>
          <w:u w:val="single"/>
          <w:cs/>
        </w:rPr>
      </w:pPr>
      <w:r w:rsidRPr="00FC6D9B">
        <w:rPr>
          <w:rFonts w:ascii="TH SarabunPSK" w:eastAsia="MS Mincho" w:hAnsi="TH SarabunPSK" w:cs="TH SarabunPSK"/>
          <w:color w:val="000000" w:themeColor="text1"/>
          <w:sz w:val="32"/>
          <w:szCs w:val="32"/>
        </w:rPr>
        <w:t>1</w:t>
      </w:r>
      <w:r w:rsidRPr="00FC6D9B">
        <w:rPr>
          <w:rFonts w:ascii="TH SarabunPSK" w:eastAsia="MS Mincho" w:hAnsi="TH SarabunPSK" w:cs="TH SarabunPSK"/>
          <w:color w:val="000000" w:themeColor="text1"/>
          <w:sz w:val="32"/>
          <w:szCs w:val="32"/>
          <w:cs/>
        </w:rPr>
        <w:t xml:space="preserve">.ตามองค์ประกอบ </w:t>
      </w:r>
      <w:r w:rsidRPr="00FC6D9B">
        <w:rPr>
          <w:rFonts w:ascii="TH SarabunPSK" w:eastAsia="MS Mincho" w:hAnsi="TH SarabunPSK" w:cs="TH SarabunPSK"/>
          <w:color w:val="000000" w:themeColor="text1"/>
          <w:sz w:val="32"/>
          <w:szCs w:val="32"/>
        </w:rPr>
        <w:t xml:space="preserve">UCCARE   </w:t>
      </w:r>
      <w:r w:rsidRPr="00FC6D9B">
        <w:rPr>
          <w:rFonts w:ascii="TH SarabunPSK" w:eastAsia="MS Mincho" w:hAnsi="TH SarabunPSK" w:cs="TH SarabunPSK"/>
          <w:color w:val="000000" w:themeColor="text1"/>
          <w:sz w:val="32"/>
          <w:szCs w:val="32"/>
          <w:cs/>
        </w:rPr>
        <w:t>ดังนี้</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การทำงานเป็นทีม (</w:t>
      </w:r>
      <w:r w:rsidRPr="00FC6D9B">
        <w:rPr>
          <w:rFonts w:ascii="TH SarabunPSK" w:eastAsia="MS Mincho" w:hAnsi="TH SarabunPSK" w:cs="TH SarabunPSK"/>
          <w:color w:val="000000" w:themeColor="text1"/>
          <w:sz w:val="32"/>
          <w:szCs w:val="32"/>
        </w:rPr>
        <w:t>Unity Team)</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การให้ความสำคัญกับกลุ่มเป้าหมายและประชาชน (</w:t>
      </w:r>
      <w:r w:rsidRPr="00FC6D9B">
        <w:rPr>
          <w:rFonts w:ascii="TH SarabunPSK" w:eastAsia="MS Mincho" w:hAnsi="TH SarabunPSK" w:cs="TH SarabunPSK"/>
          <w:color w:val="000000" w:themeColor="text1"/>
          <w:sz w:val="32"/>
          <w:szCs w:val="32"/>
        </w:rPr>
        <w:t>Customer Focus</w:t>
      </w:r>
      <w:r w:rsidRPr="00FC6D9B">
        <w:rPr>
          <w:rFonts w:ascii="TH SarabunPSK" w:eastAsia="MS Mincho" w:hAnsi="TH SarabunPSK" w:cs="TH SarabunPSK"/>
          <w:color w:val="000000" w:themeColor="text1"/>
          <w:sz w:val="32"/>
          <w:szCs w:val="32"/>
          <w:cs/>
        </w:rPr>
        <w:t>)</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การมีส่วนร่วมของชุมชนและภาคี (</w:t>
      </w:r>
      <w:r w:rsidRPr="00FC6D9B">
        <w:rPr>
          <w:rFonts w:ascii="TH SarabunPSK" w:eastAsia="MS Mincho" w:hAnsi="TH SarabunPSK" w:cs="TH SarabunPSK"/>
          <w:color w:val="000000" w:themeColor="text1"/>
          <w:sz w:val="32"/>
          <w:szCs w:val="32"/>
        </w:rPr>
        <w:t>Community participation</w:t>
      </w:r>
      <w:r w:rsidRPr="00FC6D9B">
        <w:rPr>
          <w:rFonts w:ascii="TH SarabunPSK" w:eastAsia="MS Mincho" w:hAnsi="TH SarabunPSK" w:cs="TH SarabunPSK"/>
          <w:color w:val="000000" w:themeColor="text1"/>
          <w:sz w:val="32"/>
          <w:szCs w:val="32"/>
          <w:cs/>
        </w:rPr>
        <w:t>)</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การชื่นชมและให้คุณค่า (</w:t>
      </w:r>
      <w:r w:rsidRPr="00FC6D9B">
        <w:rPr>
          <w:rFonts w:ascii="TH SarabunPSK" w:eastAsia="MS Mincho" w:hAnsi="TH SarabunPSK" w:cs="TH SarabunPSK"/>
          <w:color w:val="000000" w:themeColor="text1"/>
          <w:sz w:val="32"/>
          <w:szCs w:val="32"/>
        </w:rPr>
        <w:t>Appreciation)</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การแบ่งปันทรัพยากร และการพัฒนาบุคลากร (</w:t>
      </w:r>
      <w:r w:rsidRPr="00FC6D9B">
        <w:rPr>
          <w:rFonts w:ascii="TH SarabunPSK" w:eastAsia="MS Mincho" w:hAnsi="TH SarabunPSK" w:cs="TH SarabunPSK"/>
          <w:color w:val="000000" w:themeColor="text1"/>
          <w:sz w:val="32"/>
          <w:szCs w:val="32"/>
        </w:rPr>
        <w:t>Resource sharing and human development)</w:t>
      </w:r>
    </w:p>
    <w:p w:rsidR="004B2A71" w:rsidRPr="00FC6D9B" w:rsidRDefault="004B2A71" w:rsidP="00634754">
      <w:pPr>
        <w:numPr>
          <w:ilvl w:val="0"/>
          <w:numId w:val="4"/>
        </w:numPr>
        <w:tabs>
          <w:tab w:val="left" w:pos="1153"/>
        </w:tabs>
        <w:spacing w:after="0" w:line="240" w:lineRule="auto"/>
        <w:contextualSpacing/>
        <w:rPr>
          <w:rFonts w:ascii="TH SarabunPSK" w:eastAsia="MS Mincho" w:hAnsi="TH SarabunPSK" w:cs="TH SarabunPSK"/>
          <w:color w:val="000000" w:themeColor="text1"/>
          <w:sz w:val="32"/>
          <w:szCs w:val="32"/>
        </w:rPr>
      </w:pPr>
      <w:r w:rsidRPr="00FC6D9B">
        <w:rPr>
          <w:rFonts w:ascii="TH SarabunPSK" w:eastAsia="MS Mincho" w:hAnsi="TH SarabunPSK" w:cs="TH SarabunPSK"/>
          <w:color w:val="000000" w:themeColor="text1"/>
          <w:sz w:val="32"/>
          <w:szCs w:val="32"/>
          <w:cs/>
        </w:rPr>
        <w:t>การดูแลผู้ป่วยและประชาชน (</w:t>
      </w:r>
      <w:r w:rsidRPr="00FC6D9B">
        <w:rPr>
          <w:rFonts w:ascii="TH SarabunPSK" w:eastAsia="MS Mincho" w:hAnsi="TH SarabunPSK" w:cs="TH SarabunPSK"/>
          <w:color w:val="000000" w:themeColor="text1"/>
          <w:sz w:val="32"/>
          <w:szCs w:val="32"/>
        </w:rPr>
        <w:t>Essential care )</w:t>
      </w:r>
    </w:p>
    <w:p w:rsidR="004B2A71" w:rsidRPr="00FC6D9B" w:rsidRDefault="004B2A71" w:rsidP="004B2A71">
      <w:pPr>
        <w:keepNext/>
        <w:ind w:firstLine="720"/>
        <w:contextualSpacing/>
        <w:outlineLvl w:val="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แนวทางการพัฒนา</w:t>
      </w:r>
      <w:bookmarkStart w:id="1" w:name="_Toc396249531"/>
      <w:r w:rsidRPr="00FC6D9B">
        <w:rPr>
          <w:rFonts w:ascii="TH SarabunPSK" w:hAnsi="TH SarabunPSK" w:cs="TH SarabunPSK"/>
          <w:color w:val="000000" w:themeColor="text1"/>
          <w:sz w:val="32"/>
          <w:szCs w:val="32"/>
        </w:rPr>
        <w:t xml:space="preserve">DHS – </w:t>
      </w:r>
      <w:bookmarkEnd w:id="1"/>
      <w:r w:rsidRPr="00FC6D9B">
        <w:rPr>
          <w:rFonts w:ascii="TH SarabunPSK" w:hAnsi="TH SarabunPSK" w:cs="TH SarabunPSK"/>
          <w:color w:val="000000" w:themeColor="text1"/>
          <w:sz w:val="32"/>
          <w:szCs w:val="32"/>
        </w:rPr>
        <w:t xml:space="preserve">PCA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4"/>
        <w:gridCol w:w="9180"/>
      </w:tblGrid>
      <w:tr w:rsidR="004B2A71" w:rsidRPr="00FC6D9B" w:rsidTr="004B2A71">
        <w:tc>
          <w:tcPr>
            <w:tcW w:w="342"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1</w:t>
            </w:r>
          </w:p>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p>
        </w:tc>
        <w:tc>
          <w:tcPr>
            <w:tcW w:w="4658"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มีแนวทางที่ชัดเจน และ/หรือ เริ่มดำเนินการ</w:t>
            </w:r>
          </w:p>
          <w:p w:rsidR="004B2A71" w:rsidRPr="00FC6D9B" w:rsidRDefault="004B2A71" w:rsidP="004B2A71">
            <w:pPr>
              <w:contextualSpacing/>
              <w:rPr>
                <w:rFonts w:ascii="TH SarabunPSK" w:hAnsi="TH SarabunPSK" w:cs="TH SarabunPSK"/>
                <w:i/>
                <w:iCs/>
                <w:color w:val="000000" w:themeColor="text1"/>
                <w:sz w:val="32"/>
                <w:szCs w:val="32"/>
              </w:rPr>
            </w:pPr>
            <w:r w:rsidRPr="00FC6D9B">
              <w:rPr>
                <w:rFonts w:ascii="TH SarabunPSK" w:hAnsi="TH SarabunPSK" w:cs="TH SarabunPSK"/>
                <w:i/>
                <w:iCs/>
                <w:color w:val="000000" w:themeColor="text1"/>
                <w:sz w:val="32"/>
                <w:szCs w:val="32"/>
                <w:cs/>
              </w:rPr>
              <w:t>(</w:t>
            </w:r>
            <w:r w:rsidRPr="00FC6D9B">
              <w:rPr>
                <w:rFonts w:ascii="TH SarabunPSK" w:hAnsi="TH SarabunPSK" w:cs="TH SarabunPSK"/>
                <w:b/>
                <w:bCs/>
                <w:i/>
                <w:iCs/>
                <w:color w:val="000000" w:themeColor="text1"/>
                <w:sz w:val="32"/>
                <w:szCs w:val="32"/>
                <w:cs/>
              </w:rPr>
              <w:t>แนวทาง</w:t>
            </w:r>
            <w:r w:rsidRPr="00FC6D9B">
              <w:rPr>
                <w:rFonts w:ascii="TH SarabunPSK" w:hAnsi="TH SarabunPSK" w:cs="TH SarabunPSK"/>
                <w:i/>
                <w:iCs/>
                <w:color w:val="000000" w:themeColor="text1"/>
                <w:sz w:val="32"/>
                <w:szCs w:val="32"/>
                <w:cs/>
              </w:rPr>
              <w:t xml:space="preserve"> ประกอบด้วย 3 องค์ประกอบ ได้แก่ วัตถุประสงค์เป็นอย่างไร, แผนขั้นตอนเป็นอย่างไร และตัววัดเป้าหมาย วิธีการติดตามประเมินผลเป็นอย่างไร)</w:t>
            </w:r>
          </w:p>
        </w:tc>
      </w:tr>
      <w:tr w:rsidR="004B2A71" w:rsidRPr="00FC6D9B" w:rsidTr="004B2A71">
        <w:tc>
          <w:tcPr>
            <w:tcW w:w="342"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2</w:t>
            </w:r>
          </w:p>
        </w:tc>
        <w:tc>
          <w:tcPr>
            <w:tcW w:w="4658"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มีการขยายการดำเนินการเพิ่มขึ้น แต่ยังไม่ครอบคลุม </w:t>
            </w:r>
          </w:p>
        </w:tc>
      </w:tr>
      <w:tr w:rsidR="004B2A71" w:rsidRPr="00FC6D9B" w:rsidTr="004B2A71">
        <w:tc>
          <w:tcPr>
            <w:tcW w:w="342"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3</w:t>
            </w:r>
          </w:p>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p>
        </w:tc>
        <w:tc>
          <w:tcPr>
            <w:tcW w:w="4658"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ดำเนินการอย่างเป็นระบบ และ/หรือ มีการทบทวน ประเมินและปรับปรุงกระบวนการที่สำคัญและ/หรือ มีการดำเนินการครอบคลุม</w:t>
            </w:r>
          </w:p>
          <w:p w:rsidR="004B2A71" w:rsidRPr="00FC6D9B" w:rsidRDefault="004B2A71" w:rsidP="004B2A71">
            <w:pPr>
              <w:contextualSpacing/>
              <w:rPr>
                <w:rFonts w:ascii="TH SarabunPSK" w:eastAsia="Times New Roman" w:hAnsi="TH SarabunPSK" w:cs="TH SarabunPSK"/>
                <w:i/>
                <w:iCs/>
                <w:color w:val="000000" w:themeColor="text1"/>
                <w:sz w:val="32"/>
                <w:szCs w:val="32"/>
              </w:rPr>
            </w:pPr>
            <w:r w:rsidRPr="00FC6D9B">
              <w:rPr>
                <w:rFonts w:ascii="TH SarabunPSK" w:eastAsia="Times New Roman" w:hAnsi="TH SarabunPSK" w:cs="TH SarabunPSK"/>
                <w:i/>
                <w:iCs/>
                <w:color w:val="000000" w:themeColor="text1"/>
                <w:sz w:val="32"/>
                <w:szCs w:val="32"/>
                <w:cs/>
              </w:rPr>
              <w:t>(</w:t>
            </w:r>
            <w:r w:rsidRPr="00FC6D9B">
              <w:rPr>
                <w:rFonts w:ascii="TH SarabunPSK" w:eastAsia="Times New Roman" w:hAnsi="TH SarabunPSK" w:cs="TH SarabunPSK"/>
                <w:b/>
                <w:bCs/>
                <w:i/>
                <w:iCs/>
                <w:color w:val="000000" w:themeColor="text1"/>
                <w:sz w:val="32"/>
                <w:szCs w:val="32"/>
                <w:cs/>
              </w:rPr>
              <w:t>ระบบ</w:t>
            </w:r>
            <w:r w:rsidRPr="00FC6D9B">
              <w:rPr>
                <w:rFonts w:ascii="TH SarabunPSK" w:eastAsia="Times New Roman" w:hAnsi="TH SarabunPSK" w:cs="TH SarabunPSK"/>
                <w:i/>
                <w:iCs/>
                <w:color w:val="000000" w:themeColor="text1"/>
                <w:sz w:val="32"/>
                <w:szCs w:val="32"/>
                <w:cs/>
              </w:rPr>
              <w:t xml:space="preserve"> หมายถึง สามารถทำซ้ำได้ มีขั้นตอนชัดเจน) </w:t>
            </w:r>
          </w:p>
          <w:p w:rsidR="004B2A71" w:rsidRPr="00FC6D9B" w:rsidRDefault="004B2A71" w:rsidP="004B2A71">
            <w:pPr>
              <w:contextualSpacing/>
              <w:jc w:val="thaiDistribute"/>
              <w:rPr>
                <w:rFonts w:ascii="TH SarabunPSK" w:eastAsia="Times New Roman" w:hAnsi="TH SarabunPSK" w:cs="TH SarabunPSK"/>
                <w:i/>
                <w:iCs/>
                <w:color w:val="000000" w:themeColor="text1"/>
                <w:sz w:val="32"/>
                <w:szCs w:val="32"/>
              </w:rPr>
            </w:pPr>
            <w:r w:rsidRPr="00FC6D9B">
              <w:rPr>
                <w:rFonts w:ascii="TH SarabunPSK" w:eastAsia="Times New Roman" w:hAnsi="TH SarabunPSK" w:cs="TH SarabunPSK"/>
                <w:i/>
                <w:iCs/>
                <w:color w:val="000000" w:themeColor="text1"/>
                <w:sz w:val="32"/>
                <w:szCs w:val="32"/>
                <w:cs/>
              </w:rPr>
              <w:t>(</w:t>
            </w:r>
            <w:r w:rsidRPr="00FC6D9B">
              <w:rPr>
                <w:rFonts w:ascii="TH SarabunPSK" w:eastAsia="Times New Roman" w:hAnsi="TH SarabunPSK" w:cs="TH SarabunPSK"/>
                <w:b/>
                <w:bCs/>
                <w:i/>
                <w:iCs/>
                <w:color w:val="000000" w:themeColor="text1"/>
                <w:sz w:val="32"/>
                <w:szCs w:val="32"/>
                <w:cs/>
              </w:rPr>
              <w:t>การดำเนินการ</w:t>
            </w:r>
            <w:r w:rsidRPr="00FC6D9B">
              <w:rPr>
                <w:rFonts w:ascii="TH SarabunPSK" w:eastAsia="Times New Roman" w:hAnsi="TH SarabunPSK" w:cs="TH SarabunPSK"/>
                <w:i/>
                <w:iCs/>
                <w:color w:val="000000" w:themeColor="text1"/>
                <w:sz w:val="32"/>
                <w:szCs w:val="32"/>
                <w:cs/>
              </w:rPr>
              <w:t xml:space="preserve"> ประกอบด้วย 3 องค์ประกอบ ได้แก่ ทำได้ครอบคลุมทุกขั้นตอนตามแผนหรือไม่อย่างไร, คนที่ได้รับมอบหมายทำหน้าที่ทุกคนหรือไม่อย่างไร และคนที่ทำทำอย่างมุ่งมั่นหรือไม่อย่างไร)</w:t>
            </w:r>
          </w:p>
        </w:tc>
      </w:tr>
      <w:tr w:rsidR="004B2A71" w:rsidRPr="00FC6D9B" w:rsidTr="004B2A71">
        <w:tc>
          <w:tcPr>
            <w:tcW w:w="342"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4</w:t>
            </w:r>
          </w:p>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p>
        </w:tc>
        <w:tc>
          <w:tcPr>
            <w:tcW w:w="4658"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มีการทบทวน ประเมินผลและปรับปรุงโดยใช้ข้อมูลจริงและมีการเรียนรู้เพื่อปรับพัฒนาให้ดีขึ้น </w:t>
            </w:r>
          </w:p>
          <w:p w:rsidR="004B2A71" w:rsidRPr="00FC6D9B" w:rsidRDefault="004B2A71" w:rsidP="004B2A71">
            <w:pPr>
              <w:contextualSpacing/>
              <w:jc w:val="thaiDistribute"/>
              <w:rPr>
                <w:rFonts w:ascii="TH SarabunPSK" w:hAnsi="TH SarabunPSK" w:cs="TH SarabunPSK"/>
                <w:i/>
                <w:iCs/>
                <w:color w:val="000000" w:themeColor="text1"/>
                <w:sz w:val="32"/>
                <w:szCs w:val="32"/>
              </w:rPr>
            </w:pPr>
            <w:r w:rsidRPr="00FC6D9B">
              <w:rPr>
                <w:rFonts w:ascii="TH SarabunPSK" w:hAnsi="TH SarabunPSK" w:cs="TH SarabunPSK"/>
                <w:i/>
                <w:iCs/>
                <w:color w:val="000000" w:themeColor="text1"/>
                <w:sz w:val="32"/>
                <w:szCs w:val="32"/>
              </w:rPr>
              <w:t>(</w:t>
            </w:r>
            <w:r w:rsidRPr="00FC6D9B">
              <w:rPr>
                <w:rFonts w:ascii="TH SarabunPSK" w:hAnsi="TH SarabunPSK" w:cs="TH SarabunPSK"/>
                <w:b/>
                <w:bCs/>
                <w:i/>
                <w:iCs/>
                <w:color w:val="000000" w:themeColor="text1"/>
                <w:sz w:val="32"/>
                <w:szCs w:val="32"/>
                <w:cs/>
              </w:rPr>
              <w:t>การเรียนรู้</w:t>
            </w:r>
            <w:r w:rsidRPr="00FC6D9B">
              <w:rPr>
                <w:rFonts w:ascii="TH SarabunPSK" w:hAnsi="TH SarabunPSK" w:cs="TH SarabunPSK"/>
                <w:i/>
                <w:iCs/>
                <w:color w:val="000000" w:themeColor="text1"/>
                <w:sz w:val="32"/>
                <w:szCs w:val="32"/>
                <w:cs/>
              </w:rPr>
              <w:t xml:space="preserve"> ประกอบด้วย 3 องค์ประกอบ ได้แก่ ผลลัพธ์ตรงเป้าหรือไม่อย่างไร, มีการแลกเปลี่ยนบทเรียนที่ได้รับหรือไม่อย่างไร และมีการนำบทเรียนไปปรับปรุงหรือไม่อย่างไร)</w:t>
            </w:r>
          </w:p>
        </w:tc>
      </w:tr>
      <w:tr w:rsidR="004B2A71" w:rsidRPr="00FC6D9B" w:rsidTr="004B2A71">
        <w:tc>
          <w:tcPr>
            <w:tcW w:w="342"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5</w:t>
            </w:r>
          </w:p>
          <w:p w:rsidR="004B2A71" w:rsidRPr="00FC6D9B" w:rsidRDefault="004B2A71" w:rsidP="004B2A71">
            <w:pPr>
              <w:contextualSpacing/>
              <w:jc w:val="center"/>
              <w:rPr>
                <w:rFonts w:ascii="TH SarabunPSK" w:eastAsia="Times New Roman" w:hAnsi="TH SarabunPSK" w:cs="TH SarabunPSK"/>
                <w:b/>
                <w:bCs/>
                <w:color w:val="000000" w:themeColor="text1"/>
                <w:sz w:val="32"/>
                <w:szCs w:val="32"/>
              </w:rPr>
            </w:pPr>
          </w:p>
        </w:tc>
        <w:tc>
          <w:tcPr>
            <w:tcW w:w="4658"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eastAsia="Times New Roman" w:hAnsi="TH SarabunPSK" w:cs="TH SarabunPSK"/>
                <w:color w:val="000000" w:themeColor="text1"/>
                <w:spacing w:val="-4"/>
                <w:sz w:val="32"/>
                <w:szCs w:val="32"/>
              </w:rPr>
            </w:pPr>
            <w:r w:rsidRPr="00FC6D9B">
              <w:rPr>
                <w:rFonts w:ascii="TH SarabunPSK" w:eastAsia="Times New Roman" w:hAnsi="TH SarabunPSK" w:cs="TH SarabunPSK"/>
                <w:color w:val="000000" w:themeColor="text1"/>
                <w:spacing w:val="-4"/>
                <w:sz w:val="32"/>
                <w:szCs w:val="32"/>
                <w:cs/>
              </w:rPr>
              <w:t>มีการบูรณาการการพัฒนาใหม่เข้าสู่ระบบงานหลักขององค์กร เริ่มเห็นผลการเปลี่ยนแปลงที่ดีขึ้น และตอบสนองต่อเป้าหมาย/พันธกิจองค์กร</w:t>
            </w:r>
          </w:p>
          <w:p w:rsidR="004B2A71" w:rsidRPr="00FC6D9B" w:rsidRDefault="004B2A71" w:rsidP="004B2A71">
            <w:pPr>
              <w:contextualSpacing/>
              <w:jc w:val="thaiDistribute"/>
              <w:rPr>
                <w:rFonts w:ascii="TH SarabunPSK" w:eastAsia="Times New Roman" w:hAnsi="TH SarabunPSK" w:cs="TH SarabunPSK"/>
                <w:i/>
                <w:iCs/>
                <w:color w:val="000000" w:themeColor="text1"/>
                <w:sz w:val="32"/>
                <w:szCs w:val="32"/>
              </w:rPr>
            </w:pPr>
            <w:r w:rsidRPr="00FC6D9B">
              <w:rPr>
                <w:rFonts w:ascii="TH SarabunPSK" w:eastAsia="Times New Roman" w:hAnsi="TH SarabunPSK" w:cs="TH SarabunPSK"/>
                <w:i/>
                <w:iCs/>
                <w:color w:val="000000" w:themeColor="text1"/>
                <w:sz w:val="32"/>
                <w:szCs w:val="32"/>
                <w:cs/>
              </w:rPr>
              <w:t>(</w:t>
            </w:r>
            <w:r w:rsidRPr="00FC6D9B">
              <w:rPr>
                <w:rFonts w:ascii="TH SarabunPSK" w:eastAsia="Times New Roman" w:hAnsi="TH SarabunPSK" w:cs="TH SarabunPSK"/>
                <w:b/>
                <w:bCs/>
                <w:i/>
                <w:iCs/>
                <w:color w:val="000000" w:themeColor="text1"/>
                <w:sz w:val="32"/>
                <w:szCs w:val="32"/>
                <w:cs/>
              </w:rPr>
              <w:t>การบูรณาการ</w:t>
            </w:r>
            <w:r w:rsidRPr="00FC6D9B">
              <w:rPr>
                <w:rFonts w:ascii="TH SarabunPSK" w:eastAsia="Times New Roman" w:hAnsi="TH SarabunPSK" w:cs="TH SarabunPSK"/>
                <w:i/>
                <w:iCs/>
                <w:color w:val="000000" w:themeColor="text1"/>
                <w:sz w:val="32"/>
                <w:szCs w:val="32"/>
                <w:cs/>
              </w:rPr>
              <w:t xml:space="preserve"> ประกอบด้วย 3 องค์ประกอบ ได้แก่ ความสอดคล้องของเป้า แผน ปฏิบัติ วัด ปรับ, ความสอดคล้องกับกระบวนการอื่นที่เกี่ยวข้อง และความสอดคล้องกับเป้าหมายของเครือข่ายบริการปฐมภูมิ)</w:t>
            </w:r>
          </w:p>
        </w:tc>
      </w:tr>
    </w:tbl>
    <w:p w:rsidR="004B2A71" w:rsidRPr="00FC6D9B" w:rsidRDefault="004B2A71" w:rsidP="004B2A71">
      <w:pPr>
        <w:contextualSpacing/>
        <w:rPr>
          <w:rFonts w:ascii="TH SarabunPSK" w:hAnsi="TH SarabunPSK" w:cs="TH SarabunPSK"/>
          <w:color w:val="000000" w:themeColor="text1"/>
          <w:sz w:val="32"/>
          <w:szCs w:val="32"/>
        </w:rPr>
        <w:sectPr w:rsidR="004B2A71" w:rsidRPr="00FC6D9B" w:rsidSect="004B2A71">
          <w:footerReference w:type="default" r:id="rId24"/>
          <w:pgSz w:w="11906" w:h="16838"/>
          <w:pgMar w:top="1134" w:right="1134" w:bottom="1134" w:left="1134" w:header="709" w:footer="0" w:gutter="0"/>
          <w:cols w:space="708"/>
          <w:docGrid w:linePitch="36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8"/>
        <w:gridCol w:w="1973"/>
        <w:gridCol w:w="1899"/>
        <w:gridCol w:w="2217"/>
        <w:gridCol w:w="1939"/>
        <w:gridCol w:w="1865"/>
        <w:gridCol w:w="2843"/>
      </w:tblGrid>
      <w:tr w:rsidR="004B2A71" w:rsidRPr="00FC6D9B" w:rsidTr="004B2A71">
        <w:trPr>
          <w:tblHeader/>
        </w:trPr>
        <w:tc>
          <w:tcPr>
            <w:tcW w:w="507"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ind w:left="-57" w:right="-57"/>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lastRenderedPageBreak/>
              <w:t>UCARE</w:t>
            </w:r>
          </w:p>
        </w:tc>
        <w:tc>
          <w:tcPr>
            <w:tcW w:w="696"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1 เริ่มมีแนวทาง    และ/หรือ เริ่มดำเนินการ</w:t>
            </w:r>
          </w:p>
        </w:tc>
        <w:tc>
          <w:tcPr>
            <w:tcW w:w="670"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 ขยายการดำเนินการ</w:t>
            </w:r>
          </w:p>
        </w:tc>
        <w:tc>
          <w:tcPr>
            <w:tcW w:w="782"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3 ดำเนินการเป็นระบบ และ/หรือครอบคลุม</w:t>
            </w:r>
          </w:p>
        </w:tc>
        <w:tc>
          <w:tcPr>
            <w:tcW w:w="684"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4 เรียนรู้</w:t>
            </w:r>
          </w:p>
        </w:tc>
        <w:tc>
          <w:tcPr>
            <w:tcW w:w="658"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5 บูรณาการ</w:t>
            </w:r>
          </w:p>
        </w:tc>
        <w:tc>
          <w:tcPr>
            <w:tcW w:w="1003" w:type="pct"/>
            <w:tcBorders>
              <w:top w:val="single" w:sz="4" w:space="0" w:color="000000"/>
              <w:left w:val="single" w:sz="4" w:space="0" w:color="000000"/>
              <w:bottom w:val="single" w:sz="4" w:space="0" w:color="000000"/>
              <w:right w:val="single" w:sz="4" w:space="0" w:color="000000"/>
            </w:tcBorders>
            <w:shd w:val="clear" w:color="auto" w:fill="DBE5F1"/>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คำสำคัญและนิยามปฏิบัติการ</w:t>
            </w:r>
          </w:p>
        </w:tc>
      </w:tr>
      <w:tr w:rsidR="004B2A71" w:rsidRPr="00FC6D9B" w:rsidTr="004B2A71">
        <w:tc>
          <w:tcPr>
            <w:tcW w:w="507"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contextualSpacing/>
              <w:rPr>
                <w:rFonts w:ascii="TH SarabunPSK" w:hAnsi="TH SarabunPSK" w:cs="TH SarabunPSK"/>
                <w:b/>
                <w:bCs/>
                <w:color w:val="000000" w:themeColor="text1"/>
                <w:sz w:val="32"/>
                <w:szCs w:val="32"/>
              </w:rPr>
            </w:pPr>
            <w:r w:rsidRPr="001D0328">
              <w:rPr>
                <w:rFonts w:ascii="TH SarabunPSK" w:hAnsi="TH SarabunPSK" w:cs="TH SarabunPSK"/>
                <w:noProof/>
                <w:color w:val="000000" w:themeColor="text1"/>
                <w:sz w:val="32"/>
                <w:szCs w:val="32"/>
              </w:rPr>
              <w:pict>
                <v:shapetype id="_x0000_t202" coordsize="21600,21600" o:spt="202" path="m,l,21600r21600,l21600,xe">
                  <v:stroke joinstyle="miter"/>
                  <v:path gradientshapeok="t" o:connecttype="rect"/>
                </v:shapetype>
                <v:shape id="Text Box 1" o:spid="_x0000_s1026" type="#_x0000_t202" style="position:absolute;margin-left:-56.65pt;margin-top:61.8pt;width:2in;height:31.8pt;rotation:-9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" filled="f" stroked="f">
                  <v:textbox style="layout-flow:vertical;mso-layout-flow-alt:bottom-to-top">
                    <w:txbxContent>
                      <w:p w:rsidR="004B2A71" w:rsidRPr="0032347D" w:rsidRDefault="004B2A71" w:rsidP="004B2A71">
                        <w:pPr>
                          <w:jc w:val="center"/>
                          <w:rPr>
                            <w:rFonts w:ascii="Angsana New" w:hAnsi="Angsana New" w:cs="Angsana New"/>
                            <w:bCs/>
                            <w:color w:val="000000"/>
                            <w:sz w:val="32"/>
                            <w:szCs w:val="32"/>
                          </w:rPr>
                        </w:pPr>
                        <w:r w:rsidRPr="0032347D">
                          <w:rPr>
                            <w:rFonts w:ascii="Angsana New" w:hAnsi="Angsana New" w:cs="Angsana New"/>
                            <w:b/>
                            <w:bCs/>
                            <w:sz w:val="32"/>
                            <w:szCs w:val="32"/>
                          </w:rPr>
                          <w:t>Unity Team</w:t>
                        </w:r>
                      </w:p>
                    </w:txbxContent>
                  </v:textbox>
                </v:shape>
              </w:pict>
            </w:r>
          </w:p>
        </w:tc>
        <w:tc>
          <w:tcPr>
            <w:tcW w:w="696"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t>มีแนวทาง</w:t>
            </w:r>
            <w:r w:rsidRPr="00FC6D9B">
              <w:rPr>
                <w:rFonts w:ascii="TH SarabunPSK" w:hAnsi="TH SarabunPSK" w:cs="TH SarabunPSK"/>
                <w:color w:val="000000" w:themeColor="text1"/>
                <w:sz w:val="32"/>
                <w:szCs w:val="32"/>
                <w:cs/>
              </w:rPr>
              <w:t>ที่จะทำงานร่วมกันและ</w:t>
            </w:r>
            <w:r w:rsidRPr="00FC6D9B">
              <w:rPr>
                <w:rFonts w:ascii="TH SarabunPSK" w:hAnsi="TH SarabunPSK" w:cs="TH SarabunPSK"/>
                <w:color w:val="000000" w:themeColor="text1"/>
                <w:sz w:val="32"/>
                <w:szCs w:val="32"/>
                <w:u w:val="single"/>
                <w:cs/>
              </w:rPr>
              <w:t>ดำเนินงานตามหน้าที่</w:t>
            </w:r>
            <w:r w:rsidRPr="00FC6D9B">
              <w:rPr>
                <w:rFonts w:ascii="TH SarabunPSK" w:hAnsi="TH SarabunPSK" w:cs="TH SarabunPSK"/>
                <w:color w:val="000000" w:themeColor="text1"/>
                <w:sz w:val="32"/>
                <w:szCs w:val="32"/>
                <w:cs/>
              </w:rPr>
              <w:t>ในส่วนที่รับผิดชอบ</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670"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rPr>
              <w:t>มีการทำงานร่วมกัน</w:t>
            </w:r>
            <w:r w:rsidRPr="00FC6D9B">
              <w:rPr>
                <w:rFonts w:ascii="TH SarabunPSK" w:hAnsi="TH SarabunPSK" w:cs="TH SarabunPSK"/>
                <w:color w:val="000000" w:themeColor="text1"/>
                <w:sz w:val="32"/>
                <w:szCs w:val="32"/>
                <w:u w:val="single"/>
                <w:cs/>
              </w:rPr>
              <w:t xml:space="preserve">เป็นทีมในบางประเด็น </w:t>
            </w:r>
          </w:p>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และ/หรือ มีภาคีภาคส่วนร่วมด้วย</w:t>
            </w:r>
          </w:p>
        </w:tc>
        <w:tc>
          <w:tcPr>
            <w:tcW w:w="782"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rPr>
              <w:t>cross functional</w:t>
            </w:r>
            <w:r w:rsidRPr="00FC6D9B">
              <w:rPr>
                <w:rFonts w:ascii="TH SarabunPSK" w:hAnsi="TH SarabunPSK" w:cs="TH SarabunPSK"/>
                <w:color w:val="000000" w:themeColor="text1"/>
                <w:sz w:val="32"/>
                <w:szCs w:val="32"/>
                <w:cs/>
              </w:rPr>
              <w:t>เป็น</w:t>
            </w:r>
            <w:r w:rsidRPr="00FC6D9B">
              <w:rPr>
                <w:rFonts w:ascii="TH SarabunPSK" w:hAnsi="TH SarabunPSK" w:cs="TH SarabunPSK"/>
                <w:color w:val="000000" w:themeColor="text1"/>
                <w:sz w:val="32"/>
                <w:szCs w:val="32"/>
              </w:rPr>
              <w:t xml:space="preserve">team </w:t>
            </w:r>
            <w:r w:rsidRPr="00FC6D9B">
              <w:rPr>
                <w:rFonts w:ascii="TH SarabunPSK" w:hAnsi="TH SarabunPSK" w:cs="TH SarabunPSK"/>
                <w:color w:val="000000" w:themeColor="text1"/>
                <w:sz w:val="32"/>
                <w:szCs w:val="32"/>
                <w:cs/>
              </w:rPr>
              <w:t xml:space="preserve">ระหว่างฝ่ายคิดวางแผนและดำเนินการร่วมกัน </w:t>
            </w:r>
          </w:p>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โดยมี</w:t>
            </w:r>
            <w:r w:rsidRPr="00FC6D9B">
              <w:rPr>
                <w:rFonts w:ascii="TH SarabunPSK" w:hAnsi="TH SarabunPSK" w:cs="TH SarabunPSK"/>
                <w:color w:val="000000" w:themeColor="text1"/>
                <w:sz w:val="32"/>
                <w:szCs w:val="32"/>
                <w:u w:val="single"/>
                <w:cs/>
              </w:rPr>
              <w:t>ภาคีภาคส่วนร่วมด้วยบางส่วน</w:t>
            </w:r>
          </w:p>
        </w:tc>
        <w:tc>
          <w:tcPr>
            <w:tcW w:w="684"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rPr>
              <w:t>fully integrate</w:t>
            </w:r>
            <w:r w:rsidRPr="00FC6D9B">
              <w:rPr>
                <w:rFonts w:ascii="TH SarabunPSK" w:hAnsi="TH SarabunPSK" w:cs="TH SarabunPSK"/>
                <w:color w:val="000000" w:themeColor="text1"/>
                <w:sz w:val="32"/>
                <w:szCs w:val="32"/>
                <w:cs/>
              </w:rPr>
              <w:t>เป็นโครงข่ายทีมเดียวกัน ทั้งแนวตั้งและแนวราบ</w:t>
            </w:r>
          </w:p>
          <w:p w:rsidR="004B2A71" w:rsidRPr="00FC6D9B" w:rsidRDefault="004B2A71" w:rsidP="004B2A71">
            <w:pPr>
              <w:ind w:right="-57"/>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rPr>
              <w:t>โดยมี</w:t>
            </w:r>
            <w:r w:rsidRPr="00FC6D9B">
              <w:rPr>
                <w:rFonts w:ascii="TH SarabunPSK" w:hAnsi="TH SarabunPSK" w:cs="TH SarabunPSK"/>
                <w:color w:val="000000" w:themeColor="text1"/>
                <w:sz w:val="32"/>
                <w:szCs w:val="32"/>
                <w:u w:val="single"/>
                <w:cs/>
              </w:rPr>
              <w:t>ภาคีภาคส่วนร่วมด้วย</w:t>
            </w:r>
          </w:p>
          <w:p w:rsidR="004B2A71" w:rsidRPr="00FC6D9B" w:rsidRDefault="004B2A71" w:rsidP="004B2A71">
            <w:pPr>
              <w:ind w:right="-57"/>
              <w:contextualSpacing/>
              <w:rPr>
                <w:rFonts w:ascii="TH SarabunPSK" w:hAnsi="TH SarabunPSK" w:cs="TH SarabunPSK"/>
                <w:color w:val="000000" w:themeColor="text1"/>
                <w:sz w:val="32"/>
                <w:szCs w:val="32"/>
              </w:rPr>
            </w:pPr>
          </w:p>
          <w:p w:rsidR="004B2A71" w:rsidRPr="00FC6D9B" w:rsidRDefault="004B2A71" w:rsidP="004B2A71">
            <w:pPr>
              <w:ind w:right="-57"/>
              <w:contextualSpacing/>
              <w:rPr>
                <w:rFonts w:ascii="TH SarabunPSK" w:hAnsi="TH SarabunPSK" w:cs="TH SarabunPSK"/>
                <w:color w:val="000000" w:themeColor="text1"/>
                <w:sz w:val="32"/>
                <w:szCs w:val="32"/>
              </w:rPr>
            </w:pPr>
          </w:p>
        </w:tc>
        <w:tc>
          <w:tcPr>
            <w:tcW w:w="658"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ชุมชน ภาคีภาคส่วนต่างๆ</w:t>
            </w:r>
            <w:r w:rsidRPr="00FC6D9B">
              <w:rPr>
                <w:rFonts w:ascii="TH SarabunPSK" w:hAnsi="TH SarabunPSK" w:cs="TH SarabunPSK"/>
                <w:color w:val="000000" w:themeColor="text1"/>
                <w:sz w:val="32"/>
                <w:szCs w:val="32"/>
                <w:u w:val="single"/>
                <w:cs/>
              </w:rPr>
              <w:t>ร่วมเป็นทีม</w:t>
            </w:r>
            <w:r w:rsidRPr="00FC6D9B">
              <w:rPr>
                <w:rFonts w:ascii="TH SarabunPSK" w:hAnsi="TH SarabunPSK" w:cs="TH SarabunPSK"/>
                <w:color w:val="000000" w:themeColor="text1"/>
                <w:sz w:val="32"/>
                <w:szCs w:val="32"/>
                <w:cs/>
              </w:rPr>
              <w:t xml:space="preserve">กับ เครือข่ายสุขภาพ  </w:t>
            </w:r>
            <w:r w:rsidRPr="00FC6D9B">
              <w:rPr>
                <w:rFonts w:ascii="TH SarabunPSK" w:hAnsi="TH SarabunPSK" w:cs="TH SarabunPSK"/>
                <w:color w:val="000000" w:themeColor="text1"/>
                <w:sz w:val="32"/>
                <w:szCs w:val="32"/>
                <w:u w:val="single"/>
                <w:cs/>
              </w:rPr>
              <w:t>ในทุกประเด็นสุขภาพสำคัญ</w:t>
            </w:r>
          </w:p>
        </w:tc>
        <w:tc>
          <w:tcPr>
            <w:tcW w:w="1003"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contextualSpacing/>
              <w:rPr>
                <w:rFonts w:ascii="TH SarabunPSK" w:hAnsi="TH SarabunPSK" w:cs="TH SarabunPSK"/>
                <w:i/>
                <w:iCs/>
                <w:color w:val="000000" w:themeColor="text1"/>
                <w:spacing w:val="-2"/>
                <w:sz w:val="32"/>
                <w:szCs w:val="32"/>
              </w:rPr>
            </w:pPr>
            <w:r w:rsidRPr="00FC6D9B">
              <w:rPr>
                <w:rFonts w:ascii="TH SarabunPSK" w:hAnsi="TH SarabunPSK" w:cs="TH SarabunPSK"/>
                <w:b/>
                <w:bCs/>
                <w:i/>
                <w:iCs/>
                <w:color w:val="000000" w:themeColor="text1"/>
                <w:spacing w:val="-2"/>
                <w:sz w:val="32"/>
                <w:szCs w:val="32"/>
                <w:cs/>
              </w:rPr>
              <w:t xml:space="preserve">ทีมสุขภาพ </w:t>
            </w:r>
            <w:r w:rsidRPr="00FC6D9B">
              <w:rPr>
                <w:rFonts w:ascii="TH SarabunPSK" w:hAnsi="TH SarabunPSK" w:cs="TH SarabunPSK"/>
                <w:b/>
                <w:bCs/>
                <w:i/>
                <w:iCs/>
                <w:color w:val="000000" w:themeColor="text1"/>
                <w:spacing w:val="-2"/>
                <w:sz w:val="32"/>
                <w:szCs w:val="32"/>
              </w:rPr>
              <w:t>(Health Team)</w:t>
            </w:r>
            <w:r w:rsidRPr="00FC6D9B">
              <w:rPr>
                <w:rFonts w:ascii="TH SarabunPSK" w:hAnsi="TH SarabunPSK" w:cs="TH SarabunPSK"/>
                <w:i/>
                <w:iCs/>
                <w:color w:val="000000" w:themeColor="text1"/>
                <w:spacing w:val="-2"/>
                <w:sz w:val="32"/>
                <w:szCs w:val="32"/>
                <w:cs/>
              </w:rPr>
              <w:t xml:space="preserve"> หมายถึง </w:t>
            </w:r>
            <w:r w:rsidRPr="00FC6D9B">
              <w:rPr>
                <w:rFonts w:ascii="TH SarabunPSK" w:hAnsi="TH SarabunPSK" w:cs="TH SarabunPSK"/>
                <w:i/>
                <w:iCs/>
                <w:color w:val="000000" w:themeColor="text1"/>
                <w:spacing w:val="-2"/>
                <w:sz w:val="32"/>
                <w:szCs w:val="32"/>
                <w:u w:val="single"/>
                <w:cs/>
              </w:rPr>
              <w:t>ทีมภายในหน่วยงานเดียวกัน</w:t>
            </w:r>
            <w:r w:rsidRPr="00FC6D9B">
              <w:rPr>
                <w:rFonts w:ascii="TH SarabunPSK" w:hAnsi="TH SarabunPSK" w:cs="TH SarabunPSK"/>
                <w:i/>
                <w:iCs/>
                <w:color w:val="000000" w:themeColor="text1"/>
                <w:spacing w:val="-2"/>
                <w:sz w:val="32"/>
                <w:szCs w:val="32"/>
                <w:cs/>
              </w:rPr>
              <w:t xml:space="preserve"> (ทีมรพ.กับรพ., ทีมรพ.สต.กับทีมรพ.สต. , </w:t>
            </w:r>
            <w:r w:rsidRPr="00FC6D9B">
              <w:rPr>
                <w:rFonts w:ascii="TH SarabunPSK" w:hAnsi="TH SarabunPSK" w:cs="TH SarabunPSK"/>
                <w:i/>
                <w:iCs/>
                <w:color w:val="000000" w:themeColor="text1"/>
                <w:spacing w:val="-2"/>
                <w:sz w:val="32"/>
                <w:szCs w:val="32"/>
                <w:u w:val="single"/>
                <w:cs/>
              </w:rPr>
              <w:t>ทีมระหว่างหน่วยงาน</w:t>
            </w:r>
            <w:r w:rsidRPr="00FC6D9B">
              <w:rPr>
                <w:rFonts w:ascii="TH SarabunPSK" w:hAnsi="TH SarabunPSK" w:cs="TH SarabunPSK"/>
                <w:i/>
                <w:iCs/>
                <w:color w:val="000000" w:themeColor="text1"/>
                <w:spacing w:val="-2"/>
                <w:sz w:val="32"/>
                <w:szCs w:val="32"/>
                <w:cs/>
              </w:rPr>
              <w:t xml:space="preserve"> (ทีมรพ.กับทีมรพ.สต.), </w:t>
            </w:r>
            <w:r w:rsidRPr="00FC6D9B">
              <w:rPr>
                <w:rFonts w:ascii="TH SarabunPSK" w:hAnsi="TH SarabunPSK" w:cs="TH SarabunPSK"/>
                <w:i/>
                <w:iCs/>
                <w:color w:val="000000" w:themeColor="text1"/>
                <w:spacing w:val="-2"/>
                <w:sz w:val="32"/>
                <w:szCs w:val="32"/>
                <w:u w:val="single"/>
                <w:cs/>
              </w:rPr>
              <w:t xml:space="preserve">ทีมแนวตั้งและทีมแนวราบ </w:t>
            </w:r>
            <w:r w:rsidRPr="00FC6D9B">
              <w:rPr>
                <w:rFonts w:ascii="TH SarabunPSK" w:hAnsi="TH SarabunPSK" w:cs="TH SarabunPSK"/>
                <w:i/>
                <w:iCs/>
                <w:color w:val="000000" w:themeColor="text1"/>
                <w:spacing w:val="-2"/>
                <w:sz w:val="32"/>
                <w:szCs w:val="32"/>
                <w:cs/>
              </w:rPr>
              <w:t xml:space="preserve">และ/หรือ </w:t>
            </w:r>
            <w:r w:rsidRPr="00FC6D9B">
              <w:rPr>
                <w:rFonts w:ascii="TH SarabunPSK" w:hAnsi="TH SarabunPSK" w:cs="TH SarabunPSK"/>
                <w:i/>
                <w:iCs/>
                <w:color w:val="000000" w:themeColor="text1"/>
                <w:spacing w:val="-2"/>
                <w:sz w:val="32"/>
                <w:szCs w:val="32"/>
                <w:u w:val="single"/>
                <w:cs/>
              </w:rPr>
              <w:t>ทีมข้ามสายงาน</w:t>
            </w:r>
            <w:r w:rsidRPr="00FC6D9B">
              <w:rPr>
                <w:rFonts w:ascii="TH SarabunPSK" w:hAnsi="TH SarabunPSK" w:cs="TH SarabunPSK"/>
                <w:i/>
                <w:iCs/>
                <w:color w:val="000000" w:themeColor="text1"/>
                <w:spacing w:val="-2"/>
                <w:sz w:val="32"/>
                <w:szCs w:val="32"/>
                <w:cs/>
              </w:rPr>
              <w:t xml:space="preserve"> (ภาคีภาคส่วนต่างๆ)</w:t>
            </w:r>
          </w:p>
        </w:tc>
      </w:tr>
      <w:tr w:rsidR="004B2A71" w:rsidRPr="00FC6D9B" w:rsidTr="004B2A71">
        <w:tc>
          <w:tcPr>
            <w:tcW w:w="507"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1D0328">
              <w:rPr>
                <w:rFonts w:ascii="TH SarabunPSK" w:hAnsi="TH SarabunPSK" w:cs="TH SarabunPSK"/>
                <w:noProof/>
                <w:color w:val="000000" w:themeColor="text1"/>
                <w:sz w:val="32"/>
                <w:szCs w:val="32"/>
              </w:rPr>
              <w:pict>
                <v:shape id="Text Box 12" o:spid="_x0000_s1027" type="#_x0000_t202" style="position:absolute;margin-left:-58.5pt;margin-top:60.3pt;width:2in;height:31.8pt;rotation:-9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" filled="f" stroked="f">
                  <v:textbox style="layout-flow:vertical;mso-layout-flow-alt:bottom-to-top">
                    <w:txbxContent>
                      <w:p w:rsidR="004B2A71" w:rsidRPr="0032347D" w:rsidRDefault="004B2A71" w:rsidP="004B2A71">
                        <w:pPr>
                          <w:jc w:val="center"/>
                          <w:rPr>
                            <w:rFonts w:ascii="Angsana New" w:hAnsi="Angsana New" w:cs="Angsana New"/>
                            <w:bCs/>
                            <w:color w:val="000000"/>
                            <w:sz w:val="32"/>
                            <w:szCs w:val="32"/>
                          </w:rPr>
                        </w:pPr>
                        <w:r w:rsidRPr="0032347D">
                          <w:rPr>
                            <w:rFonts w:ascii="Angsana New" w:hAnsi="Angsana New" w:cs="Angsana New"/>
                            <w:b/>
                            <w:bCs/>
                            <w:sz w:val="32"/>
                            <w:szCs w:val="32"/>
                          </w:rPr>
                          <w:t>Customer Focus</w:t>
                        </w:r>
                      </w:p>
                    </w:txbxContent>
                  </v:textbox>
                </v:shape>
              </w:pict>
            </w:r>
          </w:p>
        </w:tc>
        <w:tc>
          <w:tcPr>
            <w:tcW w:w="696"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t>มีช่องทาง</w:t>
            </w:r>
            <w:r w:rsidRPr="00FC6D9B">
              <w:rPr>
                <w:rFonts w:ascii="TH SarabunPSK" w:hAnsi="TH SarabunPSK" w:cs="TH SarabunPSK"/>
                <w:color w:val="000000" w:themeColor="text1"/>
                <w:sz w:val="32"/>
                <w:szCs w:val="32"/>
                <w:cs/>
              </w:rPr>
              <w:t>ในการรับรู้และเข้าใจ ความต้องการของประชาชนและผู้รับบริการเป็น</w:t>
            </w:r>
            <w:r w:rsidRPr="00FC6D9B">
              <w:rPr>
                <w:rFonts w:ascii="TH SarabunPSK" w:hAnsi="TH SarabunPSK" w:cs="TH SarabunPSK"/>
                <w:color w:val="000000" w:themeColor="text1"/>
                <w:sz w:val="32"/>
                <w:szCs w:val="32"/>
                <w:u w:val="single"/>
                <w:cs/>
              </w:rPr>
              <w:t xml:space="preserve">แบบ </w:t>
            </w:r>
            <w:r w:rsidRPr="00FC6D9B">
              <w:rPr>
                <w:rFonts w:ascii="TH SarabunPSK" w:hAnsi="TH SarabunPSK" w:cs="TH SarabunPSK"/>
                <w:color w:val="000000" w:themeColor="text1"/>
                <w:sz w:val="32"/>
                <w:szCs w:val="32"/>
                <w:u w:val="single"/>
              </w:rPr>
              <w:t>reactive</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670"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มีช่องทางในการรับรู้และ</w:t>
            </w:r>
            <w:r w:rsidRPr="00FC6D9B">
              <w:rPr>
                <w:rFonts w:ascii="TH SarabunPSK" w:hAnsi="TH SarabunPSK" w:cs="TH SarabunPSK"/>
                <w:color w:val="000000" w:themeColor="text1"/>
                <w:sz w:val="32"/>
                <w:szCs w:val="32"/>
                <w:u w:val="single"/>
                <w:cs/>
              </w:rPr>
              <w:t>เข้าใจ ความต้องการ</w:t>
            </w:r>
            <w:r w:rsidRPr="00FC6D9B">
              <w:rPr>
                <w:rFonts w:ascii="TH SarabunPSK" w:hAnsi="TH SarabunPSK" w:cs="TH SarabunPSK"/>
                <w:color w:val="000000" w:themeColor="text1"/>
                <w:sz w:val="32"/>
                <w:szCs w:val="32"/>
                <w:cs/>
              </w:rPr>
              <w:t xml:space="preserve"> ของประชาชนและผู้รับบริการ</w:t>
            </w:r>
            <w:r w:rsidRPr="00FC6D9B">
              <w:rPr>
                <w:rFonts w:ascii="TH SarabunPSK" w:hAnsi="TH SarabunPSK" w:cs="TH SarabunPSK"/>
                <w:color w:val="000000" w:themeColor="text1"/>
                <w:sz w:val="32"/>
                <w:szCs w:val="32"/>
                <w:u w:val="single"/>
                <w:cs/>
              </w:rPr>
              <w:t>ที่หลากหลาย</w:t>
            </w:r>
            <w:r w:rsidRPr="00FC6D9B">
              <w:rPr>
                <w:rFonts w:ascii="TH SarabunPSK" w:hAnsi="TH SarabunPSK" w:cs="TH SarabunPSK"/>
                <w:color w:val="000000" w:themeColor="text1"/>
                <w:sz w:val="32"/>
                <w:szCs w:val="32"/>
                <w:cs/>
              </w:rPr>
              <w:t>อย่างน้อยใน</w:t>
            </w:r>
            <w:r w:rsidRPr="00FC6D9B">
              <w:rPr>
                <w:rFonts w:ascii="TH SarabunPSK" w:hAnsi="TH SarabunPSK" w:cs="TH SarabunPSK"/>
                <w:color w:val="000000" w:themeColor="text1"/>
                <w:sz w:val="32"/>
                <w:szCs w:val="32"/>
                <w:u w:val="single"/>
                <w:cs/>
              </w:rPr>
              <w:t>กลุ่มที่มี</w:t>
            </w:r>
            <w:r w:rsidRPr="00FC6D9B">
              <w:rPr>
                <w:rFonts w:ascii="TH SarabunPSK" w:hAnsi="TH SarabunPSK" w:cs="TH SarabunPSK"/>
                <w:color w:val="000000" w:themeColor="text1"/>
                <w:sz w:val="32"/>
                <w:szCs w:val="32"/>
                <w:u w:val="single"/>
                <w:cs/>
              </w:rPr>
              <w:lastRenderedPageBreak/>
              <w:t>ปัญหาสูง</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782"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มีช่องทางการรับรู้และเข้าใจความต้องการของประชาชนและผู้รับบริการ </w:t>
            </w:r>
            <w:r w:rsidRPr="00FC6D9B">
              <w:rPr>
                <w:rFonts w:ascii="TH SarabunPSK" w:hAnsi="TH SarabunPSK" w:cs="TH SarabunPSK"/>
                <w:color w:val="000000" w:themeColor="text1"/>
                <w:sz w:val="32"/>
                <w:szCs w:val="32"/>
                <w:u w:val="single"/>
                <w:cs/>
              </w:rPr>
              <w:t>แต่ละกลุ่ม ครอบคลุมประชากรส่วนใหญ่</w:t>
            </w:r>
            <w:r w:rsidRPr="00FC6D9B">
              <w:rPr>
                <w:rFonts w:ascii="TH SarabunPSK" w:hAnsi="TH SarabunPSK" w:cs="TH SarabunPSK"/>
                <w:color w:val="000000" w:themeColor="text1"/>
                <w:sz w:val="32"/>
                <w:szCs w:val="32"/>
                <w:cs/>
              </w:rPr>
              <w:t xml:space="preserve"> และนำมาแก้ไข </w:t>
            </w:r>
            <w:r w:rsidRPr="00FC6D9B">
              <w:rPr>
                <w:rFonts w:ascii="TH SarabunPSK" w:hAnsi="TH SarabunPSK" w:cs="TH SarabunPSK"/>
                <w:color w:val="000000" w:themeColor="text1"/>
                <w:sz w:val="32"/>
                <w:szCs w:val="32"/>
                <w:u w:val="single"/>
                <w:cs/>
              </w:rPr>
              <w:t>ปรับปรุงระบบงาน</w:t>
            </w:r>
          </w:p>
        </w:tc>
        <w:tc>
          <w:tcPr>
            <w:tcW w:w="684"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w:t>
            </w:r>
            <w:r w:rsidRPr="00FC6D9B">
              <w:rPr>
                <w:rFonts w:ascii="TH SarabunPSK" w:hAnsi="TH SarabunPSK" w:cs="TH SarabunPSK"/>
                <w:color w:val="000000" w:themeColor="text1"/>
                <w:sz w:val="32"/>
                <w:szCs w:val="32"/>
                <w:u w:val="single"/>
                <w:cs/>
              </w:rPr>
              <w:t xml:space="preserve">เรียนรู้และพัฒนาช่องทางการรับรู้ </w:t>
            </w:r>
            <w:r w:rsidRPr="00FC6D9B">
              <w:rPr>
                <w:rFonts w:ascii="TH SarabunPSK" w:hAnsi="TH SarabunPSK" w:cs="TH SarabunPSK"/>
                <w:color w:val="000000" w:themeColor="text1"/>
                <w:sz w:val="32"/>
                <w:szCs w:val="32"/>
                <w:cs/>
              </w:rPr>
              <w:t>ความต้องการของประชาชนแต่ละกลุ่ม ให้</w:t>
            </w:r>
            <w:r w:rsidRPr="00FC6D9B">
              <w:rPr>
                <w:rFonts w:ascii="TH SarabunPSK" w:hAnsi="TH SarabunPSK" w:cs="TH SarabunPSK"/>
                <w:color w:val="000000" w:themeColor="text1"/>
                <w:sz w:val="32"/>
                <w:szCs w:val="32"/>
                <w:u w:val="single"/>
                <w:cs/>
              </w:rPr>
              <w:t>สอดคล้อง และมีประสิทธิภาพมากขึ้น</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658"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57"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lastRenderedPageBreak/>
              <w:t>ความต้องการ</w:t>
            </w:r>
            <w:r w:rsidRPr="00FC6D9B">
              <w:rPr>
                <w:rFonts w:ascii="TH SarabunPSK" w:hAnsi="TH SarabunPSK" w:cs="TH SarabunPSK"/>
                <w:color w:val="000000" w:themeColor="text1"/>
                <w:sz w:val="32"/>
                <w:szCs w:val="32"/>
                <w:cs/>
              </w:rPr>
              <w:t xml:space="preserve">ของประชาชนและผู้รับบริการ </w:t>
            </w:r>
            <w:r w:rsidRPr="00FC6D9B">
              <w:rPr>
                <w:rFonts w:ascii="TH SarabunPSK" w:hAnsi="TH SarabunPSK" w:cs="TH SarabunPSK"/>
                <w:color w:val="000000" w:themeColor="text1"/>
                <w:sz w:val="32"/>
                <w:szCs w:val="32"/>
                <w:u w:val="single"/>
                <w:cs/>
              </w:rPr>
              <w:t>ถูกนำมาบูรณาการกับระบบงาน</w:t>
            </w:r>
            <w:r w:rsidRPr="00FC6D9B">
              <w:rPr>
                <w:rFonts w:ascii="TH SarabunPSK" w:hAnsi="TH SarabunPSK" w:cs="TH SarabunPSK"/>
                <w:color w:val="000000" w:themeColor="text1"/>
                <w:sz w:val="32"/>
                <w:szCs w:val="32"/>
                <w:cs/>
              </w:rPr>
              <w:t xml:space="preserve">ต่างๆ จนทำให้ประชาชน เชื่อมั่น ศรัทธา </w:t>
            </w:r>
            <w:r w:rsidRPr="00FC6D9B">
              <w:rPr>
                <w:rFonts w:ascii="TH SarabunPSK" w:hAnsi="TH SarabunPSK" w:cs="TH SarabunPSK"/>
                <w:color w:val="000000" w:themeColor="text1"/>
                <w:sz w:val="32"/>
                <w:szCs w:val="32"/>
                <w:cs/>
              </w:rPr>
              <w:lastRenderedPageBreak/>
              <w:t>ผูกพัน และมีส่วนร่วมกับเครือข่ายบริการปฐมภูมิ</w:t>
            </w:r>
          </w:p>
        </w:tc>
        <w:tc>
          <w:tcPr>
            <w:tcW w:w="1003"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i/>
                <w:iCs/>
                <w:color w:val="000000" w:themeColor="text1"/>
                <w:sz w:val="32"/>
                <w:szCs w:val="32"/>
              </w:rPr>
            </w:pPr>
            <w:r w:rsidRPr="00FC6D9B">
              <w:rPr>
                <w:rFonts w:ascii="TH SarabunPSK" w:hAnsi="TH SarabunPSK" w:cs="TH SarabunPSK"/>
                <w:b/>
                <w:bCs/>
                <w:i/>
                <w:iCs/>
                <w:color w:val="000000" w:themeColor="text1"/>
                <w:sz w:val="32"/>
                <w:szCs w:val="32"/>
                <w:cs/>
              </w:rPr>
              <w:lastRenderedPageBreak/>
              <w:t>ความต้องการของประชาชนและผู้รับบริการ</w:t>
            </w:r>
            <w:r w:rsidRPr="00FC6D9B">
              <w:rPr>
                <w:rFonts w:ascii="TH SarabunPSK" w:hAnsi="TH SarabunPSK" w:cs="TH SarabunPSK"/>
                <w:b/>
                <w:bCs/>
                <w:i/>
                <w:iCs/>
                <w:color w:val="000000" w:themeColor="text1"/>
                <w:spacing w:val="-4"/>
                <w:sz w:val="32"/>
                <w:szCs w:val="32"/>
                <w:u w:val="single"/>
                <w:cs/>
              </w:rPr>
              <w:t>(</w:t>
            </w:r>
            <w:r w:rsidRPr="00FC6D9B">
              <w:rPr>
                <w:rFonts w:ascii="TH SarabunPSK" w:hAnsi="TH SarabunPSK" w:cs="TH SarabunPSK"/>
                <w:b/>
                <w:bCs/>
                <w:i/>
                <w:iCs/>
                <w:color w:val="000000" w:themeColor="text1"/>
                <w:spacing w:val="-4"/>
                <w:sz w:val="32"/>
                <w:szCs w:val="32"/>
                <w:u w:val="single"/>
              </w:rPr>
              <w:t xml:space="preserve">Health Need </w:t>
            </w:r>
            <w:r w:rsidRPr="00FC6D9B">
              <w:rPr>
                <w:rFonts w:ascii="TH SarabunPSK" w:hAnsi="TH SarabunPSK" w:cs="TH SarabunPSK"/>
                <w:b/>
                <w:bCs/>
                <w:i/>
                <w:iCs/>
                <w:color w:val="000000" w:themeColor="text1"/>
                <w:spacing w:val="-4"/>
                <w:sz w:val="32"/>
                <w:szCs w:val="32"/>
                <w:u w:val="single"/>
                <w:cs/>
              </w:rPr>
              <w:t>)</w:t>
            </w:r>
            <w:r w:rsidRPr="00FC6D9B">
              <w:rPr>
                <w:rFonts w:ascii="TH SarabunPSK" w:hAnsi="TH SarabunPSK" w:cs="TH SarabunPSK"/>
                <w:i/>
                <w:iCs/>
                <w:color w:val="000000" w:themeColor="text1"/>
                <w:sz w:val="32"/>
                <w:szCs w:val="32"/>
                <w:cs/>
              </w:rPr>
              <w:t xml:space="preserve"> หมายถึง </w:t>
            </w:r>
            <w:r w:rsidRPr="00FC6D9B">
              <w:rPr>
                <w:rFonts w:ascii="TH SarabunPSK" w:hAnsi="TH SarabunPSK" w:cs="TH SarabunPSK"/>
                <w:i/>
                <w:iCs/>
                <w:color w:val="000000" w:themeColor="text1"/>
                <w:sz w:val="32"/>
                <w:szCs w:val="32"/>
                <w:u w:val="single"/>
                <w:cs/>
              </w:rPr>
              <w:t>ประเด็นปัญหาหรือประเด็นพัฒนา</w:t>
            </w:r>
            <w:r w:rsidRPr="00FC6D9B">
              <w:rPr>
                <w:rFonts w:ascii="TH SarabunPSK" w:hAnsi="TH SarabunPSK" w:cs="TH SarabunPSK"/>
                <w:i/>
                <w:iCs/>
                <w:color w:val="000000" w:themeColor="text1"/>
                <w:sz w:val="32"/>
                <w:szCs w:val="32"/>
                <w:cs/>
              </w:rPr>
              <w:t xml:space="preserve"> ที่ประชาชนและผู้รับบริการ</w:t>
            </w:r>
            <w:r w:rsidRPr="00FC6D9B">
              <w:rPr>
                <w:rFonts w:ascii="TH SarabunPSK" w:hAnsi="TH SarabunPSK" w:cs="TH SarabunPSK"/>
                <w:i/>
                <w:iCs/>
                <w:color w:val="000000" w:themeColor="text1"/>
                <w:spacing w:val="-4"/>
                <w:sz w:val="32"/>
                <w:szCs w:val="32"/>
                <w:cs/>
              </w:rPr>
              <w:t>จำเป็นต้องได้รับ</w:t>
            </w:r>
            <w:r w:rsidRPr="00FC6D9B">
              <w:rPr>
                <w:rFonts w:ascii="TH SarabunPSK" w:hAnsi="TH SarabunPSK" w:cs="TH SarabunPSK"/>
                <w:i/>
                <w:iCs/>
                <w:color w:val="000000" w:themeColor="text1"/>
                <w:sz w:val="32"/>
                <w:szCs w:val="32"/>
                <w:cs/>
              </w:rPr>
              <w:t xml:space="preserve">โดยหมายรวมทั้งในส่วนของ </w:t>
            </w:r>
            <w:r w:rsidRPr="00FC6D9B">
              <w:rPr>
                <w:rFonts w:ascii="TH SarabunPSK" w:hAnsi="TH SarabunPSK" w:cs="TH SarabunPSK"/>
                <w:i/>
                <w:iCs/>
                <w:color w:val="000000" w:themeColor="text1"/>
                <w:sz w:val="32"/>
                <w:szCs w:val="32"/>
              </w:rPr>
              <w:t>felt need</w:t>
            </w:r>
            <w:r w:rsidRPr="00FC6D9B">
              <w:rPr>
                <w:rFonts w:ascii="TH SarabunPSK" w:hAnsi="TH SarabunPSK" w:cs="TH SarabunPSK"/>
                <w:i/>
                <w:iCs/>
                <w:color w:val="000000" w:themeColor="text1"/>
                <w:sz w:val="32"/>
                <w:szCs w:val="32"/>
                <w:cs/>
              </w:rPr>
              <w:t xml:space="preserve"> </w:t>
            </w:r>
            <w:r w:rsidRPr="00FC6D9B">
              <w:rPr>
                <w:rFonts w:ascii="TH SarabunPSK" w:hAnsi="TH SarabunPSK" w:cs="TH SarabunPSK"/>
                <w:i/>
                <w:iCs/>
                <w:color w:val="000000" w:themeColor="text1"/>
                <w:sz w:val="32"/>
                <w:szCs w:val="32"/>
                <w:cs/>
              </w:rPr>
              <w:lastRenderedPageBreak/>
              <w:t xml:space="preserve">(เช่น การรักษาฟื้นฟู)และ </w:t>
            </w:r>
            <w:r w:rsidRPr="00FC6D9B">
              <w:rPr>
                <w:rFonts w:ascii="TH SarabunPSK" w:hAnsi="TH SarabunPSK" w:cs="TH SarabunPSK"/>
                <w:i/>
                <w:iCs/>
                <w:color w:val="000000" w:themeColor="text1"/>
                <w:sz w:val="32"/>
                <w:szCs w:val="32"/>
              </w:rPr>
              <w:t xml:space="preserve">unfelt need </w:t>
            </w:r>
            <w:r w:rsidRPr="00FC6D9B">
              <w:rPr>
                <w:rFonts w:ascii="TH SarabunPSK" w:hAnsi="TH SarabunPSK" w:cs="TH SarabunPSK"/>
                <w:i/>
                <w:iCs/>
                <w:color w:val="000000" w:themeColor="text1"/>
                <w:sz w:val="32"/>
                <w:szCs w:val="32"/>
                <w:cs/>
              </w:rPr>
              <w:t>(เช่น บริการส่งเสริมป้องกัน)</w:t>
            </w:r>
          </w:p>
        </w:tc>
      </w:tr>
      <w:tr w:rsidR="004B2A71" w:rsidRPr="00FC6D9B" w:rsidTr="004B2A71">
        <w:tc>
          <w:tcPr>
            <w:tcW w:w="507"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contextualSpacing/>
              <w:rPr>
                <w:rFonts w:ascii="TH SarabunPSK" w:hAnsi="TH SarabunPSK" w:cs="TH SarabunPSK"/>
                <w:b/>
                <w:bCs/>
                <w:color w:val="000000" w:themeColor="text1"/>
                <w:sz w:val="32"/>
                <w:szCs w:val="32"/>
              </w:rPr>
            </w:pPr>
            <w:r w:rsidRPr="001D0328">
              <w:rPr>
                <w:rFonts w:ascii="TH SarabunPSK" w:hAnsi="TH SarabunPSK" w:cs="TH SarabunPSK"/>
                <w:noProof/>
                <w:color w:val="000000" w:themeColor="text1"/>
                <w:sz w:val="32"/>
                <w:szCs w:val="32"/>
              </w:rPr>
              <w:lastRenderedPageBreak/>
              <w:pict>
                <v:shape id="Text Box 14" o:spid="_x0000_s1029" type="#_x0000_t202" style="position:absolute;margin-left:-33.4pt;margin-top:235.5pt;width:126pt;height:31.8pt;rotation:-90;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" filled="f" stroked="f">
                  <v:textbox style="layout-flow:vertical;mso-layout-flow-alt:bottom-to-top">
                    <w:txbxContent>
                      <w:p w:rsidR="004B2A71" w:rsidRPr="0032347D" w:rsidRDefault="004B2A71" w:rsidP="004B2A71">
                        <w:pPr>
                          <w:jc w:val="center"/>
                          <w:rPr>
                            <w:rFonts w:ascii="Angsana New" w:hAnsi="Angsana New" w:cs="Angsana New"/>
                            <w:b/>
                            <w:bCs/>
                            <w:color w:val="000000"/>
                            <w:sz w:val="32"/>
                            <w:szCs w:val="32"/>
                          </w:rPr>
                        </w:pPr>
                        <w:r w:rsidRPr="0032347D">
                          <w:rPr>
                            <w:rFonts w:ascii="Angsana New" w:hAnsi="Angsana New" w:cs="Angsana New"/>
                            <w:b/>
                            <w:bCs/>
                            <w:sz w:val="32"/>
                            <w:szCs w:val="32"/>
                          </w:rPr>
                          <w:t>A</w:t>
                        </w:r>
                        <w:r w:rsidRPr="0032347D">
                          <w:rPr>
                            <w:rFonts w:ascii="Angsana New" w:hAnsi="Angsana New" w:cs="Angsana New"/>
                            <w:b/>
                            <w:bCs/>
                            <w:color w:val="000000"/>
                            <w:sz w:val="32"/>
                            <w:szCs w:val="32"/>
                          </w:rPr>
                          <w:t>ppreciation</w:t>
                        </w:r>
                      </w:p>
                    </w:txbxContent>
                  </v:textbox>
                </v:shape>
              </w:pict>
            </w:r>
          </w:p>
        </w:tc>
        <w:tc>
          <w:tcPr>
            <w:tcW w:w="696"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มีแนวทาง หรือ</w:t>
            </w:r>
            <w:r w:rsidRPr="00FC6D9B">
              <w:rPr>
                <w:rFonts w:ascii="TH SarabunPSK" w:hAnsi="TH SarabunPSK" w:cs="TH SarabunPSK"/>
                <w:color w:val="000000" w:themeColor="text1"/>
                <w:sz w:val="32"/>
                <w:szCs w:val="32"/>
                <w:u w:val="single"/>
                <w:cs/>
              </w:rPr>
              <w:t>เริ่มให้ชุมชน และภาคีเครือข่ายมีส่วนร่วม</w:t>
            </w:r>
            <w:r w:rsidRPr="00FC6D9B">
              <w:rPr>
                <w:rFonts w:ascii="TH SarabunPSK" w:hAnsi="TH SarabunPSK" w:cs="TH SarabunPSK"/>
                <w:color w:val="000000" w:themeColor="text1"/>
                <w:sz w:val="32"/>
                <w:szCs w:val="32"/>
                <w:cs/>
              </w:rPr>
              <w:t>ในการดำเนินงานด้าน</w:t>
            </w:r>
            <w:r>
              <w:rPr>
                <w:rFonts w:ascii="TH SarabunPSK" w:hAnsi="TH SarabunPSK" w:cs="TH SarabunPSK"/>
                <w:noProof/>
                <w:color w:val="000000" w:themeColor="text1"/>
                <w:sz w:val="32"/>
                <w:szCs w:val="32"/>
              </w:rPr>
              <w:pict>
                <v:shape id="Text Box 13" o:spid="_x0000_s1028" type="#_x0000_t202" style="position:absolute;margin-left:-118.25pt;margin-top:57.55pt;width:144.4pt;height:31.8pt;rotation:-90;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" filled="f" stroked="f">
                  <v:textbox style="layout-flow:vertical;mso-layout-flow-alt:bottom-to-top">
                    <w:txbxContent>
                      <w:p w:rsidR="004B2A71" w:rsidRPr="0032347D" w:rsidRDefault="004B2A71" w:rsidP="004B2A71">
                        <w:pPr>
                          <w:jc w:val="center"/>
                          <w:rPr>
                            <w:rFonts w:ascii="Angsana New" w:hAnsi="Angsana New" w:cs="Angsana New"/>
                            <w:bCs/>
                            <w:color w:val="000000"/>
                            <w:sz w:val="32"/>
                            <w:szCs w:val="32"/>
                          </w:rPr>
                        </w:pPr>
                        <w:r w:rsidRPr="0032347D">
                          <w:rPr>
                            <w:rFonts w:ascii="Angsana New" w:hAnsi="Angsana New" w:cs="Angsana New"/>
                            <w:b/>
                            <w:bCs/>
                            <w:sz w:val="32"/>
                            <w:szCs w:val="32"/>
                          </w:rPr>
                          <w:t>Community Participation</w:t>
                        </w:r>
                      </w:p>
                    </w:txbxContent>
                  </v:textbox>
                </v:shape>
              </w:pict>
            </w:r>
            <w:r w:rsidRPr="00FC6D9B">
              <w:rPr>
                <w:rFonts w:ascii="TH SarabunPSK" w:hAnsi="TH SarabunPSK" w:cs="TH SarabunPSK"/>
                <w:color w:val="000000" w:themeColor="text1"/>
                <w:sz w:val="32"/>
                <w:szCs w:val="32"/>
                <w:cs/>
              </w:rPr>
              <w:t>สุขภาพ</w:t>
            </w:r>
          </w:p>
        </w:tc>
        <w:tc>
          <w:tcPr>
            <w:tcW w:w="670"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 xml:space="preserve">ดำเนินการให้ชุมชน และภาคีเครือข่าย </w:t>
            </w:r>
            <w:r w:rsidRPr="00FC6D9B">
              <w:rPr>
                <w:rFonts w:ascii="TH SarabunPSK" w:hAnsi="TH SarabunPSK" w:cs="TH SarabunPSK"/>
                <w:color w:val="000000" w:themeColor="text1"/>
                <w:spacing w:val="-2"/>
                <w:sz w:val="32"/>
                <w:szCs w:val="32"/>
                <w:u w:val="single"/>
                <w:cs/>
              </w:rPr>
              <w:t>ร่วมรับรู้ ร่วมดำเนินการ</w:t>
            </w:r>
            <w:r w:rsidRPr="00FC6D9B">
              <w:rPr>
                <w:rFonts w:ascii="TH SarabunPSK" w:hAnsi="TH SarabunPSK" w:cs="TH SarabunPSK"/>
                <w:color w:val="000000" w:themeColor="text1"/>
                <w:spacing w:val="-2"/>
                <w:sz w:val="32"/>
                <w:szCs w:val="32"/>
                <w:cs/>
              </w:rPr>
              <w:t>ด้านสุขภาพ ในงานที่</w:t>
            </w:r>
            <w:r w:rsidRPr="00FC6D9B">
              <w:rPr>
                <w:rFonts w:ascii="TH SarabunPSK" w:hAnsi="TH SarabunPSK" w:cs="TH SarabunPSK"/>
                <w:color w:val="000000" w:themeColor="text1"/>
                <w:spacing w:val="-2"/>
                <w:sz w:val="32"/>
                <w:szCs w:val="32"/>
                <w:u w:val="single"/>
                <w:cs/>
              </w:rPr>
              <w:t>หลากหลายและขยายวง</w:t>
            </w:r>
            <w:r w:rsidRPr="00FC6D9B">
              <w:rPr>
                <w:rFonts w:ascii="TH SarabunPSK" w:hAnsi="TH SarabunPSK" w:cs="TH SarabunPSK"/>
                <w:color w:val="000000" w:themeColor="text1"/>
                <w:spacing w:val="-2"/>
                <w:sz w:val="32"/>
                <w:szCs w:val="32"/>
                <w:cs/>
              </w:rPr>
              <w:t>กว้างเพิ่มขึ้น</w:t>
            </w:r>
          </w:p>
        </w:tc>
        <w:tc>
          <w:tcPr>
            <w:tcW w:w="782"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12"/>
                <w:sz w:val="32"/>
                <w:szCs w:val="32"/>
              </w:rPr>
            </w:pPr>
            <w:r w:rsidRPr="00FC6D9B">
              <w:rPr>
                <w:rFonts w:ascii="TH SarabunPSK" w:hAnsi="TH SarabunPSK" w:cs="TH SarabunPSK"/>
                <w:color w:val="000000" w:themeColor="text1"/>
                <w:spacing w:val="-12"/>
                <w:sz w:val="32"/>
                <w:szCs w:val="32"/>
                <w:cs/>
              </w:rPr>
              <w:t>ชุมชน และภาคีเครือข่ายมีส่วน</w:t>
            </w:r>
            <w:r w:rsidRPr="00FC6D9B">
              <w:rPr>
                <w:rFonts w:ascii="TH SarabunPSK" w:hAnsi="TH SarabunPSK" w:cs="TH SarabunPSK"/>
                <w:color w:val="000000" w:themeColor="text1"/>
                <w:spacing w:val="-12"/>
                <w:sz w:val="32"/>
                <w:szCs w:val="32"/>
                <w:u w:val="single"/>
                <w:cs/>
              </w:rPr>
              <w:t>ร่วมคิด ร่วมดำเนินการ</w:t>
            </w:r>
            <w:r w:rsidRPr="00FC6D9B">
              <w:rPr>
                <w:rFonts w:ascii="TH SarabunPSK" w:hAnsi="TH SarabunPSK" w:cs="TH SarabunPSK"/>
                <w:color w:val="000000" w:themeColor="text1"/>
                <w:spacing w:val="-12"/>
                <w:sz w:val="32"/>
                <w:szCs w:val="32"/>
                <w:cs/>
              </w:rPr>
              <w:t>ด้านสุขภาพ</w:t>
            </w:r>
            <w:r w:rsidRPr="00FC6D9B">
              <w:rPr>
                <w:rFonts w:ascii="TH SarabunPSK" w:hAnsi="TH SarabunPSK" w:cs="TH SarabunPSK"/>
                <w:color w:val="000000" w:themeColor="text1"/>
                <w:spacing w:val="-12"/>
                <w:sz w:val="32"/>
                <w:szCs w:val="32"/>
                <w:u w:val="single"/>
                <w:cs/>
              </w:rPr>
              <w:t>อย่างเป็นระบบ</w:t>
            </w:r>
            <w:r w:rsidRPr="00FC6D9B">
              <w:rPr>
                <w:rFonts w:ascii="TH SarabunPSK" w:hAnsi="TH SarabunPSK" w:cs="TH SarabunPSK"/>
                <w:color w:val="000000" w:themeColor="text1"/>
                <w:spacing w:val="-12"/>
                <w:sz w:val="32"/>
                <w:szCs w:val="32"/>
                <w:cs/>
              </w:rPr>
              <w:t>กับเครือข่ายบริการปฐมภูมิ และมีการขยายวงได้</w:t>
            </w:r>
            <w:r w:rsidRPr="00FC6D9B">
              <w:rPr>
                <w:rFonts w:ascii="TH SarabunPSK" w:hAnsi="TH SarabunPSK" w:cs="TH SarabunPSK"/>
                <w:color w:val="000000" w:themeColor="text1"/>
                <w:spacing w:val="-12"/>
                <w:sz w:val="32"/>
                <w:szCs w:val="32"/>
                <w:u w:val="single"/>
                <w:cs/>
              </w:rPr>
              <w:t>ค่อนข้างครอบคลุม</w:t>
            </w:r>
          </w:p>
        </w:tc>
        <w:tc>
          <w:tcPr>
            <w:tcW w:w="684"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ชุมชน และภาคีเครือข่ายร่วมคิด ร่วมวางแผน ร่วมดำเนินการด้านสุขภาพ และมีการ</w:t>
            </w:r>
            <w:r w:rsidRPr="00FC6D9B">
              <w:rPr>
                <w:rFonts w:ascii="TH SarabunPSK" w:hAnsi="TH SarabunPSK" w:cs="TH SarabunPSK"/>
                <w:color w:val="000000" w:themeColor="text1"/>
                <w:spacing w:val="-2"/>
                <w:sz w:val="32"/>
                <w:szCs w:val="32"/>
                <w:u w:val="single"/>
                <w:cs/>
              </w:rPr>
              <w:t>ทบทวน เรียนรู้ ปรับปรุงกระบวนการ</w:t>
            </w:r>
            <w:r w:rsidRPr="00FC6D9B">
              <w:rPr>
                <w:rFonts w:ascii="TH SarabunPSK" w:hAnsi="TH SarabunPSK" w:cs="TH SarabunPSK"/>
                <w:color w:val="000000" w:themeColor="text1"/>
                <w:spacing w:val="-2"/>
                <w:sz w:val="32"/>
                <w:szCs w:val="32"/>
                <w:cs/>
              </w:rPr>
              <w:t xml:space="preserve">มีส่วนร่วมให้เหมาะสมมากขึ้น </w:t>
            </w:r>
          </w:p>
        </w:tc>
        <w:tc>
          <w:tcPr>
            <w:tcW w:w="658"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ชุมชน และภาคีเครือข่าย</w:t>
            </w:r>
            <w:r w:rsidRPr="00FC6D9B">
              <w:rPr>
                <w:rFonts w:ascii="TH SarabunPSK" w:hAnsi="TH SarabunPSK" w:cs="TH SarabunPSK"/>
                <w:color w:val="000000" w:themeColor="text1"/>
                <w:sz w:val="32"/>
                <w:szCs w:val="32"/>
                <w:u w:val="single"/>
                <w:cs/>
              </w:rPr>
              <w:t>ร่วมดำเนินการอย่างครบวงจร</w:t>
            </w:r>
            <w:r w:rsidRPr="00FC6D9B">
              <w:rPr>
                <w:rFonts w:ascii="TH SarabunPSK" w:hAnsi="TH SarabunPSK" w:cs="TH SarabunPSK"/>
                <w:color w:val="000000" w:themeColor="text1"/>
                <w:sz w:val="32"/>
                <w:szCs w:val="32"/>
                <w:cs/>
              </w:rPr>
              <w:t xml:space="preserve"> รวมทั้งการประเมินผล จน</w:t>
            </w:r>
            <w:r w:rsidRPr="00FC6D9B">
              <w:rPr>
                <w:rFonts w:ascii="TH SarabunPSK" w:hAnsi="TH SarabunPSK" w:cs="TH SarabunPSK"/>
                <w:color w:val="000000" w:themeColor="text1"/>
                <w:sz w:val="32"/>
                <w:szCs w:val="32"/>
                <w:u w:val="single"/>
                <w:cs/>
              </w:rPr>
              <w:t>ร่วมเป็นเจ้าของ</w:t>
            </w:r>
            <w:r w:rsidRPr="00FC6D9B">
              <w:rPr>
                <w:rFonts w:ascii="TH SarabunPSK" w:hAnsi="TH SarabunPSK" w:cs="TH SarabunPSK"/>
                <w:color w:val="000000" w:themeColor="text1"/>
                <w:sz w:val="32"/>
                <w:szCs w:val="32"/>
                <w:cs/>
              </w:rPr>
              <w:t>การดำเนินงานเครือข่ายบริการปฐมภูมิ</w:t>
            </w:r>
          </w:p>
        </w:tc>
        <w:tc>
          <w:tcPr>
            <w:tcW w:w="1003"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507"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p>
        </w:tc>
        <w:tc>
          <w:tcPr>
            <w:tcW w:w="696"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มีแนวทางหรือวิธีการที่ชัดเจน หรือ</w:t>
            </w:r>
            <w:r w:rsidRPr="00FC6D9B">
              <w:rPr>
                <w:rFonts w:ascii="TH SarabunPSK" w:hAnsi="TH SarabunPSK" w:cs="TH SarabunPSK"/>
                <w:color w:val="000000" w:themeColor="text1"/>
                <w:sz w:val="32"/>
                <w:szCs w:val="32"/>
                <w:u w:val="single"/>
                <w:cs/>
              </w:rPr>
              <w:t>เริ่ม</w:t>
            </w:r>
            <w:r w:rsidRPr="00FC6D9B">
              <w:rPr>
                <w:rFonts w:ascii="TH SarabunPSK" w:hAnsi="TH SarabunPSK" w:cs="TH SarabunPSK"/>
                <w:color w:val="000000" w:themeColor="text1"/>
                <w:sz w:val="32"/>
                <w:szCs w:val="32"/>
                <w:cs/>
              </w:rPr>
              <w:t>ดำเนินการในการ</w:t>
            </w:r>
            <w:r w:rsidRPr="00FC6D9B">
              <w:rPr>
                <w:rFonts w:ascii="TH SarabunPSK" w:hAnsi="TH SarabunPSK" w:cs="TH SarabunPSK"/>
                <w:color w:val="000000" w:themeColor="text1"/>
                <w:sz w:val="32"/>
                <w:szCs w:val="32"/>
                <w:u w:val="single"/>
                <w:cs/>
              </w:rPr>
              <w:t xml:space="preserve">ดูแล  </w:t>
            </w:r>
            <w:r w:rsidRPr="00FC6D9B">
              <w:rPr>
                <w:rFonts w:ascii="TH SarabunPSK" w:hAnsi="TH SarabunPSK" w:cs="TH SarabunPSK"/>
                <w:color w:val="000000" w:themeColor="text1"/>
                <w:sz w:val="32"/>
                <w:szCs w:val="32"/>
                <w:u w:val="single"/>
                <w:cs/>
              </w:rPr>
              <w:lastRenderedPageBreak/>
              <w:t>พัฒนา และสร้างความพึงพอใจ</w:t>
            </w:r>
            <w:r w:rsidRPr="00FC6D9B">
              <w:rPr>
                <w:rFonts w:ascii="TH SarabunPSK" w:hAnsi="TH SarabunPSK" w:cs="TH SarabunPSK"/>
                <w:color w:val="000000" w:themeColor="text1"/>
                <w:sz w:val="32"/>
                <w:szCs w:val="32"/>
                <w:cs/>
              </w:rPr>
              <w:t>ของบุคลากร</w:t>
            </w:r>
          </w:p>
        </w:tc>
        <w:tc>
          <w:tcPr>
            <w:tcW w:w="670"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lastRenderedPageBreak/>
              <w:t>มีการขยายการดำเนินการตามแนวทางหรือวิธีการ</w:t>
            </w:r>
            <w:r w:rsidRPr="00FC6D9B">
              <w:rPr>
                <w:rFonts w:ascii="TH SarabunPSK" w:hAnsi="TH SarabunPSK" w:cs="TH SarabunPSK"/>
                <w:color w:val="000000" w:themeColor="text1"/>
                <w:spacing w:val="-4"/>
                <w:sz w:val="32"/>
                <w:szCs w:val="32"/>
                <w:cs/>
              </w:rPr>
              <w:lastRenderedPageBreak/>
              <w:t>ในการดูแล พัฒนา และ</w:t>
            </w:r>
            <w:r w:rsidRPr="00FC6D9B">
              <w:rPr>
                <w:rFonts w:ascii="TH SarabunPSK" w:hAnsi="TH SarabunPSK" w:cs="TH SarabunPSK"/>
                <w:color w:val="000000" w:themeColor="text1"/>
                <w:spacing w:val="-4"/>
                <w:sz w:val="32"/>
                <w:szCs w:val="32"/>
                <w:u w:val="single"/>
                <w:cs/>
              </w:rPr>
              <w:t>สร้างความพึงพอใจของบุคลากรเพิ่มขึ้น</w:t>
            </w:r>
            <w:r w:rsidRPr="00FC6D9B">
              <w:rPr>
                <w:rFonts w:ascii="TH SarabunPSK" w:hAnsi="TH SarabunPSK" w:cs="TH SarabunPSK"/>
                <w:color w:val="000000" w:themeColor="text1"/>
                <w:spacing w:val="-4"/>
                <w:sz w:val="32"/>
                <w:szCs w:val="32"/>
                <w:cs/>
              </w:rPr>
              <w:t>ในแต่ละหน่วยงาน หรือในแต่ละระดับ</w:t>
            </w:r>
          </w:p>
        </w:tc>
        <w:tc>
          <w:tcPr>
            <w:tcW w:w="782"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ดำเนินการตามแนวทางหรือวิธีการดูแลพัฒนาและสร้างความพึงพอใจ </w:t>
            </w:r>
            <w:r w:rsidRPr="00FC6D9B">
              <w:rPr>
                <w:rFonts w:ascii="TH SarabunPSK" w:hAnsi="TH SarabunPSK" w:cs="TH SarabunPSK"/>
                <w:color w:val="000000" w:themeColor="text1"/>
                <w:sz w:val="32"/>
                <w:szCs w:val="32"/>
                <w:cs/>
              </w:rPr>
              <w:lastRenderedPageBreak/>
              <w:t>และความผูกพัน(</w:t>
            </w:r>
            <w:r w:rsidRPr="00FC6D9B">
              <w:rPr>
                <w:rFonts w:ascii="TH SarabunPSK" w:hAnsi="TH SarabunPSK" w:cs="TH SarabunPSK"/>
                <w:color w:val="000000" w:themeColor="text1"/>
                <w:sz w:val="32"/>
                <w:szCs w:val="32"/>
              </w:rPr>
              <w:t xml:space="preserve">engagement) </w:t>
            </w:r>
            <w:r w:rsidRPr="00FC6D9B">
              <w:rPr>
                <w:rFonts w:ascii="TH SarabunPSK" w:hAnsi="TH SarabunPSK" w:cs="TH SarabunPSK"/>
                <w:color w:val="000000" w:themeColor="text1"/>
                <w:sz w:val="32"/>
                <w:szCs w:val="32"/>
                <w:cs/>
              </w:rPr>
              <w:t>ของบุคลากร</w:t>
            </w:r>
            <w:r w:rsidRPr="00FC6D9B">
              <w:rPr>
                <w:rFonts w:ascii="TH SarabunPSK" w:hAnsi="TH SarabunPSK" w:cs="TH SarabunPSK"/>
                <w:color w:val="000000" w:themeColor="text1"/>
                <w:sz w:val="32"/>
                <w:szCs w:val="32"/>
                <w:u w:val="single"/>
                <w:cs/>
              </w:rPr>
              <w:t>ให้สอดคล้องกับภารกิจที่จำเป็นอย่างเป็นระบบ</w:t>
            </w:r>
          </w:p>
        </w:tc>
        <w:tc>
          <w:tcPr>
            <w:tcW w:w="684"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rPr>
              <w:lastRenderedPageBreak/>
              <w:t xml:space="preserve">เครือข่ายสุขภาพมีการเรียนรู้ </w:t>
            </w:r>
            <w:r w:rsidRPr="00FC6D9B">
              <w:rPr>
                <w:rFonts w:ascii="TH SarabunPSK" w:hAnsi="TH SarabunPSK" w:cs="TH SarabunPSK"/>
                <w:color w:val="000000" w:themeColor="text1"/>
                <w:sz w:val="32"/>
                <w:szCs w:val="32"/>
                <w:u w:val="single"/>
                <w:cs/>
              </w:rPr>
              <w:t>ทบทวนกระบวนการ</w:t>
            </w:r>
            <w:r w:rsidRPr="00FC6D9B">
              <w:rPr>
                <w:rFonts w:ascii="TH SarabunPSK" w:hAnsi="TH SarabunPSK" w:cs="TH SarabunPSK"/>
                <w:color w:val="000000" w:themeColor="text1"/>
                <w:sz w:val="32"/>
                <w:szCs w:val="32"/>
                <w:cs/>
              </w:rPr>
              <w:t xml:space="preserve">ดูแล </w:t>
            </w:r>
            <w:r w:rsidRPr="00FC6D9B">
              <w:rPr>
                <w:rFonts w:ascii="TH SarabunPSK" w:hAnsi="TH SarabunPSK" w:cs="TH SarabunPSK"/>
                <w:color w:val="000000" w:themeColor="text1"/>
                <w:sz w:val="32"/>
                <w:szCs w:val="32"/>
                <w:cs/>
              </w:rPr>
              <w:lastRenderedPageBreak/>
              <w:t>พัฒนา และสร้างความผูกพันของบุคลากร</w:t>
            </w:r>
            <w:r w:rsidRPr="00FC6D9B">
              <w:rPr>
                <w:rFonts w:ascii="TH SarabunPSK" w:hAnsi="TH SarabunPSK" w:cs="TH SarabunPSK"/>
                <w:color w:val="000000" w:themeColor="text1"/>
                <w:sz w:val="32"/>
                <w:szCs w:val="32"/>
                <w:u w:val="single"/>
                <w:cs/>
              </w:rPr>
              <w:t>ให้สอดคล้องกับบริบท</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658"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lastRenderedPageBreak/>
              <w:t>สร้างวัฒนธรรมเครือข่าย</w:t>
            </w:r>
            <w:r w:rsidRPr="00FC6D9B">
              <w:rPr>
                <w:rFonts w:ascii="TH SarabunPSK" w:hAnsi="TH SarabunPSK" w:cs="TH SarabunPSK"/>
                <w:color w:val="000000" w:themeColor="text1"/>
                <w:sz w:val="32"/>
                <w:szCs w:val="32"/>
                <w:cs/>
              </w:rPr>
              <w:t xml:space="preserve">ให้บุคลากรมีความสุข ภูมิใจ </w:t>
            </w:r>
            <w:r w:rsidRPr="00FC6D9B">
              <w:rPr>
                <w:rFonts w:ascii="TH SarabunPSK" w:hAnsi="TH SarabunPSK" w:cs="TH SarabunPSK"/>
                <w:color w:val="000000" w:themeColor="text1"/>
                <w:sz w:val="32"/>
                <w:szCs w:val="32"/>
                <w:u w:val="single"/>
                <w:cs/>
              </w:rPr>
              <w:lastRenderedPageBreak/>
              <w:t>รับรู้คุณค่าและเกิดความผูกพัน</w:t>
            </w:r>
            <w:r w:rsidRPr="00FC6D9B">
              <w:rPr>
                <w:rFonts w:ascii="TH SarabunPSK" w:hAnsi="TH SarabunPSK" w:cs="TH SarabunPSK"/>
                <w:color w:val="000000" w:themeColor="text1"/>
                <w:sz w:val="32"/>
                <w:szCs w:val="32"/>
                <w:cs/>
              </w:rPr>
              <w:t xml:space="preserve">ในงานของเครือข่ายบริการปฐมภูมิ  </w:t>
            </w:r>
          </w:p>
        </w:tc>
        <w:tc>
          <w:tcPr>
            <w:tcW w:w="1003"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i/>
                <w:iCs/>
                <w:color w:val="000000" w:themeColor="text1"/>
                <w:sz w:val="32"/>
                <w:szCs w:val="32"/>
              </w:rPr>
            </w:pPr>
            <w:r w:rsidRPr="00FC6D9B">
              <w:rPr>
                <w:rFonts w:ascii="TH SarabunPSK" w:hAnsi="TH SarabunPSK" w:cs="TH SarabunPSK"/>
                <w:b/>
                <w:bCs/>
                <w:i/>
                <w:iCs/>
                <w:color w:val="000000" w:themeColor="text1"/>
                <w:sz w:val="32"/>
                <w:szCs w:val="32"/>
                <w:cs/>
              </w:rPr>
              <w:lastRenderedPageBreak/>
              <w:t>ความผูกพัน</w:t>
            </w:r>
            <w:r w:rsidRPr="00FC6D9B">
              <w:rPr>
                <w:rFonts w:ascii="TH SarabunPSK" w:hAnsi="TH SarabunPSK" w:cs="TH SarabunPSK"/>
                <w:i/>
                <w:iCs/>
                <w:color w:val="000000" w:themeColor="text1"/>
                <w:sz w:val="32"/>
                <w:szCs w:val="32"/>
                <w:cs/>
              </w:rPr>
              <w:t xml:space="preserve"> (</w:t>
            </w:r>
            <w:r w:rsidRPr="00FC6D9B">
              <w:rPr>
                <w:rFonts w:ascii="TH SarabunPSK" w:hAnsi="TH SarabunPSK" w:cs="TH SarabunPSK"/>
                <w:i/>
                <w:iCs/>
                <w:color w:val="000000" w:themeColor="text1"/>
                <w:sz w:val="32"/>
                <w:szCs w:val="32"/>
              </w:rPr>
              <w:t>engagement</w:t>
            </w:r>
            <w:r w:rsidRPr="00FC6D9B">
              <w:rPr>
                <w:rFonts w:ascii="TH SarabunPSK" w:hAnsi="TH SarabunPSK" w:cs="TH SarabunPSK"/>
                <w:i/>
                <w:iCs/>
                <w:color w:val="000000" w:themeColor="text1"/>
                <w:sz w:val="32"/>
                <w:szCs w:val="32"/>
                <w:cs/>
              </w:rPr>
              <w:t>) หมายถึง การที่บุคลากรมีความกระตือรือร้นในการปฏิบัติงาน</w:t>
            </w:r>
            <w:r w:rsidRPr="00FC6D9B">
              <w:rPr>
                <w:rFonts w:ascii="TH SarabunPSK" w:hAnsi="TH SarabunPSK" w:cs="TH SarabunPSK"/>
                <w:i/>
                <w:iCs/>
                <w:color w:val="000000" w:themeColor="text1"/>
                <w:sz w:val="32"/>
                <w:szCs w:val="32"/>
                <w:cs/>
              </w:rPr>
              <w:lastRenderedPageBreak/>
              <w:t>ในหน้าที่ และในงานที่ได้รับมอบหมาย ด้วยความมุ่งมั่นเพื่อให้บรรลุพันธกิจขององค์กร</w:t>
            </w:r>
          </w:p>
        </w:tc>
      </w:tr>
      <w:tr w:rsidR="004B2A71" w:rsidRPr="00FC6D9B" w:rsidTr="004B2A71">
        <w:tc>
          <w:tcPr>
            <w:tcW w:w="507"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contextualSpacing/>
              <w:rPr>
                <w:rFonts w:ascii="TH SarabunPSK" w:hAnsi="TH SarabunPSK" w:cs="TH SarabunPSK"/>
                <w:b/>
                <w:bCs/>
                <w:color w:val="000000" w:themeColor="text1"/>
                <w:sz w:val="32"/>
                <w:szCs w:val="32"/>
              </w:rPr>
            </w:pPr>
            <w:r w:rsidRPr="001D0328">
              <w:rPr>
                <w:rFonts w:ascii="TH SarabunPSK" w:hAnsi="TH SarabunPSK" w:cs="TH SarabunPSK"/>
                <w:noProof/>
                <w:color w:val="000000" w:themeColor="text1"/>
                <w:sz w:val="32"/>
                <w:szCs w:val="32"/>
              </w:rPr>
              <w:lastRenderedPageBreak/>
              <w:pict>
                <v:shape id="Text Box 15" o:spid="_x0000_s1030" type="#_x0000_t202" style="position:absolute;margin-left:-42.35pt;margin-top:43.35pt;width:149.9pt;height:74.35pt;rotation:-90;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" filled="f" stroked="f">
                  <v:textbox style="layout-flow:vertical;mso-layout-flow-alt:bottom-to-top">
                    <w:txbxContent>
                      <w:p w:rsidR="004B2A71" w:rsidRPr="001A5330" w:rsidRDefault="004B2A71" w:rsidP="004B2A71">
                        <w:pPr>
                          <w:jc w:val="center"/>
                          <w:rPr>
                            <w:rFonts w:ascii="Angsana New" w:hAnsi="Angsana New" w:cs="Angsana New"/>
                            <w:b/>
                            <w:bCs/>
                            <w:color w:val="000000"/>
                            <w:sz w:val="32"/>
                            <w:szCs w:val="32"/>
                          </w:rPr>
                        </w:pPr>
                        <w:r w:rsidRPr="00E72AF5">
                          <w:rPr>
                            <w:rFonts w:ascii="Angsana New" w:hAnsi="Angsana New" w:cs="Angsana New"/>
                            <w:b/>
                            <w:bCs/>
                            <w:sz w:val="32"/>
                            <w:szCs w:val="32"/>
                          </w:rPr>
                          <w:t>Resources Sharing and</w:t>
                        </w:r>
                        <w:r w:rsidRPr="00E72AF5">
                          <w:rPr>
                            <w:rFonts w:ascii="Angsana New" w:hAnsi="Angsana New" w:cs="Angsana New"/>
                            <w:b/>
                            <w:bCs/>
                            <w:sz w:val="32"/>
                            <w:szCs w:val="32"/>
                          </w:rPr>
                          <w:br/>
                        </w:r>
                        <w:r w:rsidRPr="001A5330">
                          <w:rPr>
                            <w:rFonts w:ascii="Angsana New" w:hAnsi="Angsana New" w:cs="Angsana New"/>
                            <w:b/>
                            <w:bCs/>
                            <w:color w:val="000000"/>
                            <w:sz w:val="32"/>
                            <w:szCs w:val="32"/>
                          </w:rPr>
                          <w:t>Human Development</w:t>
                        </w:r>
                      </w:p>
                    </w:txbxContent>
                  </v:textbox>
                </v:shape>
              </w:pict>
            </w:r>
          </w:p>
        </w:tc>
        <w:tc>
          <w:tcPr>
            <w:tcW w:w="696"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12"/>
                <w:sz w:val="32"/>
                <w:szCs w:val="32"/>
              </w:rPr>
            </w:pPr>
            <w:r w:rsidRPr="00FC6D9B">
              <w:rPr>
                <w:rFonts w:ascii="TH SarabunPSK" w:hAnsi="TH SarabunPSK" w:cs="TH SarabunPSK"/>
                <w:color w:val="000000" w:themeColor="text1"/>
                <w:spacing w:val="-12"/>
                <w:sz w:val="32"/>
                <w:szCs w:val="32"/>
                <w:cs/>
              </w:rPr>
              <w:t>มีแนวทาง หรือเริ่มวาง</w:t>
            </w:r>
            <w:r w:rsidRPr="00FC6D9B">
              <w:rPr>
                <w:rFonts w:ascii="TH SarabunPSK" w:hAnsi="TH SarabunPSK" w:cs="TH SarabunPSK"/>
                <w:color w:val="000000" w:themeColor="text1"/>
                <w:spacing w:val="-12"/>
                <w:sz w:val="32"/>
                <w:szCs w:val="32"/>
                <w:u w:val="single"/>
                <w:cs/>
              </w:rPr>
              <w:t>แผนการใช้ทรัพยากรร่วมกัน และ พัฒนาบุคลากรร่วมกัน</w:t>
            </w:r>
            <w:r w:rsidRPr="00FC6D9B">
              <w:rPr>
                <w:rFonts w:ascii="TH SarabunPSK" w:hAnsi="TH SarabunPSK" w:cs="TH SarabunPSK"/>
                <w:color w:val="000000" w:themeColor="text1"/>
                <w:spacing w:val="-12"/>
                <w:sz w:val="32"/>
                <w:szCs w:val="32"/>
                <w:cs/>
              </w:rPr>
              <w:t xml:space="preserve"> เพื่อสนับสนุนการพัฒนาระบบสุขภาพชุมชน  </w:t>
            </w:r>
          </w:p>
        </w:tc>
        <w:tc>
          <w:tcPr>
            <w:tcW w:w="670"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w:t>
            </w:r>
            <w:r w:rsidRPr="00FC6D9B">
              <w:rPr>
                <w:rFonts w:ascii="TH SarabunPSK" w:hAnsi="TH SarabunPSK" w:cs="TH SarabunPSK"/>
                <w:color w:val="000000" w:themeColor="text1"/>
                <w:sz w:val="32"/>
                <w:szCs w:val="32"/>
                <w:u w:val="single"/>
                <w:cs/>
              </w:rPr>
              <w:t>ดำเนินการร่วมกัน</w:t>
            </w:r>
            <w:r w:rsidRPr="00FC6D9B">
              <w:rPr>
                <w:rFonts w:ascii="TH SarabunPSK" w:hAnsi="TH SarabunPSK" w:cs="TH SarabunPSK"/>
                <w:color w:val="000000" w:themeColor="text1"/>
                <w:sz w:val="32"/>
                <w:szCs w:val="32"/>
                <w:cs/>
              </w:rPr>
              <w:t xml:space="preserve"> ในการใช้ทรัพยากร และพัฒนาบุคลากร ใน</w:t>
            </w:r>
            <w:r w:rsidRPr="00FC6D9B">
              <w:rPr>
                <w:rFonts w:ascii="TH SarabunPSK" w:hAnsi="TH SarabunPSK" w:cs="TH SarabunPSK"/>
                <w:color w:val="000000" w:themeColor="text1"/>
                <w:sz w:val="32"/>
                <w:szCs w:val="32"/>
                <w:u w:val="single"/>
                <w:cs/>
              </w:rPr>
              <w:t>บางประเด็น หรือบางระบบ</w:t>
            </w:r>
          </w:p>
        </w:tc>
        <w:tc>
          <w:tcPr>
            <w:tcW w:w="782"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มีการจัดการทรัพยากร และพัฒนาบุคลากร</w:t>
            </w:r>
            <w:r w:rsidRPr="00FC6D9B">
              <w:rPr>
                <w:rFonts w:ascii="TH SarabunPSK" w:hAnsi="TH SarabunPSK" w:cs="TH SarabunPSK"/>
                <w:color w:val="000000" w:themeColor="text1"/>
                <w:sz w:val="32"/>
                <w:szCs w:val="32"/>
                <w:u w:val="single"/>
                <w:cs/>
              </w:rPr>
              <w:t>ร่วมกันอย่างเป็นระบบและครอบคลุม</w:t>
            </w:r>
            <w:r w:rsidRPr="00FC6D9B">
              <w:rPr>
                <w:rFonts w:ascii="TH SarabunPSK" w:hAnsi="TH SarabunPSK" w:cs="TH SarabunPSK"/>
                <w:color w:val="000000" w:themeColor="text1"/>
                <w:sz w:val="32"/>
                <w:szCs w:val="32"/>
                <w:cs/>
              </w:rPr>
              <w:t xml:space="preserve"> ตามบริบท และความจำเป็นของพื้นที่ เพื่อสนับสนุนให้บรรลุตามเป้าหมายของเครือข่ายสุขภาพ</w:t>
            </w:r>
          </w:p>
          <w:p w:rsidR="004B2A71" w:rsidRPr="00FC6D9B" w:rsidRDefault="004B2A71" w:rsidP="004B2A71">
            <w:pPr>
              <w:ind w:right="-57"/>
              <w:contextualSpacing/>
              <w:rPr>
                <w:rFonts w:ascii="TH SarabunPSK" w:hAnsi="TH SarabunPSK" w:cs="TH SarabunPSK"/>
                <w:color w:val="000000" w:themeColor="text1"/>
                <w:sz w:val="32"/>
                <w:szCs w:val="32"/>
              </w:rPr>
            </w:pPr>
          </w:p>
        </w:tc>
        <w:tc>
          <w:tcPr>
            <w:tcW w:w="684"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w:t>
            </w:r>
            <w:r w:rsidRPr="00FC6D9B">
              <w:rPr>
                <w:rFonts w:ascii="TH SarabunPSK" w:hAnsi="TH SarabunPSK" w:cs="TH SarabunPSK"/>
                <w:color w:val="000000" w:themeColor="text1"/>
                <w:sz w:val="32"/>
                <w:szCs w:val="32"/>
                <w:u w:val="single"/>
                <w:cs/>
              </w:rPr>
              <w:t>ทบทวนและปรับปรุงการจัดการทรัพยากร และพัฒนาบุคลากร</w:t>
            </w:r>
            <w:r w:rsidRPr="00FC6D9B">
              <w:rPr>
                <w:rFonts w:ascii="TH SarabunPSK" w:hAnsi="TH SarabunPSK" w:cs="TH SarabunPSK"/>
                <w:color w:val="000000" w:themeColor="text1"/>
                <w:sz w:val="32"/>
                <w:szCs w:val="32"/>
                <w:cs/>
              </w:rPr>
              <w:t xml:space="preserve"> ให้เหมาะสม และมีประสิทธิภาพเพิ่มขึ้น </w:t>
            </w:r>
          </w:p>
        </w:tc>
        <w:tc>
          <w:tcPr>
            <w:tcW w:w="658" w:type="pct"/>
            <w:tcBorders>
              <w:top w:val="single" w:sz="4" w:space="0" w:color="auto"/>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มีการจัดการทรัพยากรร่วมกันโดย</w:t>
            </w:r>
            <w:r w:rsidRPr="00FC6D9B">
              <w:rPr>
                <w:rFonts w:ascii="TH SarabunPSK" w:hAnsi="TH SarabunPSK" w:cs="TH SarabunPSK"/>
                <w:color w:val="000000" w:themeColor="text1"/>
                <w:sz w:val="32"/>
                <w:szCs w:val="32"/>
                <w:u w:val="single"/>
                <w:cs/>
              </w:rPr>
              <w:t xml:space="preserve">ยึดเป้าหมายของเครือข่ายสุขภาพ (ไม่มีกำแพงกั้น) </w:t>
            </w:r>
            <w:r w:rsidRPr="00FC6D9B">
              <w:rPr>
                <w:rFonts w:ascii="TH SarabunPSK" w:hAnsi="TH SarabunPSK" w:cs="TH SarabunPSK"/>
                <w:color w:val="000000" w:themeColor="text1"/>
                <w:sz w:val="32"/>
                <w:szCs w:val="32"/>
                <w:cs/>
              </w:rPr>
              <w:t>และมีการใช้</w:t>
            </w:r>
            <w:r w:rsidRPr="00FC6D9B">
              <w:rPr>
                <w:rFonts w:ascii="TH SarabunPSK" w:hAnsi="TH SarabunPSK" w:cs="TH SarabunPSK"/>
                <w:color w:val="000000" w:themeColor="text1"/>
                <w:sz w:val="32"/>
                <w:szCs w:val="32"/>
                <w:u w:val="single"/>
                <w:cs/>
              </w:rPr>
              <w:t>ทรัพยากรจากชุมชน</w:t>
            </w:r>
            <w:r w:rsidRPr="00FC6D9B">
              <w:rPr>
                <w:rFonts w:ascii="TH SarabunPSK" w:hAnsi="TH SarabunPSK" w:cs="TH SarabunPSK"/>
                <w:color w:val="000000" w:themeColor="text1"/>
                <w:sz w:val="32"/>
                <w:szCs w:val="32"/>
                <w:cs/>
              </w:rPr>
              <w:t xml:space="preserve"> ส่งผลให้เกิดระบบสุขภาพชุมชนที่</w:t>
            </w:r>
            <w:r w:rsidRPr="00FC6D9B">
              <w:rPr>
                <w:rFonts w:ascii="TH SarabunPSK" w:hAnsi="TH SarabunPSK" w:cs="TH SarabunPSK"/>
                <w:color w:val="000000" w:themeColor="text1"/>
                <w:sz w:val="32"/>
                <w:szCs w:val="32"/>
                <w:cs/>
              </w:rPr>
              <w:lastRenderedPageBreak/>
              <w:t xml:space="preserve">ยั่งยืน </w:t>
            </w:r>
          </w:p>
        </w:tc>
        <w:tc>
          <w:tcPr>
            <w:tcW w:w="1003" w:type="pct"/>
            <w:tcBorders>
              <w:top w:val="single" w:sz="4" w:space="0" w:color="auto"/>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i/>
                <w:iCs/>
                <w:color w:val="000000" w:themeColor="text1"/>
                <w:sz w:val="32"/>
                <w:szCs w:val="32"/>
              </w:rPr>
            </w:pPr>
            <w:r w:rsidRPr="00FC6D9B">
              <w:rPr>
                <w:rFonts w:ascii="TH SarabunPSK" w:hAnsi="TH SarabunPSK" w:cs="TH SarabunPSK"/>
                <w:b/>
                <w:bCs/>
                <w:i/>
                <w:iCs/>
                <w:color w:val="000000" w:themeColor="text1"/>
                <w:sz w:val="32"/>
                <w:szCs w:val="32"/>
              </w:rPr>
              <w:lastRenderedPageBreak/>
              <w:t>Resource</w:t>
            </w:r>
            <w:r w:rsidRPr="00FC6D9B">
              <w:rPr>
                <w:rFonts w:ascii="TH SarabunPSK" w:hAnsi="TH SarabunPSK" w:cs="TH SarabunPSK"/>
                <w:i/>
                <w:iCs/>
                <w:color w:val="000000" w:themeColor="text1"/>
                <w:sz w:val="32"/>
                <w:szCs w:val="32"/>
                <w:cs/>
              </w:rPr>
              <w:t>หมายถึง คน เงิน ของ ความรู้ รวมทั้งข้อมูล ซึ่งเป็นปัจจัยนำเข้า (</w:t>
            </w:r>
            <w:r w:rsidRPr="00FC6D9B">
              <w:rPr>
                <w:rFonts w:ascii="TH SarabunPSK" w:hAnsi="TH SarabunPSK" w:cs="TH SarabunPSK"/>
                <w:i/>
                <w:iCs/>
                <w:color w:val="000000" w:themeColor="text1"/>
                <w:sz w:val="32"/>
                <w:szCs w:val="32"/>
              </w:rPr>
              <w:t>input</w:t>
            </w:r>
            <w:r w:rsidRPr="00FC6D9B">
              <w:rPr>
                <w:rFonts w:ascii="TH SarabunPSK" w:hAnsi="TH SarabunPSK" w:cs="TH SarabunPSK"/>
                <w:i/>
                <w:iCs/>
                <w:color w:val="000000" w:themeColor="text1"/>
                <w:sz w:val="32"/>
                <w:szCs w:val="32"/>
                <w:cs/>
              </w:rPr>
              <w:t>) ของการทำงาน</w:t>
            </w:r>
          </w:p>
        </w:tc>
      </w:tr>
      <w:tr w:rsidR="004B2A71" w:rsidRPr="00FC6D9B" w:rsidTr="004B2A71">
        <w:tc>
          <w:tcPr>
            <w:tcW w:w="507" w:type="pc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1D0328">
              <w:rPr>
                <w:rFonts w:ascii="TH SarabunPSK" w:hAnsi="TH SarabunPSK" w:cs="TH SarabunPSK"/>
                <w:noProof/>
                <w:color w:val="000000" w:themeColor="text1"/>
                <w:sz w:val="32"/>
                <w:szCs w:val="32"/>
              </w:rPr>
              <w:lastRenderedPageBreak/>
              <w:pict>
                <v:shape id="Text Box 16" o:spid="_x0000_s1031" type="#_x0000_t202" style="position:absolute;margin-left:-33.4pt;margin-top:38.9pt;width:98.75pt;height:31.8pt;rotation:-90;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" filled="f" stroked="f">
                  <v:textbox style="layout-flow:vertical;mso-layout-flow-alt:bottom-to-top">
                    <w:txbxContent>
                      <w:p w:rsidR="004B2A71" w:rsidRPr="0032347D" w:rsidRDefault="004B2A71" w:rsidP="004B2A71">
                        <w:pPr>
                          <w:jc w:val="center"/>
                          <w:rPr>
                            <w:rFonts w:ascii="Angsana New" w:hAnsi="Angsana New" w:cs="Angsana New"/>
                            <w:bCs/>
                            <w:color w:val="000000"/>
                            <w:sz w:val="32"/>
                            <w:szCs w:val="32"/>
                          </w:rPr>
                        </w:pPr>
                        <w:r w:rsidRPr="0032347D">
                          <w:rPr>
                            <w:rFonts w:ascii="Angsana New" w:hAnsi="Angsana New" w:cs="Angsana New"/>
                            <w:b/>
                            <w:bCs/>
                            <w:sz w:val="32"/>
                            <w:szCs w:val="32"/>
                          </w:rPr>
                          <w:t>Essential Care</w:t>
                        </w:r>
                      </w:p>
                    </w:txbxContent>
                  </v:textbox>
                </v:shape>
              </w:pict>
            </w:r>
          </w:p>
        </w:tc>
        <w:tc>
          <w:tcPr>
            <w:tcW w:w="696" w:type="pct"/>
            <w:tcBorders>
              <w:top w:val="single" w:sz="4" w:space="0" w:color="000000"/>
              <w:left w:val="single" w:sz="4" w:space="0" w:color="auto"/>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12"/>
                <w:sz w:val="32"/>
                <w:szCs w:val="32"/>
              </w:rPr>
            </w:pPr>
            <w:r w:rsidRPr="00FC6D9B">
              <w:rPr>
                <w:rFonts w:ascii="TH SarabunPSK" w:hAnsi="TH SarabunPSK" w:cs="TH SarabunPSK"/>
                <w:color w:val="000000" w:themeColor="text1"/>
                <w:spacing w:val="-12"/>
                <w:sz w:val="32"/>
                <w:szCs w:val="32"/>
                <w:cs/>
              </w:rPr>
              <w:t>มีแนวทาง หรือเริ่มดำเนินการ</w:t>
            </w:r>
            <w:r w:rsidRPr="00FC6D9B">
              <w:rPr>
                <w:rFonts w:ascii="TH SarabunPSK" w:hAnsi="TH SarabunPSK" w:cs="TH SarabunPSK"/>
                <w:color w:val="000000" w:themeColor="text1"/>
                <w:spacing w:val="-12"/>
                <w:sz w:val="32"/>
                <w:szCs w:val="32"/>
                <w:u w:val="single"/>
                <w:cs/>
              </w:rPr>
              <w:t>จัดระบบดูแลสุขภาพพื้นฐานที่จำเป็น</w:t>
            </w:r>
            <w:r w:rsidRPr="00FC6D9B">
              <w:rPr>
                <w:rFonts w:ascii="TH SarabunPSK" w:hAnsi="TH SarabunPSK" w:cs="TH SarabunPSK"/>
                <w:color w:val="000000" w:themeColor="text1"/>
                <w:spacing w:val="-12"/>
                <w:sz w:val="32"/>
                <w:szCs w:val="32"/>
                <w:cs/>
              </w:rPr>
              <w:t xml:space="preserve">ในแต่ละกลุ่ม ตามบริบทของชุมชน  </w:t>
            </w:r>
          </w:p>
        </w:tc>
        <w:tc>
          <w:tcPr>
            <w:tcW w:w="670"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มีการจัดระบบดูแลสุขภาพตามบริบท และตามความต้องการของผู้รับ</w:t>
            </w:r>
            <w:r w:rsidRPr="00FC6D9B">
              <w:rPr>
                <w:rFonts w:ascii="TH SarabunPSK" w:hAnsi="TH SarabunPSK" w:cs="TH SarabunPSK"/>
                <w:color w:val="000000" w:themeColor="text1"/>
                <w:spacing w:val="-2"/>
                <w:sz w:val="32"/>
                <w:szCs w:val="32"/>
                <w:cs/>
              </w:rPr>
              <w:br/>
              <w:t>บริการ ประชาชน และชุมชนบางส่วน โดยเฉพาะ</w:t>
            </w:r>
            <w:r w:rsidRPr="00FC6D9B">
              <w:rPr>
                <w:rFonts w:ascii="TH SarabunPSK" w:hAnsi="TH SarabunPSK" w:cs="TH SarabunPSK"/>
                <w:color w:val="000000" w:themeColor="text1"/>
                <w:spacing w:val="-2"/>
                <w:sz w:val="32"/>
                <w:szCs w:val="32"/>
                <w:u w:val="single"/>
                <w:cs/>
              </w:rPr>
              <w:t>กลุ่มที่มีปัญหาสูง</w:t>
            </w:r>
          </w:p>
        </w:tc>
        <w:tc>
          <w:tcPr>
            <w:tcW w:w="782"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มีการจัดระบบดูแลสุขภาพตามบริบท ตามความต้องการของผู้รับบริการ ประชาชนแต่ละกลุ่ม และชุมชนที่</w:t>
            </w:r>
            <w:r w:rsidRPr="00FC6D9B">
              <w:rPr>
                <w:rFonts w:ascii="TH SarabunPSK" w:hAnsi="TH SarabunPSK" w:cs="TH SarabunPSK"/>
                <w:color w:val="000000" w:themeColor="text1"/>
                <w:sz w:val="32"/>
                <w:szCs w:val="32"/>
                <w:u w:val="single"/>
                <w:cs/>
              </w:rPr>
              <w:t>ครอบคลุม ประชากรส่วนใหญ่</w:t>
            </w:r>
          </w:p>
        </w:tc>
        <w:tc>
          <w:tcPr>
            <w:tcW w:w="684"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มีการเรียนรู้ ทบทวน การจัดระบบดูแลสุขภาพ และ</w:t>
            </w:r>
            <w:r w:rsidRPr="00FC6D9B">
              <w:rPr>
                <w:rFonts w:ascii="TH SarabunPSK" w:hAnsi="TH SarabunPSK" w:cs="TH SarabunPSK"/>
                <w:color w:val="000000" w:themeColor="text1"/>
                <w:sz w:val="32"/>
                <w:szCs w:val="32"/>
                <w:u w:val="single"/>
                <w:cs/>
              </w:rPr>
              <w:t>พัฒนาอย่างต่อเนื่อง</w:t>
            </w:r>
            <w:r w:rsidRPr="00FC6D9B">
              <w:rPr>
                <w:rFonts w:ascii="TH SarabunPSK" w:hAnsi="TH SarabunPSK" w:cs="TH SarabunPSK"/>
                <w:color w:val="000000" w:themeColor="text1"/>
                <w:sz w:val="32"/>
                <w:szCs w:val="32"/>
                <w:cs/>
              </w:rPr>
              <w:t xml:space="preserve"> เพื่อให้เกิดการดูแลสุขภาพที่เหมาะสม สอดคล้องมากขึ้น</w:t>
            </w:r>
          </w:p>
        </w:tc>
        <w:tc>
          <w:tcPr>
            <w:tcW w:w="658" w:type="pct"/>
            <w:tcBorders>
              <w:top w:val="single" w:sz="4" w:space="0" w:color="000000"/>
              <w:left w:val="single" w:sz="4" w:space="0" w:color="000000"/>
              <w:bottom w:val="single" w:sz="4" w:space="0" w:color="auto"/>
              <w:right w:val="single" w:sz="4" w:space="0" w:color="000000"/>
            </w:tcBorders>
          </w:tcPr>
          <w:p w:rsidR="004B2A71" w:rsidRPr="00FC6D9B" w:rsidRDefault="004B2A71" w:rsidP="004B2A71">
            <w:pPr>
              <w:ind w:right="-57"/>
              <w:contextualSpacing/>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pacing w:val="-6"/>
                <w:sz w:val="32"/>
                <w:szCs w:val="32"/>
                <w:cs/>
              </w:rPr>
              <w:t>มีการ</w:t>
            </w:r>
            <w:r w:rsidRPr="00FC6D9B">
              <w:rPr>
                <w:rFonts w:ascii="TH SarabunPSK" w:hAnsi="TH SarabunPSK" w:cs="TH SarabunPSK"/>
                <w:color w:val="000000" w:themeColor="text1"/>
                <w:spacing w:val="-6"/>
                <w:sz w:val="32"/>
                <w:szCs w:val="32"/>
                <w:u w:val="single"/>
                <w:cs/>
              </w:rPr>
              <w:t>จัดระบบดูแลสุขภาพอย่างบูรณาการ</w:t>
            </w:r>
            <w:r w:rsidRPr="00FC6D9B">
              <w:rPr>
                <w:rFonts w:ascii="TH SarabunPSK" w:hAnsi="TH SarabunPSK" w:cs="TH SarabunPSK"/>
                <w:color w:val="000000" w:themeColor="text1"/>
                <w:spacing w:val="-6"/>
                <w:sz w:val="32"/>
                <w:szCs w:val="32"/>
                <w:cs/>
              </w:rPr>
              <w:t xml:space="preserve">ร่วมกับประชาชน ชุมชนภาคีภาคส่วนที่เกี่ยวข้อง ส่งผลให้ประชาชนมีสถานะสุขภาพดี </w:t>
            </w:r>
          </w:p>
        </w:tc>
        <w:tc>
          <w:tcPr>
            <w:tcW w:w="1003" w:type="pct"/>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i/>
                <w:iCs/>
                <w:color w:val="000000" w:themeColor="text1"/>
                <w:sz w:val="32"/>
                <w:szCs w:val="32"/>
              </w:rPr>
            </w:pPr>
            <w:r w:rsidRPr="00FC6D9B">
              <w:rPr>
                <w:rFonts w:ascii="TH SarabunPSK" w:hAnsi="TH SarabunPSK" w:cs="TH SarabunPSK"/>
                <w:b/>
                <w:bCs/>
                <w:i/>
                <w:iCs/>
                <w:color w:val="000000" w:themeColor="text1"/>
                <w:sz w:val="32"/>
                <w:szCs w:val="32"/>
              </w:rPr>
              <w:t>Essential Care</w:t>
            </w:r>
            <w:r w:rsidRPr="00FC6D9B">
              <w:rPr>
                <w:rFonts w:ascii="TH SarabunPSK" w:hAnsi="TH SarabunPSK" w:cs="TH SarabunPSK"/>
                <w:i/>
                <w:iCs/>
                <w:color w:val="000000" w:themeColor="text1"/>
                <w:sz w:val="32"/>
                <w:szCs w:val="32"/>
                <w:cs/>
              </w:rPr>
              <w:t>หมายถึง บริการด้านสุขภาพที่จำเป็นสำหรับประชาชน โดยสอดคล้องกับบริบทของชุมชน และเป็นไปตามศักยภาพของเครือข่ายบริการปฐมภูมิ</w:t>
            </w:r>
          </w:p>
        </w:tc>
      </w:tr>
    </w:tbl>
    <w:p w:rsidR="004B2A71" w:rsidRPr="00FC6D9B" w:rsidRDefault="004B2A71" w:rsidP="004B2A71">
      <w:pPr>
        <w:contextualSpacing/>
        <w:rPr>
          <w:rFonts w:ascii="TH SarabunPSK" w:hAnsi="TH SarabunPSK" w:cs="TH SarabunPSK"/>
          <w:color w:val="000000" w:themeColor="text1"/>
          <w:sz w:val="32"/>
          <w:szCs w:val="32"/>
        </w:rPr>
        <w:sectPr w:rsidR="004B2A71" w:rsidRPr="00FC6D9B" w:rsidSect="004B2A71">
          <w:pgSz w:w="16838" w:h="11906" w:orient="landscape"/>
          <w:pgMar w:top="1440" w:right="1440" w:bottom="1440" w:left="1440" w:header="708" w:footer="0" w:gutter="0"/>
          <w:cols w:space="708"/>
          <w:docGrid w:linePitch="360"/>
        </w:sectPr>
      </w:pPr>
    </w:p>
    <w:p w:rsidR="004B2A71" w:rsidRPr="00FC6D9B" w:rsidRDefault="004B2A71" w:rsidP="004B2A71">
      <w:pPr>
        <w:rPr>
          <w:rFonts w:ascii="TH SarabunPSK" w:hAnsi="TH SarabunPSK" w:cs="TH SarabunPSK"/>
          <w:color w:val="000000" w:themeColor="text1"/>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4"/>
        <w:gridCol w:w="7655"/>
      </w:tblGrid>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rPr>
              <w:t xml:space="preserve">Promotion, Prevention &amp; Protection Excellence </w:t>
            </w:r>
          </w:p>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rPr>
              <w:t>(</w:t>
            </w:r>
            <w:r w:rsidRPr="00B52A8C">
              <w:rPr>
                <w:rFonts w:ascii="TH SarabunPSK" w:hAnsi="TH SarabunPSK" w:cs="TH SarabunPSK"/>
                <w:b/>
                <w:bCs/>
                <w:color w:val="FF0000"/>
                <w:sz w:val="32"/>
                <w:szCs w:val="32"/>
                <w:cs/>
              </w:rPr>
              <w:t>ยุทธศาสตร์ด้านส่งเสริมสุขภาพ ป้องกันโรค และคุ้มครองผู้บริโภคเป็นเลิศ)</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4. การบริหารจัดการสิ่งแวดล้อม</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cs/>
              </w:rPr>
              <w:t>1. โครงการบริหารจัดการสิ่งแวดล้อม</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cs/>
              </w:rPr>
              <w:t>จังหวัด</w:t>
            </w:r>
            <w:r w:rsidRPr="00B52A8C">
              <w:rPr>
                <w:rFonts w:ascii="TH SarabunPSK" w:hAnsi="TH SarabunPSK" w:cs="TH SarabunPSK"/>
                <w:b/>
                <w:bCs/>
                <w:color w:val="FF0000"/>
                <w:sz w:val="32"/>
                <w:szCs w:val="32"/>
              </w:rPr>
              <w:t>/</w:t>
            </w:r>
            <w:r w:rsidRPr="00B52A8C">
              <w:rPr>
                <w:rFonts w:ascii="TH SarabunPSK" w:hAnsi="TH SarabunPSK" w:cs="TH SarabunPSK"/>
                <w:b/>
                <w:bCs/>
                <w:color w:val="FF0000"/>
                <w:sz w:val="32"/>
                <w:szCs w:val="32"/>
                <w:cs/>
              </w:rPr>
              <w:t>เขต/ประเทศ</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rPr>
            </w:pPr>
            <w:r w:rsidRPr="00B52A8C">
              <w:rPr>
                <w:rFonts w:ascii="TH SarabunPSK" w:hAnsi="TH SarabunPSK" w:cs="TH SarabunPSK"/>
                <w:b/>
                <w:bCs/>
                <w:color w:val="FF0000"/>
                <w:sz w:val="32"/>
                <w:szCs w:val="32"/>
                <w:cs/>
              </w:rPr>
              <w:t>1</w:t>
            </w:r>
            <w:r w:rsidRPr="00B52A8C">
              <w:rPr>
                <w:rFonts w:ascii="TH SarabunPSK" w:hAnsi="TH SarabunPSK" w:cs="TH SarabunPSK"/>
                <w:b/>
                <w:bCs/>
                <w:color w:val="FF0000"/>
                <w:sz w:val="32"/>
                <w:szCs w:val="32"/>
              </w:rPr>
              <w:t>2</w:t>
            </w:r>
            <w:r w:rsidRPr="00B52A8C">
              <w:rPr>
                <w:rFonts w:ascii="TH SarabunPSK" w:hAnsi="TH SarabunPSK" w:cs="TH SarabunPSK"/>
                <w:b/>
                <w:bCs/>
                <w:color w:val="FF0000"/>
                <w:sz w:val="32"/>
                <w:szCs w:val="32"/>
                <w:cs/>
              </w:rPr>
              <w:t xml:space="preserve">.ร้อยละของโรงพยาบาลที่พัฒนาอนามัยสิ่งแวดล้อมได้ตามเกณฑ์ </w:t>
            </w:r>
            <w:r w:rsidRPr="00B52A8C">
              <w:rPr>
                <w:rFonts w:ascii="TH SarabunPSK" w:hAnsi="TH SarabunPSK" w:cs="TH SarabunPSK"/>
                <w:b/>
                <w:bCs/>
                <w:color w:val="FF0000"/>
                <w:sz w:val="32"/>
                <w:szCs w:val="32"/>
              </w:rPr>
              <w:t>GREEN&amp;CLEAN Hospital</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โรงพยาบาลที่พัฒนาอนามัยสิ่งแวดล้อมได้ตามเกณฑ์ </w:t>
            </w:r>
            <w:r w:rsidRPr="00FC6D9B">
              <w:rPr>
                <w:rFonts w:ascii="TH SarabunPSK" w:hAnsi="TH SarabunPSK" w:cs="TH SarabunPSK"/>
                <w:color w:val="000000" w:themeColor="text1"/>
                <w:sz w:val="32"/>
                <w:szCs w:val="32"/>
              </w:rPr>
              <w:t xml:space="preserve"> GREEN&amp;CLEAN Hospital</w:t>
            </w:r>
            <w:r w:rsidRPr="00FC6D9B">
              <w:rPr>
                <w:rFonts w:ascii="TH SarabunPSK" w:hAnsi="TH SarabunPSK" w:cs="TH SarabunPSK"/>
                <w:color w:val="000000" w:themeColor="text1"/>
                <w:sz w:val="32"/>
                <w:szCs w:val="32"/>
                <w:cs/>
              </w:rPr>
              <w:t xml:space="preserve"> หมายถึง โรงพยาบาลสังกัดกระทรวงสาธารณสุข (รพศ. รพช. รพท. และรพ.สังกัดกรมวิชาการ) ดำเนินงานตามเกณฑ์ ดังนี้</w:t>
            </w:r>
          </w:p>
          <w:tbl>
            <w:tblPr>
              <w:tblW w:w="7258" w:type="dxa"/>
              <w:tblLayout w:type="fixed"/>
              <w:tblLook w:val="04A0"/>
            </w:tblPr>
            <w:tblGrid>
              <w:gridCol w:w="1597"/>
              <w:gridCol w:w="5661"/>
            </w:tblGrid>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2A71" w:rsidRPr="00FC6D9B" w:rsidRDefault="004B2A71" w:rsidP="004B2A71">
                  <w:pPr>
                    <w:contextualSpacing/>
                    <w:rPr>
                      <w:rFonts w:ascii="TH SarabunPSK" w:eastAsia="Tahoma" w:hAnsi="TH SarabunPSK" w:cs="TH SarabunPSK"/>
                      <w:b/>
                      <w:bCs/>
                      <w:color w:val="000000" w:themeColor="text1"/>
                      <w:kern w:val="24"/>
                    </w:rPr>
                  </w:pPr>
                  <w:r w:rsidRPr="00FC6D9B">
                    <w:rPr>
                      <w:rFonts w:ascii="TH SarabunPSK" w:eastAsia="Tahoma" w:hAnsi="TH SarabunPSK" w:cs="TH SarabunPSK"/>
                      <w:b/>
                      <w:bCs/>
                      <w:color w:val="000000" w:themeColor="text1"/>
                      <w:kern w:val="24"/>
                      <w:cs/>
                    </w:rPr>
                    <w:t>ระดับพื้นฐาน</w:t>
                  </w: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b/>
                      <w:bCs/>
                      <w:color w:val="000000" w:themeColor="text1"/>
                      <w:kern w:val="24"/>
                    </w:rPr>
                  </w:pPr>
                  <w:r w:rsidRPr="00FC6D9B">
                    <w:rPr>
                      <w:rFonts w:ascii="TH SarabunPSK" w:eastAsia="Tahoma" w:hAnsi="TH SarabunPSK" w:cs="TH SarabunPSK"/>
                      <w:b/>
                      <w:bCs/>
                      <w:color w:val="000000" w:themeColor="text1"/>
                      <w:kern w:val="24"/>
                      <w:cs/>
                    </w:rPr>
                    <w:t>ขั้นตอนที่ 1 การสร้างกระบวนการพัฒนา</w:t>
                  </w: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cs/>
                    </w:rPr>
                    <w:t xml:space="preserve">1. มีการกำหนดนโยบาย  จัดทำแผนการขับเคลื่อน พัฒนาศักยภาพ และสร้างกระบวนการสื่อสารให้เกิดการพัฒนาด้านอนามัยสิ่งแวดล้อม </w:t>
                  </w:r>
                  <w:r w:rsidRPr="00FC6D9B">
                    <w:rPr>
                      <w:rFonts w:ascii="TH SarabunPSK" w:eastAsia="Tahoma" w:hAnsi="TH SarabunPSK" w:cs="TH SarabunPSK"/>
                      <w:color w:val="000000" w:themeColor="text1"/>
                      <w:kern w:val="24"/>
                    </w:rPr>
                    <w:t xml:space="preserve">GREEN &amp; CLEAN hospital </w:t>
                  </w:r>
                  <w:r w:rsidRPr="00FC6D9B">
                    <w:rPr>
                      <w:rFonts w:ascii="TH SarabunPSK" w:eastAsia="Tahoma" w:hAnsi="TH SarabunPSK" w:cs="TH SarabunPSK"/>
                      <w:color w:val="000000" w:themeColor="text1"/>
                      <w:kern w:val="24"/>
                      <w:cs/>
                    </w:rPr>
                    <w:t>อย่างมีส่วนร่วมของคนในองค์กร</w:t>
                  </w: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b/>
                      <w:bCs/>
                      <w:color w:val="000000" w:themeColor="text1"/>
                    </w:rPr>
                  </w:pPr>
                  <w:r w:rsidRPr="00FC6D9B">
                    <w:rPr>
                      <w:rFonts w:ascii="TH SarabunPSK" w:eastAsia="Tahoma" w:hAnsi="TH SarabunPSK" w:cs="TH SarabunPSK"/>
                      <w:b/>
                      <w:bCs/>
                      <w:color w:val="000000" w:themeColor="text1"/>
                      <w:kern w:val="24"/>
                      <w:cs/>
                    </w:rPr>
                    <w:t xml:space="preserve">ขั้นตอนที่ 2 จัดกิจกรรม </w:t>
                  </w:r>
                  <w:r w:rsidRPr="00FC6D9B">
                    <w:rPr>
                      <w:rFonts w:ascii="TH SarabunPSK" w:eastAsia="Tahoma" w:hAnsi="TH SarabunPSK" w:cs="TH SarabunPSK"/>
                      <w:b/>
                      <w:bCs/>
                      <w:color w:val="000000" w:themeColor="text1"/>
                      <w:kern w:val="24"/>
                    </w:rPr>
                    <w:t>GREEN</w:t>
                  </w:r>
                </w:p>
              </w:tc>
            </w:tr>
            <w:tr w:rsidR="004B2A71" w:rsidRPr="00FC6D9B" w:rsidTr="004B2A71">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rPr>
                    <w:t>G</w:t>
                  </w:r>
                  <w:r w:rsidRPr="00FC6D9B">
                    <w:rPr>
                      <w:rFonts w:ascii="TH SarabunPSK" w:eastAsia="Tahoma" w:hAnsi="TH SarabunPSK" w:cs="TH SarabunPSK"/>
                      <w:color w:val="000000" w:themeColor="text1"/>
                      <w:kern w:val="24"/>
                      <w:cs/>
                    </w:rPr>
                    <w:t xml:space="preserve">: </w:t>
                  </w:r>
                  <w:r w:rsidRPr="00FC6D9B">
                    <w:rPr>
                      <w:rFonts w:ascii="TH SarabunPSK" w:eastAsia="Tahoma" w:hAnsi="TH SarabunPSK" w:cs="TH SarabunPSK"/>
                      <w:color w:val="000000" w:themeColor="text1"/>
                      <w:kern w:val="24"/>
                    </w:rPr>
                    <w:t>GARBAGE</w:t>
                  </w: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imes New Roman" w:hAnsi="TH SarabunPSK" w:cs="TH SarabunPSK"/>
                      <w:color w:val="000000" w:themeColor="text1"/>
                    </w:rPr>
                  </w:pPr>
                  <w:r w:rsidRPr="00FC6D9B">
                    <w:rPr>
                      <w:rFonts w:ascii="TH SarabunPSK" w:eastAsia="Tahoma" w:hAnsi="TH SarabunPSK" w:cs="TH SarabunPSK"/>
                      <w:color w:val="000000" w:themeColor="text1"/>
                      <w:kern w:val="24"/>
                      <w:cs/>
                    </w:rPr>
                    <w:t>2. มีการจัดการมูลฝอยติดเชื้อตามกฎหมาย กฎกระทรวงว่าด้วยการกำจัดมูลฝอยติดเชื้อ พ.ศ. 2545</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cs/>
                    </w:rPr>
                    <w:t>3. มีการคัดแยกมูลฝอยทั่วไป คือ มูลฝอยรีไซเคิล มูลฝอยอินทรีย์             มูลฝอยอื่นๆ ไปยังที่พักรวมมูลฝอยอย่างถูกสุขลักษณะ</w:t>
                  </w:r>
                </w:p>
              </w:tc>
            </w:tr>
            <w:tr w:rsidR="004B2A71" w:rsidRPr="00FC6D9B" w:rsidTr="004B2A71">
              <w:trPr>
                <w:trHeight w:val="20"/>
              </w:trPr>
              <w:tc>
                <w:tcPr>
                  <w:tcW w:w="1597"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rPr>
                    <w:t>R</w:t>
                  </w:r>
                  <w:r w:rsidRPr="00FC6D9B">
                    <w:rPr>
                      <w:rFonts w:ascii="TH SarabunPSK" w:eastAsia="Tahoma" w:hAnsi="TH SarabunPSK" w:cs="TH SarabunPSK"/>
                      <w:color w:val="000000" w:themeColor="text1"/>
                      <w:kern w:val="24"/>
                      <w:cs/>
                    </w:rPr>
                    <w:t xml:space="preserve">: </w:t>
                  </w:r>
                  <w:r w:rsidRPr="00FC6D9B">
                    <w:rPr>
                      <w:rFonts w:ascii="TH SarabunPSK" w:eastAsia="Tahoma" w:hAnsi="TH SarabunPSK" w:cs="TH SarabunPSK"/>
                      <w:color w:val="000000" w:themeColor="text1"/>
                      <w:kern w:val="24"/>
                    </w:rPr>
                    <w:t>RESTROOM</w:t>
                  </w: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cs/>
                    </w:rPr>
                  </w:pPr>
                  <w:r w:rsidRPr="00FC6D9B">
                    <w:rPr>
                      <w:rFonts w:ascii="TH SarabunPSK" w:eastAsia="Tahoma" w:hAnsi="TH SarabunPSK" w:cs="TH SarabunPSK"/>
                      <w:color w:val="000000" w:themeColor="text1"/>
                      <w:kern w:val="24"/>
                      <w:cs/>
                    </w:rPr>
                    <w:t>4 มีการพัฒนาส้วมมาตรฐานสะอาด เพียงพอ และปลอดภัยที่อาคาร    ผู้ป่วยนอก</w:t>
                  </w:r>
                </w:p>
              </w:tc>
            </w:tr>
            <w:tr w:rsidR="004B2A71" w:rsidRPr="00FC6D9B" w:rsidTr="004B2A71">
              <w:trPr>
                <w:trHeight w:val="20"/>
              </w:trPr>
              <w:tc>
                <w:tcPr>
                  <w:tcW w:w="1597"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imes New Roman" w:hAnsi="TH SarabunPSK" w:cs="TH SarabunPSK"/>
                      <w:color w:val="000000" w:themeColor="text1"/>
                    </w:rPr>
                  </w:pPr>
                  <w:r w:rsidRPr="00FC6D9B">
                    <w:rPr>
                      <w:rFonts w:ascii="TH SarabunPSK" w:eastAsia="Tahoma" w:hAnsi="TH SarabunPSK" w:cs="TH SarabunPSK"/>
                      <w:color w:val="000000" w:themeColor="text1"/>
                      <w:kern w:val="24"/>
                    </w:rPr>
                    <w:t>E</w:t>
                  </w:r>
                  <w:r w:rsidRPr="00FC6D9B">
                    <w:rPr>
                      <w:rFonts w:ascii="TH SarabunPSK" w:eastAsia="Tahoma" w:hAnsi="TH SarabunPSK" w:cs="TH SarabunPSK"/>
                      <w:color w:val="000000" w:themeColor="text1"/>
                      <w:kern w:val="24"/>
                      <w:cs/>
                    </w:rPr>
                    <w:t xml:space="preserve">: </w:t>
                  </w:r>
                  <w:r w:rsidRPr="00FC6D9B">
                    <w:rPr>
                      <w:rFonts w:ascii="TH SarabunPSK" w:eastAsia="Tahoma" w:hAnsi="TH SarabunPSK" w:cs="TH SarabunPSK"/>
                      <w:color w:val="000000" w:themeColor="text1"/>
                      <w:kern w:val="24"/>
                    </w:rPr>
                    <w:t>ENERGY</w:t>
                  </w: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cs/>
                    </w:rPr>
                    <w:t>5. มีมาตรการประหยัดพลังงานที่เป็นรูปธรรมเกิดการปฏิบัติตามมาตรการที่กำหนดร่วมกันทั้งองค์กร</w:t>
                  </w:r>
                </w:p>
              </w:tc>
            </w:tr>
            <w:tr w:rsidR="004B2A71" w:rsidRPr="00FC6D9B" w:rsidTr="004B2A71">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rPr>
                    <w:t>E</w:t>
                  </w:r>
                  <w:r w:rsidRPr="00FC6D9B">
                    <w:rPr>
                      <w:rFonts w:ascii="TH SarabunPSK" w:eastAsia="Tahoma" w:hAnsi="TH SarabunPSK" w:cs="TH SarabunPSK"/>
                      <w:color w:val="000000" w:themeColor="text1"/>
                      <w:kern w:val="24"/>
                      <w:cs/>
                    </w:rPr>
                    <w:t xml:space="preserve">: </w:t>
                  </w:r>
                  <w:r w:rsidRPr="00FC6D9B">
                    <w:rPr>
                      <w:rFonts w:ascii="TH SarabunPSK" w:eastAsia="Tahoma" w:hAnsi="TH SarabunPSK" w:cs="TH SarabunPSK"/>
                      <w:color w:val="000000" w:themeColor="text1"/>
                      <w:kern w:val="24"/>
                    </w:rPr>
                    <w:t>ENVIRONMENT</w:t>
                  </w: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cs/>
                    </w:rPr>
                    <w:t>6. มีการจัดสิ่งแวดล้อมทั่วไปทั้งภายในและภายนอกอาคาร  โดยเพิ่มพื้นที่สีเขียวและพื้นที่พักผ่อนที่สร้างความรู้สึกผ่อนคลายสอดคล้องกับชีวิตและวัฒนธรรมท้องถิ่นสำหรับผู้ป่วยรวมทั้งผู้มารับริการ</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eastAsia="Tahoma" w:hAnsi="TH SarabunPSK" w:cs="TH SarabunPSK"/>
                      <w:color w:val="000000" w:themeColor="text1"/>
                      <w:kern w:val="24"/>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cs/>
                    </w:rPr>
                  </w:pPr>
                  <w:r w:rsidRPr="00FC6D9B">
                    <w:rPr>
                      <w:rFonts w:ascii="TH SarabunPSK" w:eastAsia="Tahoma" w:hAnsi="TH SarabunPSK" w:cs="TH SarabunPSK"/>
                      <w:color w:val="000000" w:themeColor="text1"/>
                      <w:kern w:val="24"/>
                      <w:cs/>
                    </w:rPr>
                    <w:t>7. มีการส่งเสริมกิจกรรมที่เอื้อต่อการมีสุขภาพที่ดีแบบองค์รวม ได้แก่ กิจกรรมทางกาย (</w:t>
                  </w:r>
                  <w:r w:rsidRPr="00FC6D9B">
                    <w:rPr>
                      <w:rFonts w:ascii="TH SarabunPSK" w:eastAsia="Tahoma" w:hAnsi="TH SarabunPSK" w:cs="TH SarabunPSK"/>
                      <w:color w:val="000000" w:themeColor="text1"/>
                      <w:kern w:val="24"/>
                    </w:rPr>
                    <w:t>Physical activity</w:t>
                  </w:r>
                  <w:r w:rsidRPr="00FC6D9B">
                    <w:rPr>
                      <w:rFonts w:ascii="TH SarabunPSK" w:eastAsia="Tahoma" w:hAnsi="TH SarabunPSK" w:cs="TH SarabunPSK"/>
                      <w:color w:val="000000" w:themeColor="text1"/>
                      <w:kern w:val="24"/>
                      <w:cs/>
                    </w:rPr>
                    <w:t>)   กิจกรรมให้คำปรึกษา       ด้านสุขภาพขณะรอรับบริการของผู้ป่วยและญาติ</w:t>
                  </w:r>
                </w:p>
              </w:tc>
            </w:tr>
            <w:tr w:rsidR="004B2A71" w:rsidRPr="00FC6D9B" w:rsidTr="004B2A71">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rPr>
                    <w:t>N</w:t>
                  </w:r>
                  <w:r w:rsidRPr="00FC6D9B">
                    <w:rPr>
                      <w:rFonts w:ascii="TH SarabunPSK" w:eastAsia="Tahoma" w:hAnsi="TH SarabunPSK" w:cs="TH SarabunPSK"/>
                      <w:color w:val="000000" w:themeColor="text1"/>
                      <w:kern w:val="24"/>
                      <w:cs/>
                    </w:rPr>
                    <w:t xml:space="preserve">: </w:t>
                  </w:r>
                  <w:r w:rsidRPr="00FC6D9B">
                    <w:rPr>
                      <w:rFonts w:ascii="TH SarabunPSK" w:eastAsia="Tahoma" w:hAnsi="TH SarabunPSK" w:cs="TH SarabunPSK"/>
                      <w:color w:val="000000" w:themeColor="text1"/>
                      <w:kern w:val="24"/>
                    </w:rPr>
                    <w:t>NUTRITION</w:t>
                  </w: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cs/>
                    </w:rPr>
                  </w:pPr>
                  <w:r w:rsidRPr="00FC6D9B">
                    <w:rPr>
                      <w:rFonts w:ascii="TH SarabunPSK" w:eastAsia="Tahoma" w:hAnsi="TH SarabunPSK" w:cs="TH SarabunPSK"/>
                      <w:color w:val="000000" w:themeColor="text1"/>
                      <w:kern w:val="24"/>
                    </w:rPr>
                    <w:t>8</w:t>
                  </w:r>
                  <w:r w:rsidRPr="00FC6D9B">
                    <w:rPr>
                      <w:rFonts w:ascii="TH SarabunPSK" w:eastAsia="Tahoma" w:hAnsi="TH SarabunPSK" w:cs="TH SarabunPSK"/>
                      <w:color w:val="000000" w:themeColor="text1"/>
                      <w:kern w:val="24"/>
                      <w:cs/>
                    </w:rPr>
                    <w:t>. สถานที่ประกอบอาหารผู้ป่วยในโรงพยาบาลได้มาตรฐานสุขาภิบาลอาหารของกรมอนามัยในระดับดีมาก</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rPr>
                    <w:t>9</w:t>
                  </w:r>
                  <w:r w:rsidRPr="00FC6D9B">
                    <w:rPr>
                      <w:rFonts w:ascii="TH SarabunPSK" w:eastAsia="Tahoma" w:hAnsi="TH SarabunPSK" w:cs="TH SarabunPSK"/>
                      <w:color w:val="000000" w:themeColor="text1"/>
                      <w:kern w:val="24"/>
                      <w:cs/>
                    </w:rPr>
                    <w:t>. ร้อยละ 100 ของร้านอาหารในโรงพยาบาลได้มาตรฐานสุขาภิบาลอาหาร</w:t>
                  </w:r>
                  <w:r w:rsidRPr="00FC6D9B">
                    <w:rPr>
                      <w:rFonts w:ascii="TH SarabunPSK" w:eastAsia="Tahoma" w:hAnsi="TH SarabunPSK" w:cs="TH SarabunPSK"/>
                      <w:color w:val="000000" w:themeColor="text1"/>
                      <w:kern w:val="24"/>
                      <w:cs/>
                    </w:rPr>
                    <w:lastRenderedPageBreak/>
                    <w:t>ของกรมอนามัย</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rPr>
                    <w:t>10</w:t>
                  </w:r>
                  <w:r w:rsidRPr="00FC6D9B">
                    <w:rPr>
                      <w:rFonts w:ascii="TH SarabunPSK" w:eastAsia="Tahoma" w:hAnsi="TH SarabunPSK" w:cs="TH SarabunPSK"/>
                      <w:color w:val="000000" w:themeColor="text1"/>
                      <w:kern w:val="24"/>
                      <w:cs/>
                    </w:rPr>
                    <w:t>. จัดให้มีบริการน้ำดื่มสะอาดที่อาคารผู้ป่วยนอก และผู้ป่วยใน</w:t>
                  </w: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hAnsi="TH SarabunPSK" w:cs="TH SarabunPSK"/>
                      <w:b/>
                      <w:bCs/>
                      <w:color w:val="000000" w:themeColor="text1"/>
                      <w:cs/>
                    </w:rPr>
                    <w:t>ระดับดี</w:t>
                  </w:r>
                </w:p>
              </w:tc>
            </w:tr>
            <w:tr w:rsidR="004B2A71" w:rsidRPr="00FC6D9B" w:rsidTr="004B2A71">
              <w:trPr>
                <w:trHeight w:val="20"/>
              </w:trPr>
              <w:tc>
                <w:tcPr>
                  <w:tcW w:w="1597" w:type="dxa"/>
                  <w:vMerge w:val="restar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cs/>
                    </w:rPr>
                    <w:t xml:space="preserve">11. </w:t>
                  </w:r>
                  <w:r w:rsidRPr="00FC6D9B">
                    <w:rPr>
                      <w:rFonts w:ascii="TH SarabunPSK" w:hAnsi="TH SarabunPSK" w:cs="TH SarabunPSK"/>
                      <w:color w:val="000000" w:themeColor="text1"/>
                      <w:cs/>
                    </w:rPr>
                    <w:t>มีการจัดการมูลฝอยครบทุกประเภทถูกสุขลักษณะ</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b/>
                      <w:bCs/>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hAnsi="TH SarabunPSK" w:cs="TH SarabunPSK"/>
                      <w:color w:val="000000" w:themeColor="text1"/>
                    </w:rPr>
                  </w:pPr>
                  <w:r w:rsidRPr="00FC6D9B">
                    <w:rPr>
                      <w:rFonts w:ascii="TH SarabunPSK" w:eastAsia="Tahoma" w:hAnsi="TH SarabunPSK" w:cs="TH SarabunPSK"/>
                      <w:color w:val="000000" w:themeColor="text1"/>
                      <w:kern w:val="24"/>
                    </w:rPr>
                    <w:t>12</w:t>
                  </w:r>
                  <w:r w:rsidRPr="00FC6D9B">
                    <w:rPr>
                      <w:rFonts w:ascii="TH SarabunPSK" w:eastAsia="Tahoma" w:hAnsi="TH SarabunPSK" w:cs="TH SarabunPSK"/>
                      <w:color w:val="000000" w:themeColor="text1"/>
                      <w:kern w:val="24"/>
                      <w:cs/>
                    </w:rPr>
                    <w:t xml:space="preserve">. </w:t>
                  </w:r>
                  <w:r w:rsidRPr="00FC6D9B">
                    <w:rPr>
                      <w:rFonts w:ascii="TH SarabunPSK" w:hAnsi="TH SarabunPSK" w:cs="TH SarabunPSK"/>
                      <w:color w:val="000000" w:themeColor="text1"/>
                      <w:cs/>
                    </w:rPr>
                    <w:t>มีการพัฒนาส้วมมาตรฐานสะอาด เพียงพอ และปลอดภัย (</w:t>
                  </w:r>
                  <w:r w:rsidRPr="00FC6D9B">
                    <w:rPr>
                      <w:rFonts w:ascii="TH SarabunPSK" w:hAnsi="TH SarabunPSK" w:cs="TH SarabunPSK"/>
                      <w:color w:val="000000" w:themeColor="text1"/>
                    </w:rPr>
                    <w:t>HAS</w:t>
                  </w:r>
                  <w:r w:rsidRPr="00FC6D9B">
                    <w:rPr>
                      <w:rFonts w:ascii="TH SarabunPSK" w:hAnsi="TH SarabunPSK" w:cs="TH SarabunPSK"/>
                      <w:color w:val="000000" w:themeColor="text1"/>
                      <w:cs/>
                    </w:rPr>
                    <w:t>)          ที่อาคารผู้ป่วยใน (</w:t>
                  </w:r>
                  <w:r w:rsidRPr="00FC6D9B">
                    <w:rPr>
                      <w:rFonts w:ascii="TH SarabunPSK" w:hAnsi="TH SarabunPSK" w:cs="TH SarabunPSK"/>
                      <w:color w:val="000000" w:themeColor="text1"/>
                    </w:rPr>
                    <w:t>IPD</w:t>
                  </w:r>
                  <w:r w:rsidRPr="00FC6D9B">
                    <w:rPr>
                      <w:rFonts w:ascii="TH SarabunPSK" w:hAnsi="TH SarabunPSK" w:cs="TH SarabunPSK"/>
                      <w:color w:val="000000" w:themeColor="text1"/>
                      <w:cs/>
                    </w:rPr>
                    <w:t>)</w:t>
                  </w:r>
                </w:p>
                <w:p w:rsidR="004B2A71" w:rsidRPr="00FC6D9B" w:rsidRDefault="004B2A71" w:rsidP="004B2A71">
                  <w:pPr>
                    <w:contextualSpacing/>
                    <w:rPr>
                      <w:rFonts w:ascii="TH SarabunPSK" w:eastAsia="Tahoma" w:hAnsi="TH SarabunPSK" w:cs="TH SarabunPSK"/>
                      <w:color w:val="000000" w:themeColor="text1"/>
                      <w:kern w:val="24"/>
                    </w:rPr>
                  </w:pP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hAnsi="TH SarabunPSK" w:cs="TH SarabunPSK"/>
                      <w:b/>
                      <w:bCs/>
                      <w:color w:val="000000" w:themeColor="text1"/>
                      <w:cs/>
                    </w:rPr>
                    <w:t>ระดับดีมาก</w:t>
                  </w:r>
                </w:p>
              </w:tc>
            </w:tr>
            <w:tr w:rsidR="004B2A71" w:rsidRPr="00FC6D9B" w:rsidTr="004B2A71">
              <w:trPr>
                <w:trHeight w:val="20"/>
              </w:trPr>
              <w:tc>
                <w:tcPr>
                  <w:tcW w:w="1597" w:type="dxa"/>
                  <w:vMerge w:val="restart"/>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cs/>
                    </w:rPr>
                    <w:t xml:space="preserve">13. </w:t>
                  </w:r>
                  <w:r w:rsidRPr="00FC6D9B">
                    <w:rPr>
                      <w:rFonts w:ascii="TH SarabunPSK" w:hAnsi="TH SarabunPSK" w:cs="TH SarabunPSK"/>
                      <w:color w:val="000000" w:themeColor="text1"/>
                      <w:cs/>
                    </w:rPr>
                    <w:t xml:space="preserve">มีการส่งเสริมให้เกิดนวัตกรรม </w:t>
                  </w:r>
                  <w:r w:rsidRPr="00FC6D9B">
                    <w:rPr>
                      <w:rFonts w:ascii="TH SarabunPSK" w:hAnsi="TH SarabunPSK" w:cs="TH SarabunPSK"/>
                      <w:color w:val="000000" w:themeColor="text1"/>
                    </w:rPr>
                    <w:t xml:space="preserve">GREEN </w:t>
                  </w:r>
                  <w:r w:rsidRPr="00FC6D9B">
                    <w:rPr>
                      <w:rFonts w:ascii="TH SarabunPSK" w:hAnsi="TH SarabunPSK" w:cs="TH SarabunPSK"/>
                      <w:color w:val="000000" w:themeColor="text1"/>
                      <w:cs/>
                    </w:rPr>
                    <w:t>โดยการนำไปใช้ประโยชน์และเกิดการแลกเปลี่ยนเรียนรู้กับเครือข่ายโรงพยาบาลและชุมชน</w:t>
                  </w:r>
                </w:p>
              </w:tc>
            </w:tr>
            <w:tr w:rsidR="004B2A71" w:rsidRPr="00FC6D9B" w:rsidTr="004B2A71">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rsidR="004B2A71" w:rsidRPr="00FC6D9B" w:rsidRDefault="004B2A71" w:rsidP="004B2A71">
                  <w:pPr>
                    <w:contextualSpacing/>
                    <w:rPr>
                      <w:rFonts w:ascii="TH SarabunPSK" w:hAnsi="TH SarabunPSK" w:cs="TH SarabunPSK"/>
                      <w:b/>
                      <w:bCs/>
                      <w:color w:val="000000" w:themeColor="text1"/>
                    </w:rPr>
                  </w:pPr>
                </w:p>
              </w:tc>
              <w:tc>
                <w:tcPr>
                  <w:tcW w:w="5661" w:type="dxa"/>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eastAsia="Tahoma" w:hAnsi="TH SarabunPSK" w:cs="TH SarabunPSK"/>
                      <w:color w:val="000000" w:themeColor="text1"/>
                      <w:kern w:val="24"/>
                    </w:rPr>
                    <w:t>14</w:t>
                  </w:r>
                  <w:r w:rsidRPr="00FC6D9B">
                    <w:rPr>
                      <w:rFonts w:ascii="TH SarabunPSK" w:eastAsia="Tahoma" w:hAnsi="TH SarabunPSK" w:cs="TH SarabunPSK"/>
                      <w:color w:val="000000" w:themeColor="text1"/>
                      <w:kern w:val="24"/>
                      <w:cs/>
                    </w:rPr>
                    <w:t xml:space="preserve">. </w:t>
                  </w:r>
                  <w:r w:rsidRPr="00FC6D9B">
                    <w:rPr>
                      <w:rFonts w:ascii="TH SarabunPSK" w:hAnsi="TH SarabunPSK" w:cs="TH SarabunPSK"/>
                      <w:color w:val="000000" w:themeColor="text1"/>
                      <w:cs/>
                    </w:rPr>
                    <w:t xml:space="preserve">สร้างเครือข่ายการพัฒนา </w:t>
                  </w:r>
                  <w:r w:rsidRPr="00FC6D9B">
                    <w:rPr>
                      <w:rFonts w:ascii="TH SarabunPSK" w:hAnsi="TH SarabunPSK" w:cs="TH SarabunPSK"/>
                      <w:color w:val="000000" w:themeColor="text1"/>
                    </w:rPr>
                    <w:t xml:space="preserve">GREEN </w:t>
                  </w:r>
                  <w:r w:rsidRPr="00FC6D9B">
                    <w:rPr>
                      <w:rFonts w:ascii="TH SarabunPSK" w:hAnsi="TH SarabunPSK" w:cs="TH SarabunPSK"/>
                      <w:color w:val="000000" w:themeColor="text1"/>
                      <w:cs/>
                    </w:rPr>
                    <w:t xml:space="preserve">ลงสู่ชุมชนเพื่อให้เกิด </w:t>
                  </w:r>
                  <w:r w:rsidRPr="00FC6D9B">
                    <w:rPr>
                      <w:rFonts w:ascii="TH SarabunPSK" w:hAnsi="TH SarabunPSK" w:cs="TH SarabunPSK"/>
                      <w:color w:val="000000" w:themeColor="text1"/>
                    </w:rPr>
                    <w:t>GREEN Community</w:t>
                  </w:r>
                </w:p>
              </w:tc>
            </w:tr>
            <w:tr w:rsidR="004B2A71" w:rsidRPr="00FC6D9B" w:rsidTr="004B2A71">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B2A71" w:rsidRPr="00FC6D9B" w:rsidRDefault="004B2A71" w:rsidP="004B2A71">
                  <w:pPr>
                    <w:contextualSpacing/>
                    <w:rPr>
                      <w:rFonts w:ascii="TH SarabunPSK" w:eastAsia="Tahoma" w:hAnsi="TH SarabunPSK" w:cs="TH SarabunPSK"/>
                      <w:color w:val="000000" w:themeColor="text1"/>
                      <w:kern w:val="24"/>
                    </w:rPr>
                  </w:pPr>
                  <w:r w:rsidRPr="00FC6D9B">
                    <w:rPr>
                      <w:rFonts w:ascii="TH SarabunPSK" w:hAnsi="TH SarabunPSK" w:cs="TH SarabunPSK"/>
                      <w:b/>
                      <w:bCs/>
                      <w:color w:val="000000" w:themeColor="text1"/>
                      <w:cs/>
                    </w:rPr>
                    <w:t xml:space="preserve">ระดับดีมาก </w:t>
                  </w:r>
                  <w:r w:rsidRPr="00FC6D9B">
                    <w:rPr>
                      <w:rFonts w:ascii="TH SarabunPSK" w:hAnsi="TH SarabunPSK" w:cs="TH SarabunPSK"/>
                      <w:b/>
                      <w:bCs/>
                      <w:color w:val="000000" w:themeColor="text1"/>
                    </w:rPr>
                    <w:t>Plus</w:t>
                  </w:r>
                </w:p>
              </w:tc>
            </w:tr>
            <w:tr w:rsidR="004B2A71" w:rsidRPr="00FC6D9B" w:rsidTr="004B2A71">
              <w:trPr>
                <w:trHeight w:val="20"/>
              </w:trPr>
              <w:tc>
                <w:tcPr>
                  <w:tcW w:w="1597" w:type="dxa"/>
                  <w:tcBorders>
                    <w:top w:val="single" w:sz="4" w:space="0" w:color="auto"/>
                    <w:left w:val="single" w:sz="4" w:space="0" w:color="auto"/>
                    <w:bottom w:val="single" w:sz="4" w:space="0" w:color="auto"/>
                    <w:right w:val="single" w:sz="4" w:space="0" w:color="auto"/>
                  </w:tcBorders>
                  <w:vAlign w:val="center"/>
                </w:tcPr>
                <w:p w:rsidR="004B2A71" w:rsidRPr="00FC6D9B" w:rsidRDefault="004B2A71" w:rsidP="004B2A71">
                  <w:pPr>
                    <w:contextualSpacing/>
                    <w:rPr>
                      <w:rFonts w:ascii="TH SarabunPSK" w:hAnsi="TH SarabunPSK" w:cs="TH SarabunPSK"/>
                      <w:b/>
                      <w:bCs/>
                      <w:color w:val="000000" w:themeColor="text1"/>
                      <w:cs/>
                    </w:rPr>
                  </w:pPr>
                </w:p>
              </w:tc>
              <w:tc>
                <w:tcPr>
                  <w:tcW w:w="566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eastAsia="Tahoma" w:hAnsi="TH SarabunPSK" w:cs="TH SarabunPSK"/>
                      <w:color w:val="000000" w:themeColor="text1"/>
                      <w:kern w:val="24"/>
                      <w:cs/>
                    </w:rPr>
                  </w:pPr>
                  <w:r w:rsidRPr="00FC6D9B">
                    <w:rPr>
                      <w:rFonts w:ascii="TH SarabunPSK" w:eastAsia="Tahoma" w:hAnsi="TH SarabunPSK" w:cs="TH SarabunPSK"/>
                      <w:color w:val="000000" w:themeColor="text1"/>
                      <w:kern w:val="24"/>
                    </w:rPr>
                    <w:t xml:space="preserve">15. </w:t>
                  </w:r>
                  <w:r w:rsidRPr="00FC6D9B">
                    <w:rPr>
                      <w:rFonts w:ascii="TH SarabunPSK" w:eastAsia="Tahoma" w:hAnsi="TH SarabunPSK" w:cs="TH SarabunPSK"/>
                      <w:color w:val="000000" w:themeColor="text1"/>
                      <w:kern w:val="24"/>
                      <w:cs/>
                    </w:rPr>
                    <w:t>โรงพยาบาลมีการดำเนินงานนโยบายโรงพยาบาลอาหารปลอดภัยร่วมกับภาคีเครือข่ายในพื้นที่</w:t>
                  </w:r>
                </w:p>
              </w:tc>
            </w:tr>
            <w:tr w:rsidR="004B2A71" w:rsidRPr="00FC6D9B" w:rsidTr="004B2A71">
              <w:trPr>
                <w:trHeight w:val="20"/>
              </w:trPr>
              <w:tc>
                <w:tcPr>
                  <w:tcW w:w="1597" w:type="dxa"/>
                  <w:tcBorders>
                    <w:top w:val="single" w:sz="4" w:space="0" w:color="auto"/>
                    <w:left w:val="single" w:sz="4" w:space="0" w:color="auto"/>
                    <w:bottom w:val="single" w:sz="4" w:space="0" w:color="auto"/>
                    <w:right w:val="single" w:sz="4" w:space="0" w:color="auto"/>
                  </w:tcBorders>
                  <w:vAlign w:val="center"/>
                </w:tcPr>
                <w:p w:rsidR="004B2A71" w:rsidRPr="00FC6D9B" w:rsidRDefault="004B2A71" w:rsidP="004B2A71">
                  <w:pPr>
                    <w:contextualSpacing/>
                    <w:rPr>
                      <w:rFonts w:ascii="TH SarabunPSK" w:hAnsi="TH SarabunPSK" w:cs="TH SarabunPSK"/>
                      <w:b/>
                      <w:bCs/>
                      <w:color w:val="000000" w:themeColor="text1"/>
                      <w:cs/>
                    </w:rPr>
                  </w:pPr>
                </w:p>
              </w:tc>
              <w:tc>
                <w:tcPr>
                  <w:tcW w:w="566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eastAsia="Tahoma" w:hAnsi="TH SarabunPSK" w:cs="TH SarabunPSK"/>
                      <w:color w:val="000000" w:themeColor="text1"/>
                      <w:kern w:val="24"/>
                      <w:cs/>
                    </w:rPr>
                  </w:pPr>
                  <w:r w:rsidRPr="00FC6D9B">
                    <w:rPr>
                      <w:rFonts w:ascii="TH SarabunPSK" w:eastAsia="Tahoma" w:hAnsi="TH SarabunPSK" w:cs="TH SarabunPSK"/>
                      <w:color w:val="000000" w:themeColor="text1"/>
                      <w:kern w:val="24"/>
                    </w:rPr>
                    <w:t xml:space="preserve">16. </w:t>
                  </w:r>
                  <w:r w:rsidRPr="00FC6D9B">
                    <w:rPr>
                      <w:rFonts w:ascii="TH SarabunPSK" w:eastAsia="Tahoma" w:hAnsi="TH SarabunPSK" w:cs="TH SarabunPSK"/>
                      <w:color w:val="000000" w:themeColor="text1"/>
                      <w:kern w:val="24"/>
                      <w:cs/>
                    </w:rPr>
                    <w:t>โรงพยาบาลผ่านมาตรฐานการจัดบริการอาชีวอนามัยและเวชกรรมสิ่งแวดล้อม ระดับเริ่มต้นพัฒนาขึ้นไป</w:t>
                  </w:r>
                </w:p>
              </w:tc>
            </w:tr>
          </w:tbl>
          <w:p w:rsidR="004B2A71" w:rsidRPr="00FC6D9B" w:rsidRDefault="004B2A71" w:rsidP="004B2A71">
            <w:pPr>
              <w:contextualSpacing/>
              <w:jc w:val="thaiDistribute"/>
              <w:rPr>
                <w:rFonts w:ascii="TH SarabunPSK" w:hAnsi="TH SarabunPSK" w:cs="TH SarabunPSK"/>
                <w:color w:val="000000" w:themeColor="text1"/>
                <w:sz w:val="32"/>
                <w:szCs w:val="32"/>
              </w:rPr>
            </w:pPr>
          </w:p>
        </w:tc>
      </w:tr>
      <w:tr w:rsidR="004B2A71" w:rsidRPr="00FC6D9B" w:rsidTr="004B2A71">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รพศ./รพท./รพช. และรพ.สังกัด กรมวิชาการ</w:t>
            </w:r>
          </w:p>
          <w:tbl>
            <w:tblPr>
              <w:tblpPr w:leftFromText="180" w:rightFromText="180" w:bottomFromText="200" w:vertAnchor="text" w:horzAnchor="margin" w:tblpXSpec="center" w:tblpY="133"/>
              <w:tblOverlap w:val="neve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35"/>
              <w:gridCol w:w="2835"/>
              <w:gridCol w:w="2835"/>
            </w:tblGrid>
            <w:tr w:rsidR="004B2A71" w:rsidRPr="00FC6D9B" w:rsidTr="004B2A71">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trHeight w:val="1774"/>
              </w:trPr>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โรงพยาบาลผ่านเกณฑ์ฯ     ระดับดีมากขึ้นไป ร้อยละ 40</w:t>
                  </w:r>
                </w:p>
                <w:p w:rsidR="004B2A71" w:rsidRPr="00FC6D9B" w:rsidRDefault="004B2A71" w:rsidP="004B2A71">
                  <w:pPr>
                    <w:pStyle w:val="a6"/>
                    <w:tabs>
                      <w:tab w:val="left" w:pos="271"/>
                    </w:tabs>
                    <w:ind w:left="34"/>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z w:val="32"/>
                      <w:szCs w:val="32"/>
                      <w:cs/>
                    </w:rPr>
                    <w:t>2.</w:t>
                  </w:r>
                  <w:r w:rsidRPr="00FC6D9B">
                    <w:rPr>
                      <w:rFonts w:ascii="TH SarabunPSK" w:hAnsi="TH SarabunPSK" w:cs="TH SarabunPSK"/>
                      <w:color w:val="000000" w:themeColor="text1"/>
                      <w:sz w:val="32"/>
                      <w:szCs w:val="32"/>
                      <w:cs/>
                    </w:rPr>
                    <w:tab/>
                    <w:t xml:space="preserve">โรงพยาบาลผ่านเกณฑ์ฯ ระดับดีมาก </w:t>
                  </w:r>
                  <w:r w:rsidRPr="00FC6D9B">
                    <w:rPr>
                      <w:rFonts w:ascii="TH SarabunPSK" w:hAnsi="TH SarabunPSK" w:cs="TH SarabunPSK"/>
                      <w:color w:val="000000" w:themeColor="text1"/>
                      <w:sz w:val="32"/>
                      <w:szCs w:val="32"/>
                    </w:rPr>
                    <w:t xml:space="preserve">Plus </w:t>
                  </w:r>
                  <w:r w:rsidRPr="00FC6D9B">
                    <w:rPr>
                      <w:rFonts w:ascii="TH SarabunPSK" w:hAnsi="TH SarabunPSK" w:cs="TH SarabunPSK"/>
                      <w:color w:val="000000" w:themeColor="text1"/>
                      <w:sz w:val="32"/>
                      <w:szCs w:val="32"/>
                      <w:cs/>
                    </w:rPr>
                    <w:t>อย่างน้อยจังหวัดละ 1 แห่ง</w:t>
                  </w:r>
                </w:p>
              </w:tc>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โรงพยาบาลผ่านเกณฑ์ระดับดีมากขึ้นไป ร้อยละ 60</w:t>
                  </w:r>
                </w:p>
                <w:p w:rsidR="004B2A71" w:rsidRPr="00FC6D9B" w:rsidRDefault="004B2A71" w:rsidP="004B2A71">
                  <w:pPr>
                    <w:pStyle w:val="a6"/>
                    <w:tabs>
                      <w:tab w:val="left" w:pos="271"/>
                    </w:tabs>
                    <w:ind w:left="34"/>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2.โรงพยาบาลผ่านเกณฑ์ฯระดับดีมาก </w:t>
                  </w:r>
                  <w:r w:rsidRPr="00FC6D9B">
                    <w:rPr>
                      <w:rFonts w:ascii="TH SarabunPSK" w:hAnsi="TH SarabunPSK" w:cs="TH SarabunPSK"/>
                      <w:color w:val="000000" w:themeColor="text1"/>
                      <w:sz w:val="32"/>
                      <w:szCs w:val="32"/>
                    </w:rPr>
                    <w:t xml:space="preserve">Plus </w:t>
                  </w:r>
                  <w:r w:rsidRPr="00FC6D9B">
                    <w:rPr>
                      <w:rFonts w:ascii="TH SarabunPSK" w:hAnsi="TH SarabunPSK" w:cs="TH SarabunPSK"/>
                      <w:color w:val="000000" w:themeColor="text1"/>
                      <w:sz w:val="32"/>
                      <w:szCs w:val="32"/>
                      <w:cs/>
                    </w:rPr>
                    <w:t>ร้อยละ 10</w:t>
                  </w:r>
                </w:p>
              </w:tc>
              <w:tc>
                <w:tcPr>
                  <w:tcW w:w="2835" w:type="dxa"/>
                  <w:tcBorders>
                    <w:top w:val="single" w:sz="4" w:space="0" w:color="000000"/>
                    <w:left w:val="single" w:sz="4" w:space="0" w:color="000000"/>
                    <w:bottom w:val="single" w:sz="4" w:space="0" w:color="000000"/>
                    <w:right w:val="single" w:sz="4" w:space="0" w:color="000000"/>
                  </w:tcBorders>
                  <w:hideMark/>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โรงพยาบาลผ่านเกณฑ์ฯระดับดีมากขึ้นไป ร้อยละ 80</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2. โรงพยาบาลผ่านเกณฑ์ฯระดับดีมาก </w:t>
                  </w:r>
                  <w:r w:rsidRPr="00FC6D9B">
                    <w:rPr>
                      <w:rFonts w:ascii="TH SarabunPSK" w:hAnsi="TH SarabunPSK" w:cs="TH SarabunPSK"/>
                      <w:color w:val="000000" w:themeColor="text1"/>
                      <w:sz w:val="32"/>
                      <w:szCs w:val="32"/>
                    </w:rPr>
                    <w:t xml:space="preserve">Plus </w:t>
                  </w:r>
                  <w:r w:rsidRPr="00FC6D9B">
                    <w:rPr>
                      <w:rFonts w:ascii="TH SarabunPSK" w:hAnsi="TH SarabunPSK" w:cs="TH SarabunPSK"/>
                      <w:color w:val="000000" w:themeColor="text1"/>
                      <w:sz w:val="32"/>
                      <w:szCs w:val="32"/>
                      <w:cs/>
                    </w:rPr>
                    <w:t>ร้อยละ 20</w:t>
                  </w:r>
                </w:p>
              </w:tc>
            </w:tr>
          </w:tbl>
          <w:p w:rsidR="004B2A71" w:rsidRPr="00FC6D9B" w:rsidRDefault="004B2A71" w:rsidP="004B2A71">
            <w:pPr>
              <w:contextualSpacing/>
              <w:jc w:val="thaiDistribute"/>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เพื่อส่งเสริมให้โรงพยาบาลสังกัดกระทรวงสาธารณสุข มีการ</w:t>
            </w:r>
            <w:r w:rsidRPr="00FC6D9B">
              <w:rPr>
                <w:rFonts w:ascii="TH SarabunPSK" w:hAnsi="TH SarabunPSK" w:cs="TH SarabunPSK"/>
                <w:color w:val="000000" w:themeColor="text1"/>
                <w:sz w:val="32"/>
                <w:szCs w:val="32"/>
                <w:cs/>
              </w:rPr>
              <w:t>พัฒนาอนามัยสิ่งแวดล้อม</w:t>
            </w:r>
          </w:p>
          <w:p w:rsidR="004B2A71" w:rsidRPr="00FC6D9B"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rPr>
              <w:t xml:space="preserve">ได้ตามเกณฑ์ </w:t>
            </w:r>
            <w:r w:rsidRPr="00FC6D9B">
              <w:rPr>
                <w:rFonts w:ascii="TH SarabunPSK" w:hAnsi="TH SarabunPSK" w:cs="TH SarabunPSK"/>
                <w:color w:val="000000" w:themeColor="text1"/>
                <w:sz w:val="32"/>
                <w:szCs w:val="32"/>
              </w:rPr>
              <w:t>GREEN&amp;CLEAN Hospital</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rPr>
              <w:t>โรงพยาบาลสังกัดกระทรวงสาธารณสุข (รพศ. รพท. รพช. และรพ.สังกัดกรมวิชาการ)</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1. โรงพยาบาลทุกแห่งประเมินตนเองและบันทึกข้อมูลในแบบรายงานผลการดำเนินงาน       ส่งให้สำนักงานสาธารณสุขจังหวัด</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สำนักงานสาธารณสุขจังหวัด รวบรวมข้อมูลการประเมินโรงพยาบาลในพื้นที่ วิเคราะห์   แล้วส่งรายงานให้ศูนย์อนามัย (พร้อมแนบไฟล์แบบรายงานที่กรมอนามัยกำหนด)            และรายงานผ่านระบบ </w:t>
            </w:r>
            <w:r w:rsidRPr="00FC6D9B">
              <w:rPr>
                <w:rFonts w:ascii="TH SarabunPSK" w:hAnsi="TH SarabunPSK" w:cs="TH SarabunPSK"/>
                <w:color w:val="000000" w:themeColor="text1"/>
                <w:sz w:val="32"/>
                <w:szCs w:val="32"/>
              </w:rPr>
              <w:t xml:space="preserve">Health KPI </w:t>
            </w:r>
            <w:r w:rsidRPr="00FC6D9B">
              <w:rPr>
                <w:rFonts w:ascii="TH SarabunPSK" w:hAnsi="TH SarabunPSK" w:cs="TH SarabunPSK"/>
                <w:color w:val="000000" w:themeColor="text1"/>
                <w:sz w:val="32"/>
                <w:szCs w:val="32"/>
                <w:cs/>
              </w:rPr>
              <w:t>ไตรมาสละ 1 ครั้ง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pacing w:val="-6"/>
                <w:sz w:val="32"/>
                <w:szCs w:val="32"/>
                <w:cs/>
              </w:rPr>
              <w:t>ศูนย์อนามัยรวบรวมข้อมูลจากจังหวัดในพื้นที่ วิเคราะห์</w:t>
            </w:r>
            <w:r w:rsidRPr="00FC6D9B">
              <w:rPr>
                <w:rFonts w:ascii="TH SarabunPSK" w:hAnsi="TH SarabunPSK" w:cs="TH SarabunPSK"/>
                <w:color w:val="000000" w:themeColor="text1"/>
                <w:sz w:val="32"/>
                <w:szCs w:val="32"/>
                <w:cs/>
              </w:rPr>
              <w:t xml:space="preserve">ภาพรวมของเขต </w:t>
            </w:r>
            <w:r w:rsidRPr="00FC6D9B">
              <w:rPr>
                <w:rFonts w:ascii="TH SarabunPSK" w:hAnsi="TH SarabunPSK" w:cs="TH SarabunPSK"/>
                <w:color w:val="000000" w:themeColor="text1"/>
                <w:spacing w:val="-6"/>
                <w:sz w:val="32"/>
                <w:szCs w:val="32"/>
                <w:cs/>
              </w:rPr>
              <w:t>และรายงานผล</w:t>
            </w:r>
            <w:r w:rsidRPr="00FC6D9B">
              <w:rPr>
                <w:rFonts w:ascii="TH SarabunPSK" w:hAnsi="TH SarabunPSK" w:cs="TH SarabunPSK"/>
                <w:color w:val="000000" w:themeColor="text1"/>
                <w:spacing w:val="-6"/>
                <w:sz w:val="32"/>
                <w:szCs w:val="32"/>
                <w:cs/>
              </w:rPr>
              <w:lastRenderedPageBreak/>
              <w:t xml:space="preserve">ผ่านระบบ </w:t>
            </w:r>
            <w:r w:rsidRPr="00FC6D9B">
              <w:rPr>
                <w:rFonts w:ascii="TH SarabunPSK" w:hAnsi="TH SarabunPSK" w:cs="TH SarabunPSK"/>
                <w:color w:val="000000" w:themeColor="text1"/>
                <w:spacing w:val="-6"/>
                <w:sz w:val="32"/>
                <w:szCs w:val="32"/>
              </w:rPr>
              <w:t>DOH  Dashboard</w:t>
            </w:r>
            <w:r w:rsidRPr="00FC6D9B">
              <w:rPr>
                <w:rFonts w:ascii="TH SarabunPSK" w:hAnsi="TH SarabunPSK" w:cs="TH SarabunPSK"/>
                <w:color w:val="000000" w:themeColor="text1"/>
                <w:sz w:val="32"/>
                <w:szCs w:val="32"/>
                <w:cs/>
              </w:rPr>
              <w:t>กรมอนามัย</w:t>
            </w:r>
            <w:r w:rsidRPr="00FC6D9B">
              <w:rPr>
                <w:rFonts w:ascii="TH SarabunPSK" w:hAnsi="TH SarabunPSK" w:cs="TH SarabunPSK"/>
                <w:color w:val="000000" w:themeColor="text1"/>
                <w:spacing w:val="-6"/>
                <w:sz w:val="32"/>
                <w:szCs w:val="32"/>
                <w:cs/>
              </w:rPr>
              <w:t xml:space="preserve"> (</w:t>
            </w:r>
            <w:r w:rsidRPr="00FC6D9B">
              <w:rPr>
                <w:rFonts w:ascii="TH SarabunPSK" w:hAnsi="TH SarabunPSK" w:cs="TH SarabunPSK"/>
                <w:color w:val="000000" w:themeColor="text1"/>
                <w:spacing w:val="-6"/>
                <w:sz w:val="32"/>
                <w:szCs w:val="32"/>
              </w:rPr>
              <w:t>http://dashboard.anamai.moph.go.th</w:t>
            </w:r>
            <w:r w:rsidRPr="00FC6D9B">
              <w:rPr>
                <w:rFonts w:ascii="TH SarabunPSK" w:hAnsi="TH SarabunPSK" w:cs="TH SarabunPSK"/>
                <w:color w:val="000000" w:themeColor="text1"/>
                <w:spacing w:val="-6"/>
                <w:sz w:val="32"/>
                <w:szCs w:val="32"/>
                <w:cs/>
              </w:rPr>
              <w:t>)</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เดือนละ 1 ครั้ง ทุกวันที่ 25 ของเดือน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แหล่งข้อมูล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โรงพยาบาลสังกัดกระทรวงสาธารณสุข (รพศ./รพท./รพช. และรพ.สังกัดกรมวิชาการ)</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A1  </w:t>
            </w:r>
            <w:r w:rsidRPr="00FC6D9B">
              <w:rPr>
                <w:rFonts w:ascii="TH SarabunPSK" w:hAnsi="TH SarabunPSK" w:cs="TH SarabunPSK"/>
                <w:color w:val="000000" w:themeColor="text1"/>
                <w:sz w:val="32"/>
                <w:szCs w:val="32"/>
                <w:cs/>
              </w:rPr>
              <w:t xml:space="preserve">=  จำนวนโรงพยาบาลสังกัดกระทรวงสาธารณสุขที่ดำเนินกิจกรรม </w:t>
            </w:r>
            <w:r w:rsidRPr="00FC6D9B">
              <w:rPr>
                <w:rFonts w:ascii="TH SarabunPSK" w:hAnsi="TH SarabunPSK" w:cs="TH SarabunPSK"/>
                <w:color w:val="000000" w:themeColor="text1"/>
                <w:sz w:val="32"/>
                <w:szCs w:val="32"/>
              </w:rPr>
              <w:t xml:space="preserve">GREEN &amp; CLEAN </w:t>
            </w:r>
            <w:r w:rsidRPr="00FC6D9B">
              <w:rPr>
                <w:rFonts w:ascii="TH SarabunPSK" w:hAnsi="TH SarabunPSK" w:cs="TH SarabunPSK"/>
                <w:color w:val="000000" w:themeColor="text1"/>
                <w:sz w:val="32"/>
                <w:szCs w:val="32"/>
                <w:cs/>
              </w:rPr>
              <w:t>ผ่านเกณฑ์ระดับพื้นฐาน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A2  </w:t>
            </w:r>
            <w:r w:rsidRPr="00FC6D9B">
              <w:rPr>
                <w:rFonts w:ascii="TH SarabunPSK" w:hAnsi="TH SarabunPSK" w:cs="TH SarabunPSK"/>
                <w:color w:val="000000" w:themeColor="text1"/>
                <w:sz w:val="32"/>
                <w:szCs w:val="32"/>
                <w:cs/>
              </w:rPr>
              <w:t xml:space="preserve">=  จำนวนโรงพยาบาลสังกัดกระทรวงสาธารณสุขที่ดำเนินกิจกรรม </w:t>
            </w:r>
            <w:r w:rsidRPr="00FC6D9B">
              <w:rPr>
                <w:rFonts w:ascii="TH SarabunPSK" w:hAnsi="TH SarabunPSK" w:cs="TH SarabunPSK"/>
                <w:color w:val="000000" w:themeColor="text1"/>
                <w:sz w:val="32"/>
                <w:szCs w:val="32"/>
              </w:rPr>
              <w:t xml:space="preserve">GREEN &amp; CLEAN </w:t>
            </w:r>
            <w:r w:rsidRPr="00FC6D9B">
              <w:rPr>
                <w:rFonts w:ascii="TH SarabunPSK" w:hAnsi="TH SarabunPSK" w:cs="TH SarabunPSK"/>
                <w:color w:val="000000" w:themeColor="text1"/>
                <w:sz w:val="32"/>
                <w:szCs w:val="32"/>
                <w:cs/>
              </w:rPr>
              <w:t>ผ่านเกณฑ์ระดับดี</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A3  </w:t>
            </w:r>
            <w:r w:rsidRPr="00FC6D9B">
              <w:rPr>
                <w:rFonts w:ascii="TH SarabunPSK" w:hAnsi="TH SarabunPSK" w:cs="TH SarabunPSK"/>
                <w:color w:val="000000" w:themeColor="text1"/>
                <w:sz w:val="32"/>
                <w:szCs w:val="32"/>
                <w:cs/>
              </w:rPr>
              <w:t xml:space="preserve">=  จำนวนโรงพยาบาลสังกัดกระทรวงสาธารณสุขที่ดำเนินกิจกรรม </w:t>
            </w:r>
            <w:r w:rsidRPr="00FC6D9B">
              <w:rPr>
                <w:rFonts w:ascii="TH SarabunPSK" w:hAnsi="TH SarabunPSK" w:cs="TH SarabunPSK"/>
                <w:color w:val="000000" w:themeColor="text1"/>
                <w:sz w:val="32"/>
                <w:szCs w:val="32"/>
              </w:rPr>
              <w:t xml:space="preserve">GREEN &amp; CLEAN </w:t>
            </w:r>
            <w:r w:rsidRPr="00FC6D9B">
              <w:rPr>
                <w:rFonts w:ascii="TH SarabunPSK" w:hAnsi="TH SarabunPSK" w:cs="TH SarabunPSK"/>
                <w:color w:val="000000" w:themeColor="text1"/>
                <w:sz w:val="32"/>
                <w:szCs w:val="32"/>
                <w:cs/>
              </w:rPr>
              <w:t>ผ่านเกณฑ์ระดับดีมาก</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A4 =  </w:t>
            </w:r>
            <w:r w:rsidRPr="00FC6D9B">
              <w:rPr>
                <w:rFonts w:ascii="TH SarabunPSK" w:hAnsi="TH SarabunPSK" w:cs="TH SarabunPSK"/>
                <w:color w:val="000000" w:themeColor="text1"/>
                <w:sz w:val="32"/>
                <w:szCs w:val="32"/>
                <w:cs/>
              </w:rPr>
              <w:t xml:space="preserve">จำนวนโรงพยาบาลสังกัดกระทรวงสาธารณสุขที่ดำเนินกิจกรรม </w:t>
            </w:r>
            <w:r w:rsidRPr="00FC6D9B">
              <w:rPr>
                <w:rFonts w:ascii="TH SarabunPSK" w:hAnsi="TH SarabunPSK" w:cs="TH SarabunPSK"/>
                <w:color w:val="000000" w:themeColor="text1"/>
                <w:sz w:val="32"/>
                <w:szCs w:val="32"/>
              </w:rPr>
              <w:t xml:space="preserve">GREEN &amp; CLEAN </w:t>
            </w:r>
            <w:r w:rsidRPr="00FC6D9B">
              <w:rPr>
                <w:rFonts w:ascii="TH SarabunPSK" w:hAnsi="TH SarabunPSK" w:cs="TH SarabunPSK"/>
                <w:color w:val="000000" w:themeColor="text1"/>
                <w:sz w:val="32"/>
                <w:szCs w:val="32"/>
                <w:cs/>
              </w:rPr>
              <w:t>ผ่านเกณฑ์ระดับดีมาก</w:t>
            </w:r>
            <w:r w:rsidRPr="00FC6D9B">
              <w:rPr>
                <w:rFonts w:ascii="TH SarabunPSK" w:hAnsi="TH SarabunPSK" w:cs="TH SarabunPSK"/>
                <w:color w:val="000000" w:themeColor="text1"/>
                <w:sz w:val="32"/>
                <w:szCs w:val="32"/>
              </w:rPr>
              <w:t>Plus</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2826"/>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จำนวนโรงพยาบาลสังกัดกระทรวงสาธารณสุขทั้งหมด</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A2+A3+A4)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B)X </w:t>
            </w:r>
            <w:r w:rsidRPr="00FC6D9B">
              <w:rPr>
                <w:rFonts w:ascii="TH SarabunPSK" w:hAnsi="TH SarabunPSK" w:cs="TH SarabunPSK"/>
                <w:color w:val="000000" w:themeColor="text1"/>
                <w:sz w:val="32"/>
                <w:szCs w:val="32"/>
                <w:cs/>
              </w:rPr>
              <w:t>100</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ร้อยละโรงพยาบาลสังกัดกระทรวงสาธารณสุขที่ดำเนิน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กิจกรรม</w:t>
            </w:r>
            <w:r w:rsidRPr="00FC6D9B">
              <w:rPr>
                <w:rFonts w:ascii="TH SarabunPSK" w:hAnsi="TH SarabunPSK" w:cs="TH SarabunPSK"/>
                <w:color w:val="000000" w:themeColor="text1"/>
                <w:sz w:val="32"/>
                <w:szCs w:val="32"/>
              </w:rPr>
              <w:t xml:space="preserve"> GREEN &amp; CLEAN </w:t>
            </w:r>
            <w:r w:rsidRPr="00FC6D9B">
              <w:rPr>
                <w:rFonts w:ascii="TH SarabunPSK" w:hAnsi="TH SarabunPSK" w:cs="TH SarabunPSK"/>
                <w:color w:val="000000" w:themeColor="text1"/>
                <w:sz w:val="32"/>
                <w:szCs w:val="32"/>
                <w:cs/>
              </w:rPr>
              <w:t>ผ่านเกณฑ์ระดับพื้นฐาน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ขึ้นไป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((A2+A3+A4)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B)X </w:t>
            </w:r>
            <w:r w:rsidRPr="00FC6D9B">
              <w:rPr>
                <w:rFonts w:ascii="TH SarabunPSK" w:hAnsi="TH SarabunPSK" w:cs="TH SarabunPSK"/>
                <w:color w:val="000000" w:themeColor="text1"/>
                <w:sz w:val="32"/>
                <w:szCs w:val="32"/>
                <w:cs/>
              </w:rPr>
              <w:t>100</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ร้อยละโรงพยาบาลสังกัดกระทรวงสาธารณสุขที่ดำเนิน</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กิจกรรม</w:t>
            </w:r>
            <w:r w:rsidRPr="00FC6D9B">
              <w:rPr>
                <w:rFonts w:ascii="TH SarabunPSK" w:hAnsi="TH SarabunPSK" w:cs="TH SarabunPSK"/>
                <w:color w:val="000000" w:themeColor="text1"/>
                <w:sz w:val="32"/>
                <w:szCs w:val="32"/>
              </w:rPr>
              <w:t xml:space="preserve"> GREEN &amp; CLEAN </w:t>
            </w:r>
            <w:r w:rsidRPr="00FC6D9B">
              <w:rPr>
                <w:rFonts w:ascii="TH SarabunPSK" w:hAnsi="TH SarabunPSK" w:cs="TH SarabunPSK"/>
                <w:color w:val="000000" w:themeColor="text1"/>
                <w:sz w:val="32"/>
                <w:szCs w:val="32"/>
                <w:cs/>
              </w:rPr>
              <w:t>ผ่านเกณฑ์ระดับดีขึ้นไป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A3</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X </w:t>
            </w:r>
            <w:r w:rsidRPr="00FC6D9B">
              <w:rPr>
                <w:rFonts w:ascii="TH SarabunPSK" w:hAnsi="TH SarabunPSK" w:cs="TH SarabunPSK"/>
                <w:color w:val="000000" w:themeColor="text1"/>
                <w:sz w:val="32"/>
                <w:szCs w:val="32"/>
                <w:cs/>
              </w:rPr>
              <w:t xml:space="preserve">100 </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ร้อยละโรงพยาบาลสังกัดกระทรวงสาธารณสุขที่ดำเนิน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กิจกรรม</w:t>
            </w:r>
            <w:r w:rsidRPr="00FC6D9B">
              <w:rPr>
                <w:rFonts w:ascii="TH SarabunPSK" w:hAnsi="TH SarabunPSK" w:cs="TH SarabunPSK"/>
                <w:color w:val="000000" w:themeColor="text1"/>
                <w:sz w:val="32"/>
                <w:szCs w:val="32"/>
              </w:rPr>
              <w:t xml:space="preserve"> GREEN &amp; CLEAN </w:t>
            </w:r>
            <w:r w:rsidRPr="00FC6D9B">
              <w:rPr>
                <w:rFonts w:ascii="TH SarabunPSK" w:hAnsi="TH SarabunPSK" w:cs="TH SarabunPSK"/>
                <w:color w:val="000000" w:themeColor="text1"/>
                <w:sz w:val="32"/>
                <w:szCs w:val="32"/>
                <w:cs/>
              </w:rPr>
              <w:t>ผ่านเกณฑ์ระดับดีมาก</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ขึ้นไป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X </w:t>
            </w:r>
            <w:r w:rsidRPr="00FC6D9B">
              <w:rPr>
                <w:rFonts w:ascii="TH SarabunPSK" w:hAnsi="TH SarabunPSK" w:cs="TH SarabunPSK"/>
                <w:color w:val="000000" w:themeColor="text1"/>
                <w:sz w:val="32"/>
                <w:szCs w:val="32"/>
                <w:cs/>
              </w:rPr>
              <w:t xml:space="preserve">100 </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ร้อยละโรงพยาบาลสังกัดกระทรวงสาธารณสุขที่ดำเนิน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กิจกรรม</w:t>
            </w:r>
            <w:r w:rsidRPr="00FC6D9B">
              <w:rPr>
                <w:rFonts w:ascii="TH SarabunPSK" w:hAnsi="TH SarabunPSK" w:cs="TH SarabunPSK"/>
                <w:color w:val="000000" w:themeColor="text1"/>
                <w:sz w:val="32"/>
                <w:szCs w:val="32"/>
              </w:rPr>
              <w:t xml:space="preserve"> GREEN &amp; CLEAN </w:t>
            </w:r>
            <w:r w:rsidRPr="00FC6D9B">
              <w:rPr>
                <w:rFonts w:ascii="TH SarabunPSK" w:hAnsi="TH SarabunPSK" w:cs="TH SarabunPSK"/>
                <w:color w:val="000000" w:themeColor="text1"/>
                <w:sz w:val="32"/>
                <w:szCs w:val="32"/>
                <w:cs/>
              </w:rPr>
              <w:t>ผ่านเกณฑ์ระดับดีมาก</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Plus</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ระยะเวลารายงาน</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1 2 3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เกณฑ์การประเมิน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8"/>
              <w:gridCol w:w="2438"/>
              <w:gridCol w:w="2438"/>
              <w:gridCol w:w="2438"/>
            </w:tblGrid>
            <w:tr w:rsidR="004B2A71" w:rsidRPr="00FC6D9B" w:rsidTr="004B2A71">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38" w:type="dxa"/>
                  <w:shd w:val="clear" w:color="auto" w:fill="auto"/>
                </w:tcPr>
                <w:p w:rsidR="004B2A71" w:rsidRPr="009650E1" w:rsidRDefault="004B2A71" w:rsidP="004B2A71">
                  <w:pPr>
                    <w:contextualSpacing/>
                    <w:rPr>
                      <w:rFonts w:ascii="TH SarabunPSK" w:hAnsi="TH SarabunPSK" w:cs="TH SarabunPSK"/>
                      <w:b/>
                      <w:bCs/>
                      <w:color w:val="000000" w:themeColor="text1"/>
                      <w:spacing w:val="-4"/>
                      <w:sz w:val="32"/>
                      <w:szCs w:val="32"/>
                      <w:cs/>
                    </w:rPr>
                  </w:pPr>
                  <w:r w:rsidRPr="009650E1">
                    <w:rPr>
                      <w:rFonts w:ascii="TH SarabunPSK" w:hAnsi="TH SarabunPSK" w:cs="TH SarabunPSK"/>
                      <w:color w:val="000000" w:themeColor="text1"/>
                      <w:spacing w:val="-4"/>
                      <w:sz w:val="32"/>
                      <w:szCs w:val="32"/>
                      <w:cs/>
                    </w:rPr>
                    <w:t>ทุกจังหวัดมีแผนในการขับเคลื่อน และประเมิน   (</w:t>
                  </w:r>
                  <w:r w:rsidRPr="009650E1">
                    <w:rPr>
                      <w:rFonts w:ascii="TH SarabunPSK" w:hAnsi="TH SarabunPSK" w:cs="TH SarabunPSK"/>
                      <w:color w:val="000000" w:themeColor="text1"/>
                      <w:spacing w:val="-4"/>
                      <w:sz w:val="32"/>
                      <w:szCs w:val="32"/>
                    </w:rPr>
                    <w:t>Re</w:t>
                  </w:r>
                  <w:r w:rsidRPr="009650E1">
                    <w:rPr>
                      <w:rFonts w:ascii="TH SarabunPSK" w:hAnsi="TH SarabunPSK" w:cs="TH SarabunPSK"/>
                      <w:color w:val="000000" w:themeColor="text1"/>
                      <w:spacing w:val="-4"/>
                      <w:sz w:val="32"/>
                      <w:szCs w:val="32"/>
                      <w:cs/>
                    </w:rPr>
                    <w:t>-</w:t>
                  </w:r>
                  <w:r w:rsidRPr="009650E1">
                    <w:rPr>
                      <w:rFonts w:ascii="TH SarabunPSK" w:hAnsi="TH SarabunPSK" w:cs="TH SarabunPSK"/>
                      <w:color w:val="000000" w:themeColor="text1"/>
                      <w:spacing w:val="-4"/>
                      <w:sz w:val="32"/>
                      <w:szCs w:val="32"/>
                    </w:rPr>
                    <w:t>accreditation</w:t>
                  </w:r>
                  <w:r w:rsidRPr="009650E1">
                    <w:rPr>
                      <w:rFonts w:ascii="TH SarabunPSK" w:hAnsi="TH SarabunPSK" w:cs="TH SarabunPSK"/>
                      <w:color w:val="000000" w:themeColor="text1"/>
                      <w:spacing w:val="-4"/>
                      <w:sz w:val="32"/>
                      <w:szCs w:val="32"/>
                      <w:cs/>
                    </w:rPr>
                    <w:t xml:space="preserve">) </w:t>
                  </w:r>
                  <w:r w:rsidRPr="009650E1">
                    <w:rPr>
                      <w:rFonts w:ascii="TH SarabunPSK" w:hAnsi="TH SarabunPSK" w:cs="TH SarabunPSK"/>
                      <w:color w:val="000000" w:themeColor="text1"/>
                      <w:spacing w:val="-4"/>
                      <w:sz w:val="32"/>
                      <w:szCs w:val="32"/>
                      <w:cs/>
                    </w:rPr>
                    <w:lastRenderedPageBreak/>
                    <w:t xml:space="preserve">โรงพยาบาล </w:t>
                  </w:r>
                  <w:r w:rsidRPr="009650E1">
                    <w:rPr>
                      <w:rFonts w:ascii="TH SarabunPSK" w:hAnsi="TH SarabunPSK" w:cs="TH SarabunPSK"/>
                      <w:color w:val="000000" w:themeColor="text1"/>
                      <w:spacing w:val="-4"/>
                      <w:sz w:val="32"/>
                      <w:szCs w:val="32"/>
                    </w:rPr>
                    <w:t>GREEN &amp; CLEAN Hospital</w:t>
                  </w:r>
                </w:p>
              </w:tc>
              <w:tc>
                <w:tcPr>
                  <w:tcW w:w="2438" w:type="dxa"/>
                  <w:shd w:val="clear" w:color="auto" w:fill="auto"/>
                </w:tcPr>
                <w:p w:rsidR="004B2A71" w:rsidRPr="009650E1" w:rsidRDefault="004B2A71" w:rsidP="00634754">
                  <w:pPr>
                    <w:pStyle w:val="a6"/>
                    <w:numPr>
                      <w:ilvl w:val="0"/>
                      <w:numId w:val="8"/>
                    </w:numPr>
                    <w:ind w:left="176" w:hanging="176"/>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lastRenderedPageBreak/>
                    <w:t>โรงพยาบาลผ่านเกณฑ์ฯ</w:t>
                  </w:r>
                </w:p>
                <w:p w:rsidR="004B2A71" w:rsidRPr="009650E1" w:rsidRDefault="004B2A71" w:rsidP="004B2A71">
                  <w:pPr>
                    <w:contextualSpacing/>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ระดับพื้นฐานขึ้นไป</w:t>
                  </w:r>
                </w:p>
                <w:p w:rsidR="004B2A71" w:rsidRPr="009650E1" w:rsidRDefault="004B2A71" w:rsidP="004B2A71">
                  <w:pPr>
                    <w:contextualSpacing/>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 xml:space="preserve">ร้อยละ </w:t>
                  </w:r>
                  <w:r w:rsidRPr="009650E1">
                    <w:rPr>
                      <w:rFonts w:ascii="TH SarabunPSK" w:hAnsi="TH SarabunPSK" w:cs="TH SarabunPSK"/>
                      <w:color w:val="000000" w:themeColor="text1"/>
                      <w:spacing w:val="-4"/>
                      <w:sz w:val="32"/>
                      <w:szCs w:val="32"/>
                    </w:rPr>
                    <w:t>100</w:t>
                  </w:r>
                </w:p>
                <w:p w:rsidR="004B2A71" w:rsidRPr="009650E1" w:rsidRDefault="004B2A71" w:rsidP="00634754">
                  <w:pPr>
                    <w:pStyle w:val="a6"/>
                    <w:numPr>
                      <w:ilvl w:val="0"/>
                      <w:numId w:val="8"/>
                    </w:numPr>
                    <w:ind w:left="176" w:hanging="176"/>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lastRenderedPageBreak/>
                    <w:t>โรงพยาบาลผ่านเกณฑ์ฯ</w:t>
                  </w:r>
                </w:p>
                <w:p w:rsidR="004B2A71" w:rsidRPr="009650E1" w:rsidRDefault="004B2A71" w:rsidP="004B2A71">
                  <w:pPr>
                    <w:contextualSpacing/>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 xml:space="preserve">ระดับดีขึ้นไป ร้อยละ </w:t>
                  </w:r>
                  <w:r w:rsidRPr="009650E1">
                    <w:rPr>
                      <w:rFonts w:ascii="TH SarabunPSK" w:hAnsi="TH SarabunPSK" w:cs="TH SarabunPSK"/>
                      <w:color w:val="000000" w:themeColor="text1"/>
                      <w:spacing w:val="-4"/>
                      <w:sz w:val="32"/>
                      <w:szCs w:val="32"/>
                    </w:rPr>
                    <w:t>80</w:t>
                  </w:r>
                </w:p>
              </w:tc>
              <w:tc>
                <w:tcPr>
                  <w:tcW w:w="2438" w:type="dxa"/>
                  <w:shd w:val="clear" w:color="auto" w:fill="auto"/>
                </w:tcPr>
                <w:p w:rsidR="004B2A71" w:rsidRPr="009650E1" w:rsidRDefault="004B2A71" w:rsidP="004B2A71">
                  <w:pPr>
                    <w:contextualSpacing/>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lastRenderedPageBreak/>
                    <w:t>โรงพยาบาลผ่านเกณฑ์ฯ</w:t>
                  </w:r>
                </w:p>
                <w:p w:rsidR="004B2A71" w:rsidRPr="009650E1" w:rsidRDefault="004B2A71" w:rsidP="004B2A71">
                  <w:pPr>
                    <w:contextualSpacing/>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 xml:space="preserve">ระดับดีขึ้นไป ร้อยละ </w:t>
                  </w:r>
                  <w:r w:rsidRPr="009650E1">
                    <w:rPr>
                      <w:rFonts w:ascii="TH SarabunPSK" w:hAnsi="TH SarabunPSK" w:cs="TH SarabunPSK"/>
                      <w:color w:val="000000" w:themeColor="text1"/>
                      <w:spacing w:val="-4"/>
                      <w:sz w:val="32"/>
                      <w:szCs w:val="32"/>
                    </w:rPr>
                    <w:t>85</w:t>
                  </w:r>
                </w:p>
              </w:tc>
              <w:tc>
                <w:tcPr>
                  <w:tcW w:w="2438" w:type="dxa"/>
                  <w:shd w:val="clear" w:color="auto" w:fill="auto"/>
                </w:tcPr>
                <w:p w:rsidR="004B2A71" w:rsidRPr="009650E1" w:rsidRDefault="004B2A71" w:rsidP="00634754">
                  <w:pPr>
                    <w:pStyle w:val="a6"/>
                    <w:numPr>
                      <w:ilvl w:val="0"/>
                      <w:numId w:val="6"/>
                    </w:numPr>
                    <w:tabs>
                      <w:tab w:val="left" w:pos="270"/>
                      <w:tab w:val="left" w:pos="317"/>
                    </w:tabs>
                    <w:ind w:left="317" w:hanging="317"/>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โรงพยาบาลผ่านเกณฑ์ฯ ระดับดีมากขึ้นไป ร้อยละ 4</w:t>
                  </w:r>
                  <w:r w:rsidRPr="009650E1">
                    <w:rPr>
                      <w:rFonts w:ascii="TH SarabunPSK" w:hAnsi="TH SarabunPSK" w:cs="TH SarabunPSK"/>
                      <w:color w:val="000000" w:themeColor="text1"/>
                      <w:spacing w:val="-4"/>
                      <w:sz w:val="32"/>
                      <w:szCs w:val="32"/>
                    </w:rPr>
                    <w:t>0</w:t>
                  </w:r>
                </w:p>
                <w:p w:rsidR="004B2A71" w:rsidRPr="009650E1" w:rsidRDefault="004B2A71" w:rsidP="00634754">
                  <w:pPr>
                    <w:pStyle w:val="a6"/>
                    <w:numPr>
                      <w:ilvl w:val="0"/>
                      <w:numId w:val="6"/>
                    </w:numPr>
                    <w:tabs>
                      <w:tab w:val="left" w:pos="317"/>
                    </w:tabs>
                    <w:ind w:left="317" w:hanging="317"/>
                    <w:rPr>
                      <w:rFonts w:ascii="TH SarabunPSK" w:hAnsi="TH SarabunPSK" w:cs="TH SarabunPSK"/>
                      <w:color w:val="000000" w:themeColor="text1"/>
                      <w:spacing w:val="-4"/>
                      <w:sz w:val="32"/>
                      <w:szCs w:val="32"/>
                    </w:rPr>
                  </w:pPr>
                  <w:r w:rsidRPr="009650E1">
                    <w:rPr>
                      <w:rFonts w:ascii="TH SarabunPSK" w:hAnsi="TH SarabunPSK" w:cs="TH SarabunPSK"/>
                      <w:color w:val="000000" w:themeColor="text1"/>
                      <w:spacing w:val="-4"/>
                      <w:sz w:val="32"/>
                      <w:szCs w:val="32"/>
                      <w:cs/>
                    </w:rPr>
                    <w:t>โรงพยาบาลผ่านเกณฑ์</w:t>
                  </w:r>
                  <w:r w:rsidRPr="009650E1">
                    <w:rPr>
                      <w:rFonts w:ascii="TH SarabunPSK" w:hAnsi="TH SarabunPSK" w:cs="TH SarabunPSK"/>
                      <w:color w:val="000000" w:themeColor="text1"/>
                      <w:spacing w:val="-4"/>
                      <w:sz w:val="32"/>
                      <w:szCs w:val="32"/>
                      <w:cs/>
                    </w:rPr>
                    <w:lastRenderedPageBreak/>
                    <w:t xml:space="preserve">ฯ ระดับดีมาก </w:t>
                  </w:r>
                  <w:r w:rsidRPr="009650E1">
                    <w:rPr>
                      <w:rFonts w:ascii="TH SarabunPSK" w:hAnsi="TH SarabunPSK" w:cs="TH SarabunPSK"/>
                      <w:color w:val="000000" w:themeColor="text1"/>
                      <w:spacing w:val="-4"/>
                      <w:sz w:val="32"/>
                      <w:szCs w:val="32"/>
                    </w:rPr>
                    <w:t xml:space="preserve">Plus </w:t>
                  </w:r>
                  <w:r w:rsidRPr="009650E1">
                    <w:rPr>
                      <w:rFonts w:ascii="TH SarabunPSK" w:hAnsi="TH SarabunPSK" w:cs="TH SarabunPSK"/>
                      <w:color w:val="000000" w:themeColor="text1"/>
                      <w:spacing w:val="-4"/>
                      <w:sz w:val="32"/>
                      <w:szCs w:val="32"/>
                      <w:cs/>
                    </w:rPr>
                    <w:t xml:space="preserve">อย่างน้อยจังหวัดละ </w:t>
                  </w:r>
                  <w:r w:rsidRPr="009650E1">
                    <w:rPr>
                      <w:rFonts w:ascii="TH SarabunPSK" w:hAnsi="TH SarabunPSK" w:cs="TH SarabunPSK"/>
                      <w:color w:val="000000" w:themeColor="text1"/>
                      <w:spacing w:val="-4"/>
                      <w:sz w:val="32"/>
                      <w:szCs w:val="32"/>
                    </w:rPr>
                    <w:t xml:space="preserve">1 </w:t>
                  </w:r>
                  <w:r w:rsidRPr="009650E1">
                    <w:rPr>
                      <w:rFonts w:ascii="TH SarabunPSK" w:hAnsi="TH SarabunPSK" w:cs="TH SarabunPSK"/>
                      <w:color w:val="000000" w:themeColor="text1"/>
                      <w:spacing w:val="-4"/>
                      <w:sz w:val="32"/>
                      <w:szCs w:val="32"/>
                      <w:cs/>
                    </w:rPr>
                    <w:t>แห่ง</w:t>
                  </w:r>
                </w:p>
              </w:tc>
            </w:tr>
          </w:tbl>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2563</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8"/>
              <w:gridCol w:w="2438"/>
              <w:gridCol w:w="2438"/>
              <w:gridCol w:w="2438"/>
            </w:tblGrid>
            <w:tr w:rsidR="004B2A71" w:rsidRPr="00FC6D9B" w:rsidTr="004B2A71">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ทุกจังหวัดมีแผนในการขับเคลื่อน และประเมิน</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Re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accreditation</w:t>
                  </w:r>
                  <w:r w:rsidRPr="00FC6D9B">
                    <w:rPr>
                      <w:rFonts w:ascii="TH SarabunPSK" w:hAnsi="TH SarabunPSK" w:cs="TH SarabunPSK"/>
                      <w:color w:val="000000" w:themeColor="text1"/>
                      <w:sz w:val="32"/>
                      <w:szCs w:val="32"/>
                      <w:cs/>
                    </w:rPr>
                    <w:t xml:space="preserve">) โรงพยาบาล </w:t>
                  </w:r>
                  <w:r w:rsidRPr="00FC6D9B">
                    <w:rPr>
                      <w:rFonts w:ascii="TH SarabunPSK" w:hAnsi="TH SarabunPSK" w:cs="TH SarabunPSK"/>
                      <w:color w:val="000000" w:themeColor="text1"/>
                      <w:sz w:val="32"/>
                      <w:szCs w:val="32"/>
                    </w:rPr>
                    <w:t>GREEN &amp; CLEAN Hospital</w:t>
                  </w:r>
                </w:p>
              </w:tc>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โรงพยาบาลผ่านเกณฑ์ฯ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ระดับดีขึ้นไป ร้อยละ </w:t>
                  </w:r>
                  <w:r w:rsidRPr="00FC6D9B">
                    <w:rPr>
                      <w:rFonts w:ascii="TH SarabunPSK" w:hAnsi="TH SarabunPSK" w:cs="TH SarabunPSK"/>
                      <w:color w:val="000000" w:themeColor="text1"/>
                      <w:sz w:val="32"/>
                      <w:szCs w:val="32"/>
                    </w:rPr>
                    <w:t>90</w:t>
                  </w:r>
                </w:p>
              </w:tc>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โรงพยาบาลผ่านเกณฑ์ฯ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ระดับดีขึ้นไป ร้อยละ </w:t>
                  </w:r>
                  <w:r w:rsidRPr="00FC6D9B">
                    <w:rPr>
                      <w:rFonts w:ascii="TH SarabunPSK" w:hAnsi="TH SarabunPSK" w:cs="TH SarabunPSK"/>
                      <w:color w:val="000000" w:themeColor="text1"/>
                      <w:sz w:val="32"/>
                      <w:szCs w:val="32"/>
                    </w:rPr>
                    <w:t>100</w:t>
                  </w:r>
                </w:p>
              </w:tc>
              <w:tc>
                <w:tcPr>
                  <w:tcW w:w="2438" w:type="dxa"/>
                  <w:shd w:val="clear" w:color="auto" w:fill="auto"/>
                </w:tcPr>
                <w:p w:rsidR="004B2A71" w:rsidRPr="00FC6D9B" w:rsidRDefault="004B2A71" w:rsidP="004B2A71">
                  <w:pPr>
                    <w:pStyle w:val="a6"/>
                    <w:ind w:left="175" w:hanging="17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โรงพยาบาลผ่านเกณฑ์ระดับดีมากขึ้นไป ร้อยละ 60</w:t>
                  </w:r>
                </w:p>
                <w:p w:rsidR="004B2A71" w:rsidRPr="00FC6D9B" w:rsidRDefault="004B2A71" w:rsidP="004B2A71">
                  <w:pPr>
                    <w:pStyle w:val="a6"/>
                    <w:tabs>
                      <w:tab w:val="left" w:pos="207"/>
                    </w:tabs>
                    <w:ind w:left="175" w:hanging="17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2.โรงพยาบาลผ่านเกณฑ์ฯระดับดีมาก</w:t>
                  </w:r>
                  <w:r w:rsidRPr="00FC6D9B">
                    <w:rPr>
                      <w:rFonts w:ascii="TH SarabunPSK" w:hAnsi="TH SarabunPSK" w:cs="TH SarabunPSK"/>
                      <w:color w:val="000000" w:themeColor="text1"/>
                      <w:sz w:val="32"/>
                      <w:szCs w:val="32"/>
                    </w:rPr>
                    <w:t xml:space="preserve"> Plus</w:t>
                  </w:r>
                  <w:r w:rsidRPr="00FC6D9B">
                    <w:rPr>
                      <w:rFonts w:ascii="TH SarabunPSK" w:hAnsi="TH SarabunPSK" w:cs="TH SarabunPSK"/>
                      <w:color w:val="000000" w:themeColor="text1"/>
                      <w:sz w:val="32"/>
                      <w:szCs w:val="32"/>
                      <w:cs/>
                    </w:rPr>
                    <w:t xml:space="preserve"> ร้อยละ 10</w:t>
                  </w:r>
                </w:p>
              </w:tc>
            </w:tr>
          </w:tbl>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8"/>
              <w:gridCol w:w="2438"/>
              <w:gridCol w:w="2438"/>
              <w:gridCol w:w="2438"/>
            </w:tblGrid>
            <w:tr w:rsidR="004B2A71" w:rsidRPr="00FC6D9B" w:rsidTr="004B2A71">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ทุกจังหวัดมีแผนในการขับเคลื่อน และประเมิน</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Re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accreditation</w:t>
                  </w:r>
                  <w:r w:rsidRPr="00FC6D9B">
                    <w:rPr>
                      <w:rFonts w:ascii="TH SarabunPSK" w:hAnsi="TH SarabunPSK" w:cs="TH SarabunPSK"/>
                      <w:color w:val="000000" w:themeColor="text1"/>
                      <w:sz w:val="32"/>
                      <w:szCs w:val="32"/>
                      <w:cs/>
                    </w:rPr>
                    <w:t xml:space="preserve">) โรงพยาบาล </w:t>
                  </w:r>
                  <w:r w:rsidRPr="00FC6D9B">
                    <w:rPr>
                      <w:rFonts w:ascii="TH SarabunPSK" w:hAnsi="TH SarabunPSK" w:cs="TH SarabunPSK"/>
                      <w:color w:val="000000" w:themeColor="text1"/>
                      <w:sz w:val="32"/>
                      <w:szCs w:val="32"/>
                    </w:rPr>
                    <w:t>GREEN &amp; CLEAN Hospital</w:t>
                  </w:r>
                </w:p>
              </w:tc>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โรงพยาบาลผ่านเกณฑ์ฯ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ระดับดีขึ้นไป ร้อยละ </w:t>
                  </w:r>
                  <w:r w:rsidRPr="00FC6D9B">
                    <w:rPr>
                      <w:rFonts w:ascii="TH SarabunPSK" w:hAnsi="TH SarabunPSK" w:cs="TH SarabunPSK"/>
                      <w:color w:val="000000" w:themeColor="text1"/>
                      <w:sz w:val="32"/>
                      <w:szCs w:val="32"/>
                    </w:rPr>
                    <w:t>100</w:t>
                  </w:r>
                </w:p>
              </w:tc>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โรงพยาบาลผ่านเกณฑ์ฯ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ระดับดีมากขึ้นไปร้อยละ </w:t>
                  </w:r>
                  <w:r w:rsidRPr="00FC6D9B">
                    <w:rPr>
                      <w:rFonts w:ascii="TH SarabunPSK" w:hAnsi="TH SarabunPSK" w:cs="TH SarabunPSK"/>
                      <w:color w:val="000000" w:themeColor="text1"/>
                      <w:sz w:val="32"/>
                      <w:szCs w:val="32"/>
                    </w:rPr>
                    <w:t>70</w:t>
                  </w:r>
                </w:p>
              </w:tc>
              <w:tc>
                <w:tcPr>
                  <w:tcW w:w="2438" w:type="dxa"/>
                  <w:shd w:val="clear" w:color="auto" w:fill="auto"/>
                </w:tcPr>
                <w:p w:rsidR="004B2A71" w:rsidRPr="00FC6D9B" w:rsidRDefault="004B2A71" w:rsidP="00634754">
                  <w:pPr>
                    <w:pStyle w:val="a6"/>
                    <w:numPr>
                      <w:ilvl w:val="0"/>
                      <w:numId w:val="7"/>
                    </w:numPr>
                    <w:tabs>
                      <w:tab w:val="left" w:pos="271"/>
                    </w:tabs>
                    <w:ind w:left="313" w:hanging="313"/>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โรงพยาบาลผ่านเกณฑ์ฯระดับดีมากขึ้นไป ร้อยละ </w:t>
                  </w:r>
                  <w:r w:rsidRPr="00FC6D9B">
                    <w:rPr>
                      <w:rFonts w:ascii="TH SarabunPSK" w:hAnsi="TH SarabunPSK" w:cs="TH SarabunPSK"/>
                      <w:color w:val="000000" w:themeColor="text1"/>
                      <w:sz w:val="32"/>
                      <w:szCs w:val="32"/>
                    </w:rPr>
                    <w:t>80</w:t>
                  </w:r>
                </w:p>
                <w:p w:rsidR="004B2A71" w:rsidRPr="00FC6D9B" w:rsidRDefault="004B2A71" w:rsidP="00634754">
                  <w:pPr>
                    <w:pStyle w:val="a6"/>
                    <w:numPr>
                      <w:ilvl w:val="0"/>
                      <w:numId w:val="7"/>
                    </w:numPr>
                    <w:tabs>
                      <w:tab w:val="left" w:pos="271"/>
                    </w:tabs>
                    <w:ind w:left="313" w:hanging="313"/>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โรงพยาบาลผ่านเกณฑ์ฯระดับดีมาก </w:t>
                  </w:r>
                  <w:r w:rsidRPr="00FC6D9B">
                    <w:rPr>
                      <w:rFonts w:ascii="TH SarabunPSK" w:hAnsi="TH SarabunPSK" w:cs="TH SarabunPSK"/>
                      <w:color w:val="000000" w:themeColor="text1"/>
                      <w:sz w:val="32"/>
                      <w:szCs w:val="32"/>
                    </w:rPr>
                    <w:t>Plus</w:t>
                  </w:r>
                  <w:r w:rsidRPr="00FC6D9B">
                    <w:rPr>
                      <w:rFonts w:ascii="TH SarabunPSK" w:hAnsi="TH SarabunPSK" w:cs="TH SarabunPSK"/>
                      <w:color w:val="000000" w:themeColor="text1"/>
                      <w:sz w:val="32"/>
                      <w:szCs w:val="32"/>
                      <w:cs/>
                    </w:rPr>
                    <w:t xml:space="preserve"> ร้อยละ 20</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1.โรงพยาบาลประเมินตนเองเพื่อวางแผนพัฒนาโรงพยาบาล</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ทีมประเมินระดับจังหวัดทำการประเมินเพื่อให้คำแนะนำและรับรองโรงพยาบาลที่พัฒนาอนามัยสิ่งแวดล้อมได้ตามเกณฑ์ </w:t>
            </w:r>
            <w:r w:rsidRPr="00FC6D9B">
              <w:rPr>
                <w:rFonts w:ascii="TH SarabunPSK" w:hAnsi="TH SarabunPSK" w:cs="TH SarabunPSK"/>
                <w:color w:val="000000" w:themeColor="text1"/>
                <w:sz w:val="32"/>
                <w:szCs w:val="32"/>
              </w:rPr>
              <w:t xml:space="preserve">GREEN&amp;CLEAN Hospital </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3.ผลงานเปรียบเทียบกับเป้าหมายรายไตรมาส </w:t>
            </w:r>
          </w:p>
        </w:tc>
      </w:tr>
      <w:tr w:rsidR="004B2A71" w:rsidRPr="00FC6D9B" w:rsidTr="004B2A71">
        <w:trPr>
          <w:trHeight w:val="96"/>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คู่มือแนวทางการดำเนินงาน </w:t>
            </w:r>
            <w:r w:rsidRPr="00FC6D9B">
              <w:rPr>
                <w:rFonts w:ascii="TH SarabunPSK" w:hAnsi="TH SarabunPSK" w:cs="TH SarabunPSK"/>
                <w:color w:val="000000" w:themeColor="text1"/>
                <w:sz w:val="32"/>
                <w:szCs w:val="32"/>
              </w:rPr>
              <w:t>GREEN&amp;CLEAN Hospital</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คู่มือแนวทางการจัดการมูลฝอย ส้วมและสิ่งปฏิกูลในโรงพยาบาล</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3. คู่มือสถานบริการสาธารณสุขต้นแบบลดโลกร้อน</w:t>
            </w:r>
          </w:p>
        </w:tc>
      </w:tr>
      <w:tr w:rsidR="004B2A71" w:rsidRPr="00FC6D9B" w:rsidTr="004B2A71">
        <w:trPr>
          <w:trHeight w:val="1069"/>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71"/>
              <w:gridCol w:w="871"/>
              <w:gridCol w:w="1371"/>
              <w:gridCol w:w="1372"/>
              <w:gridCol w:w="1372"/>
            </w:tblGrid>
            <w:tr w:rsidR="004B2A71" w:rsidRPr="00FC6D9B" w:rsidTr="004B2A71">
              <w:tc>
                <w:tcPr>
                  <w:tcW w:w="1871" w:type="dxa"/>
                  <w:vMerge w:val="restart"/>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871" w:type="dxa"/>
                  <w:vMerge w:val="restart"/>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หน่วยวัด</w:t>
                  </w:r>
                </w:p>
              </w:tc>
              <w:tc>
                <w:tcPr>
                  <w:tcW w:w="4115" w:type="dxa"/>
                  <w:gridSpan w:val="3"/>
                  <w:tcBorders>
                    <w:bottom w:val="single" w:sz="4" w:space="0" w:color="auto"/>
                  </w:tcBorders>
                  <w:shd w:val="clear" w:color="auto" w:fill="D9D9D9"/>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c>
                <w:tcPr>
                  <w:tcW w:w="1871" w:type="dxa"/>
                  <w:vMerge/>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871" w:type="dxa"/>
                  <w:vMerge/>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371" w:type="dxa"/>
                  <w:shd w:val="clear" w:color="auto" w:fill="D9D9D9"/>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2559</w:t>
                  </w:r>
                </w:p>
              </w:tc>
              <w:tc>
                <w:tcPr>
                  <w:tcW w:w="1372" w:type="dxa"/>
                  <w:shd w:val="clear" w:color="auto" w:fill="D9D9D9"/>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2560</w:t>
                  </w:r>
                </w:p>
              </w:tc>
              <w:tc>
                <w:tcPr>
                  <w:tcW w:w="1372" w:type="dxa"/>
                  <w:shd w:val="clear" w:color="auto" w:fill="D9D9D9"/>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2561</w:t>
                  </w:r>
                </w:p>
              </w:tc>
            </w:tr>
            <w:tr w:rsidR="004B2A71" w:rsidRPr="00FC6D9B" w:rsidTr="004B2A71">
              <w:tc>
                <w:tcPr>
                  <w:tcW w:w="1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ไม่ได้รับการประเมิน</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FFFFFF"/>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shd w:val="clear" w:color="auto" w:fill="FFFFFF"/>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0.63</w:t>
                  </w:r>
                </w:p>
              </w:tc>
              <w:tc>
                <w:tcPr>
                  <w:tcW w:w="1372" w:type="dxa"/>
                  <w:shd w:val="clear" w:color="auto" w:fill="FFFFFF"/>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0</w:t>
                  </w:r>
                  <w:r w:rsidRPr="00FC6D9B">
                    <w:rPr>
                      <w:rFonts w:ascii="TH SarabunPSK" w:hAnsi="TH SarabunPSK" w:cs="TH SarabunPSK"/>
                      <w:color w:val="000000" w:themeColor="text1"/>
                      <w:sz w:val="32"/>
                      <w:szCs w:val="32"/>
                    </w:rPr>
                    <w:t>.00</w:t>
                  </w:r>
                </w:p>
              </w:tc>
            </w:tr>
            <w:tr w:rsidR="004B2A71" w:rsidRPr="00FC6D9B" w:rsidTr="004B2A71">
              <w:tc>
                <w:tcPr>
                  <w:tcW w:w="187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ไม่ผ่านเกณฑ์</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7.30</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0.00</w:t>
                  </w:r>
                </w:p>
              </w:tc>
            </w:tr>
            <w:tr w:rsidR="004B2A71" w:rsidRPr="00FC6D9B" w:rsidTr="004B2A71">
              <w:tc>
                <w:tcPr>
                  <w:tcW w:w="187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ระดับพื้นฐาน</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51.62</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20.25</w:t>
                  </w:r>
                </w:p>
              </w:tc>
            </w:tr>
            <w:tr w:rsidR="004B2A71" w:rsidRPr="00FC6D9B" w:rsidTr="004B2A71">
              <w:tc>
                <w:tcPr>
                  <w:tcW w:w="187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ระดับดี</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29.93</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40.50</w:t>
                  </w:r>
                </w:p>
              </w:tc>
            </w:tr>
            <w:tr w:rsidR="004B2A71" w:rsidRPr="00FC6D9B" w:rsidTr="004B2A71">
              <w:tc>
                <w:tcPr>
                  <w:tcW w:w="187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ระดับดีมาก</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10.53</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39.25</w:t>
                  </w:r>
                </w:p>
              </w:tc>
            </w:tr>
            <w:tr w:rsidR="004B2A71" w:rsidRPr="00FC6D9B" w:rsidTr="004B2A71">
              <w:tc>
                <w:tcPr>
                  <w:tcW w:w="187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ระดับพื้นฐานขึ้นไป</w:t>
                  </w:r>
                </w:p>
              </w:tc>
              <w:tc>
                <w:tcPr>
                  <w:tcW w:w="8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92.08</w:t>
                  </w:r>
                </w:p>
              </w:tc>
              <w:tc>
                <w:tcPr>
                  <w:tcW w:w="13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100.00</w:t>
                  </w:r>
                </w:p>
              </w:tc>
            </w:tr>
          </w:tbl>
          <w:p w:rsidR="004B2A71" w:rsidRPr="00FC6D9B" w:rsidRDefault="004B2A71" w:rsidP="004B2A71">
            <w:pPr>
              <w:pStyle w:val="ad"/>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ข้อมูล ณ วันที่ 21 กันยายน 2561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หมายเหตุ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เกณฑ์การประเมิน</w:t>
            </w:r>
            <w:r w:rsidRPr="00FC6D9B">
              <w:rPr>
                <w:rFonts w:ascii="TH SarabunPSK" w:eastAsia="MS Mincho" w:hAnsi="TH SarabunPSK" w:cs="TH SarabunPSK"/>
                <w:color w:val="000000" w:themeColor="text1"/>
                <w:sz w:val="32"/>
                <w:szCs w:val="32"/>
              </w:rPr>
              <w:t xml:space="preserve"> GREEN&amp;CLEAN Hospital</w:t>
            </w:r>
            <w:r w:rsidRPr="00FC6D9B">
              <w:rPr>
                <w:rFonts w:ascii="TH SarabunPSK" w:hAnsi="TH SarabunPSK" w:cs="TH SarabunPSK"/>
                <w:color w:val="000000" w:themeColor="text1"/>
                <w:sz w:val="32"/>
                <w:szCs w:val="32"/>
                <w:cs/>
              </w:rPr>
              <w:t xml:space="preserve"> เริ่มใช้ในปี 2560 เป็นปีแรก</w:t>
            </w:r>
          </w:p>
        </w:tc>
      </w:tr>
      <w:tr w:rsidR="004B2A71" w:rsidRPr="00FC6D9B" w:rsidTr="004B2A71">
        <w:trPr>
          <w:trHeight w:val="2070"/>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cs/>
              </w:rPr>
              <w:t xml:space="preserve">ผู้ให้ข้อมูลทางวิชาการ: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นางปรียานุช  บูรณะภักดี  </w:t>
            </w:r>
            <w:r w:rsidRPr="00FC6D9B">
              <w:rPr>
                <w:rFonts w:ascii="TH SarabunPSK" w:hAnsi="TH SarabunPSK" w:cs="TH SarabunPSK"/>
                <w:color w:val="000000" w:themeColor="text1"/>
                <w:sz w:val="32"/>
                <w:szCs w:val="32"/>
                <w:cs/>
              </w:rPr>
              <w:tab/>
              <w:t xml:space="preserve">          นักวิชาการสาธารณสุขชำนาญการพิเศษ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5904261</w:t>
            </w:r>
            <w:r w:rsidRPr="00FC6D9B">
              <w:rPr>
                <w:rFonts w:ascii="TH SarabunPSK" w:hAnsi="TH SarabunPSK" w:cs="TH SarabunPSK"/>
                <w:color w:val="000000" w:themeColor="text1"/>
                <w:sz w:val="32"/>
                <w:szCs w:val="32"/>
                <w:cs/>
              </w:rPr>
              <w:tab/>
              <w:t>โทรศัพท์มือถือ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5904255</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pacing w:val="-6"/>
                <w:sz w:val="32"/>
                <w:szCs w:val="32"/>
              </w:rPr>
              <w:t>preeyanuch</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b@anamai</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mail</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go</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th</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นายประโชติ  กราบกราน  </w:t>
            </w:r>
            <w:r w:rsidRPr="00FC6D9B">
              <w:rPr>
                <w:rFonts w:ascii="TH SarabunPSK" w:hAnsi="TH SarabunPSK" w:cs="TH SarabunPSK"/>
                <w:color w:val="000000" w:themeColor="text1"/>
                <w:sz w:val="32"/>
                <w:szCs w:val="32"/>
                <w:cs/>
              </w:rPr>
              <w:tab/>
              <w:t xml:space="preserve">          นักวิชาการสาธารณสุขชำนาญการพิเศษ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w:t>
            </w:r>
            <w:r w:rsidRPr="00FC6D9B">
              <w:rPr>
                <w:rFonts w:ascii="TH SarabunPSK" w:hAnsi="TH SarabunPSK" w:cs="TH SarabunPSK"/>
                <w:color w:val="000000" w:themeColor="text1"/>
                <w:sz w:val="32"/>
                <w:szCs w:val="32"/>
                <w:cs/>
              </w:rPr>
              <w:t>4128</w:t>
            </w:r>
            <w:r w:rsidRPr="00FC6D9B">
              <w:rPr>
                <w:rFonts w:ascii="TH SarabunPSK" w:hAnsi="TH SarabunPSK" w:cs="TH SarabunPSK"/>
                <w:color w:val="000000" w:themeColor="text1"/>
                <w:sz w:val="32"/>
                <w:szCs w:val="32"/>
                <w:cs/>
              </w:rPr>
              <w:tab/>
              <w:t>โทรศัพท์มือถือ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w:t>
            </w:r>
            <w:r w:rsidRPr="00FC6D9B">
              <w:rPr>
                <w:rFonts w:ascii="TH SarabunPSK" w:hAnsi="TH SarabunPSK" w:cs="TH SarabunPSK"/>
                <w:color w:val="000000" w:themeColor="text1"/>
                <w:sz w:val="32"/>
                <w:szCs w:val="32"/>
                <w:cs/>
              </w:rPr>
              <w:t>4128</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pacing w:val="-6"/>
                <w:sz w:val="32"/>
                <w:szCs w:val="32"/>
              </w:rPr>
              <w:t>prachot</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k@anamai</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mail</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go</w:t>
            </w:r>
            <w:r w:rsidRPr="00FC6D9B">
              <w:rPr>
                <w:rFonts w:ascii="TH SarabunPSK" w:hAnsi="TH SarabunPSK" w:cs="TH SarabunPSK"/>
                <w:color w:val="000000" w:themeColor="text1"/>
                <w:spacing w:val="-6"/>
                <w:sz w:val="32"/>
                <w:szCs w:val="32"/>
                <w:cs/>
              </w:rPr>
              <w:t>.</w:t>
            </w:r>
            <w:r w:rsidRPr="00FC6D9B">
              <w:rPr>
                <w:rFonts w:ascii="TH SarabunPSK" w:hAnsi="TH SarabunPSK" w:cs="TH SarabunPSK"/>
                <w:color w:val="000000" w:themeColor="text1"/>
                <w:spacing w:val="-6"/>
                <w:sz w:val="32"/>
                <w:szCs w:val="32"/>
              </w:rPr>
              <w:t>th</w:t>
            </w:r>
          </w:p>
          <w:p w:rsidR="004B2A71" w:rsidRPr="00FC6D9B" w:rsidRDefault="004B2A71" w:rsidP="004B2A71">
            <w:pPr>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cs/>
              </w:rPr>
              <w:t xml:space="preserve">ผู้ประสานงานตัวชี้วัด: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นางสาวมลฤดี ตรีวัย  </w:t>
            </w:r>
            <w:r w:rsidRPr="00FC6D9B">
              <w:rPr>
                <w:rFonts w:ascii="TH SarabunPSK" w:hAnsi="TH SarabunPSK" w:cs="TH SarabunPSK"/>
                <w:color w:val="000000" w:themeColor="text1"/>
                <w:sz w:val="32"/>
                <w:szCs w:val="32"/>
                <w:cs/>
              </w:rPr>
              <w:tab/>
              <w:t xml:space="preserve">                    นักวิชาการสาธารณสุขชำนาญการ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02-5904253  </w:t>
            </w:r>
            <w:r w:rsidRPr="00FC6D9B">
              <w:rPr>
                <w:rFonts w:ascii="TH SarabunPSK" w:hAnsi="TH SarabunPSK" w:cs="TH SarabunPSK"/>
                <w:color w:val="000000" w:themeColor="text1"/>
                <w:sz w:val="32"/>
                <w:szCs w:val="32"/>
                <w:cs/>
              </w:rPr>
              <w:tab/>
              <w:t>โทรศัพท์มือถือ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02-5904255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monrudee.t@anamai</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นางสาวรุจิรา  ไชยด้วง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นักวิชาการสาธารณสุขชำนาญการ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02-590431</w:t>
            </w:r>
            <w:r w:rsidRPr="00FC6D9B">
              <w:rPr>
                <w:rFonts w:ascii="TH SarabunPSK" w:hAnsi="TH SarabunPSK" w:cs="TH SarabunPSK"/>
                <w:color w:val="000000" w:themeColor="text1"/>
                <w:sz w:val="32"/>
                <w:szCs w:val="32"/>
              </w:rPr>
              <w:t>7</w:t>
            </w:r>
            <w:r w:rsidRPr="00FC6D9B">
              <w:rPr>
                <w:rFonts w:ascii="TH SarabunPSK" w:hAnsi="TH SarabunPSK" w:cs="TH SarabunPSK"/>
                <w:color w:val="000000" w:themeColor="text1"/>
                <w:sz w:val="32"/>
                <w:szCs w:val="32"/>
                <w:cs/>
              </w:rPr>
              <w:tab/>
              <w:t xml:space="preserve">โทรศัพท์มือถือ : - </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 xml:space="preserve">    โทรสาร : 02-590431</w:t>
            </w:r>
            <w:r w:rsidRPr="00FC6D9B">
              <w:rPr>
                <w:rFonts w:ascii="TH SarabunPSK" w:hAnsi="TH SarabunPSK" w:cs="TH SarabunPSK"/>
                <w:color w:val="000000" w:themeColor="text1"/>
                <w:sz w:val="32"/>
                <w:szCs w:val="32"/>
              </w:rPr>
              <w:t>6</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rujira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c@anamai</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หน่วยงานประมวลผลและจัดทำข้อมูล(ระดับส่วนกลาง)</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สำนักอนามัยสิ่งแวดล้อม กรมอนามัย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นางณีรนุช อาภาจรัส</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หัวหน้ากลุ่มบริหารยุทธศาสตร์</w:t>
            </w:r>
            <w:r w:rsidRPr="00FC6D9B">
              <w:rPr>
                <w:rFonts w:ascii="TH SarabunPSK" w:hAnsi="TH SarabunPSK" w:cs="TH SarabunPSK"/>
                <w:color w:val="000000" w:themeColor="text1"/>
                <w:sz w:val="32"/>
                <w:szCs w:val="32"/>
              </w:rPr>
              <w:tab/>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5904316</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5904316</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neeranuch@gmail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นางสาวรุจิรา  ไชยด้วง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นักวิชาการสาธารณสุขชำนาญการ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02-590431</w:t>
            </w:r>
            <w:r w:rsidRPr="00FC6D9B">
              <w:rPr>
                <w:rFonts w:ascii="TH SarabunPSK" w:hAnsi="TH SarabunPSK" w:cs="TH SarabunPSK"/>
                <w:color w:val="000000" w:themeColor="text1"/>
                <w:sz w:val="32"/>
                <w:szCs w:val="32"/>
              </w:rPr>
              <w:t>7</w:t>
            </w:r>
            <w:r w:rsidRPr="00FC6D9B">
              <w:rPr>
                <w:rFonts w:ascii="TH SarabunPSK" w:hAnsi="TH SarabunPSK" w:cs="TH SarabunPSK"/>
                <w:color w:val="000000" w:themeColor="text1"/>
                <w:sz w:val="32"/>
                <w:szCs w:val="32"/>
                <w:cs/>
              </w:rPr>
              <w:tab/>
              <w:t xml:space="preserve">โทรศัพท์มือถือ :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02-590431</w:t>
            </w:r>
            <w:r w:rsidRPr="00FC6D9B">
              <w:rPr>
                <w:rFonts w:ascii="TH SarabunPSK" w:hAnsi="TH SarabunPSK" w:cs="TH SarabunPSK"/>
                <w:color w:val="000000" w:themeColor="text1"/>
                <w:sz w:val="32"/>
                <w:szCs w:val="32"/>
              </w:rPr>
              <w:t>6</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rujira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c@anamai</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634754">
            <w:pPr>
              <w:pStyle w:val="a6"/>
              <w:numPr>
                <w:ilvl w:val="0"/>
                <w:numId w:val="8"/>
              </w:numPr>
              <w:ind w:left="318"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นายเชิดศักดิ์  โกศัลวัฒน์                  นักวิชาการสาธารณสุขปฏิบัติการ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5904253</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5904255</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chirdsak.k@anamai.mail.go.th</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05"/>
        <w:gridCol w:w="7844"/>
      </w:tblGrid>
      <w:tr w:rsidR="004B2A71" w:rsidRPr="00B52A8C" w:rsidTr="004B2A71">
        <w:tc>
          <w:tcPr>
            <w:tcW w:w="250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หมวด</w:t>
            </w:r>
          </w:p>
        </w:tc>
        <w:tc>
          <w:tcPr>
            <w:tcW w:w="784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cs/>
              </w:rPr>
            </w:pPr>
            <w:r w:rsidRPr="00B52A8C">
              <w:rPr>
                <w:rFonts w:ascii="TH SarabunPSK" w:hAnsi="TH SarabunPSK" w:cs="TH SarabunPSK"/>
                <w:b/>
                <w:bCs/>
                <w:color w:val="FF0000"/>
                <w:sz w:val="32"/>
                <w:szCs w:val="32"/>
              </w:rPr>
              <w:t xml:space="preserve">Service Excellence </w:t>
            </w:r>
            <w:r w:rsidRPr="00B52A8C">
              <w:rPr>
                <w:rFonts w:ascii="TH SarabunPSK" w:hAnsi="TH SarabunPSK" w:cs="TH SarabunPSK"/>
                <w:b/>
                <w:bCs/>
                <w:color w:val="FF0000"/>
                <w:sz w:val="32"/>
                <w:szCs w:val="32"/>
                <w:cs/>
              </w:rPr>
              <w:t>(ยุทธศาสตร์ด้านบริการเป็นเลิศ)</w:t>
            </w:r>
          </w:p>
        </w:tc>
      </w:tr>
      <w:tr w:rsidR="004B2A71" w:rsidRPr="00B52A8C" w:rsidTr="004B2A71">
        <w:tc>
          <w:tcPr>
            <w:tcW w:w="250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แผนที่</w:t>
            </w:r>
          </w:p>
        </w:tc>
        <w:tc>
          <w:tcPr>
            <w:tcW w:w="784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cs/>
              </w:rPr>
            </w:pPr>
            <w:r w:rsidRPr="00B52A8C">
              <w:rPr>
                <w:rFonts w:ascii="TH SarabunPSK" w:hAnsi="TH SarabunPSK" w:cs="TH SarabunPSK"/>
                <w:b/>
                <w:bCs/>
                <w:color w:val="FF0000"/>
                <w:sz w:val="32"/>
                <w:szCs w:val="32"/>
              </w:rPr>
              <w:t>5</w:t>
            </w:r>
            <w:r w:rsidRPr="00B52A8C">
              <w:rPr>
                <w:rFonts w:ascii="TH SarabunPSK" w:hAnsi="TH SarabunPSK" w:cs="TH SarabunPSK"/>
                <w:b/>
                <w:bCs/>
                <w:color w:val="FF0000"/>
                <w:sz w:val="32"/>
                <w:szCs w:val="32"/>
                <w:cs/>
              </w:rPr>
              <w:t xml:space="preserve">. การพัฒนาระบบการแพทย์ปฐมภูมิ </w:t>
            </w:r>
          </w:p>
        </w:tc>
      </w:tr>
      <w:tr w:rsidR="004B2A71" w:rsidRPr="00B52A8C" w:rsidTr="004B2A71">
        <w:tc>
          <w:tcPr>
            <w:tcW w:w="250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โครงการที่</w:t>
            </w:r>
          </w:p>
        </w:tc>
        <w:tc>
          <w:tcPr>
            <w:tcW w:w="784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rPr>
            </w:pPr>
            <w:r w:rsidRPr="00B52A8C">
              <w:rPr>
                <w:rFonts w:ascii="TH SarabunPSK" w:hAnsi="TH SarabunPSK" w:cs="TH SarabunPSK"/>
                <w:b/>
                <w:bCs/>
                <w:color w:val="FF0000"/>
                <w:sz w:val="32"/>
                <w:szCs w:val="32"/>
                <w:cs/>
              </w:rPr>
              <w:t>1. โครงการพัฒนาระบบการแพทย์ปฐมภูมิ</w:t>
            </w:r>
          </w:p>
        </w:tc>
      </w:tr>
      <w:tr w:rsidR="004B2A71" w:rsidRPr="00B52A8C" w:rsidTr="004B2A71">
        <w:tc>
          <w:tcPr>
            <w:tcW w:w="250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ระดับการวัดผล</w:t>
            </w:r>
          </w:p>
        </w:tc>
        <w:tc>
          <w:tcPr>
            <w:tcW w:w="784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jc w:val="thaiDistribute"/>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เขต/ประเทศ</w:t>
            </w:r>
          </w:p>
        </w:tc>
      </w:tr>
      <w:tr w:rsidR="004B2A71" w:rsidRPr="00B52A8C" w:rsidTr="004B2A71">
        <w:tc>
          <w:tcPr>
            <w:tcW w:w="2505"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 xml:space="preserve">ชื่อตัวชี้วัดเชิงปริมาณ </w:t>
            </w:r>
          </w:p>
        </w:tc>
        <w:tc>
          <w:tcPr>
            <w:tcW w:w="784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rPr>
            </w:pPr>
            <w:r w:rsidRPr="00B52A8C">
              <w:rPr>
                <w:rFonts w:ascii="TH SarabunPSK" w:hAnsi="TH SarabunPSK" w:cs="TH SarabunPSK"/>
                <w:b/>
                <w:bCs/>
                <w:color w:val="FF0000"/>
                <w:sz w:val="32"/>
                <w:szCs w:val="32"/>
              </w:rPr>
              <w:t>13.</w:t>
            </w:r>
            <w:r w:rsidRPr="00B52A8C">
              <w:rPr>
                <w:rFonts w:ascii="TH SarabunPSK" w:hAnsi="TH SarabunPSK" w:cs="TH SarabunPSK"/>
                <w:b/>
                <w:bCs/>
                <w:color w:val="FF0000"/>
                <w:sz w:val="32"/>
                <w:szCs w:val="32"/>
                <w:cs/>
              </w:rPr>
              <w:t>ร้อยละของคลินิกหมอครอบครัวที่เปิดดำเนินการในพื้นที่ (</w:t>
            </w:r>
            <w:r w:rsidRPr="00B52A8C">
              <w:rPr>
                <w:rFonts w:ascii="TH SarabunPSK" w:hAnsi="TH SarabunPSK" w:cs="TH SarabunPSK"/>
                <w:b/>
                <w:bCs/>
                <w:color w:val="FF0000"/>
                <w:sz w:val="32"/>
                <w:szCs w:val="32"/>
              </w:rPr>
              <w:t>Primary Care Cluster)</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คลินิกหมอครอบครัวหมายถึง</w:t>
            </w:r>
            <w:r w:rsidRPr="00FC6D9B">
              <w:rPr>
                <w:rFonts w:ascii="TH SarabunPSK" w:hAnsi="TH SarabunPSK" w:cs="TH SarabunPSK"/>
                <w:color w:val="000000" w:themeColor="text1"/>
                <w:sz w:val="32"/>
                <w:szCs w:val="32"/>
                <w:cs/>
              </w:rPr>
              <w:t xml:space="preserve"> การรวมกลุ่มของหน่วยบริการปฐมภูมิ เพื่อให้การดูประชาชนที่อยู่ในเขตรับผิดชอบร่วมกันตามหลักเวชศาสตร์ครอบครัว  โดยมีแพทย์เวชศาสตร์ครอบครัว และทีมสหวิชาชีพ เพื่อเพิ่มคุณภาพการให้บริการให้มีมาตรฐานใกล้เคียงกันและให้มีการบริหารจัดการ การใช้ทรัพยากรร่วมกัน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คลินิกหมอครอบครัว ต้องผ่านเกณฑ์ 3 </w:t>
            </w:r>
            <w:r w:rsidRPr="00FC6D9B">
              <w:rPr>
                <w:rFonts w:ascii="TH SarabunPSK" w:hAnsi="TH SarabunPSK" w:cs="TH SarabunPSK"/>
                <w:color w:val="000000" w:themeColor="text1"/>
                <w:sz w:val="32"/>
                <w:szCs w:val="32"/>
              </w:rPr>
              <w:t xml:space="preserve">S </w:t>
            </w:r>
            <w:r w:rsidRPr="00FC6D9B">
              <w:rPr>
                <w:rFonts w:ascii="TH SarabunPSK" w:hAnsi="TH SarabunPSK" w:cs="TH SarabunPSK"/>
                <w:color w:val="000000" w:themeColor="text1"/>
                <w:sz w:val="32"/>
                <w:szCs w:val="32"/>
                <w:cs/>
              </w:rPr>
              <w:t>ประกอบด้วย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Staff         - </w:t>
            </w:r>
            <w:r w:rsidRPr="00FC6D9B">
              <w:rPr>
                <w:rFonts w:ascii="TH SarabunPSK" w:hAnsi="TH SarabunPSK" w:cs="TH SarabunPSK"/>
                <w:color w:val="000000" w:themeColor="text1"/>
                <w:sz w:val="32"/>
                <w:szCs w:val="32"/>
                <w:cs/>
              </w:rPr>
              <w:t>แพทย์เวชศาสตร์ครอบครัว 1 คน ปฏิบัติงานอย่างน้อย 3 วัน/สัปดาห์</w:t>
            </w:r>
          </w:p>
          <w:p w:rsidR="004B2A71" w:rsidRPr="00FC6D9B" w:rsidRDefault="004B2A71" w:rsidP="004B2A71">
            <w:pPr>
              <w:pStyle w:val="a6"/>
              <w:ind w:left="595"/>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 พยาบาลวิชาชีพ 2 คนเป็นอย่างน้อย</w:t>
            </w:r>
          </w:p>
          <w:p w:rsidR="004B2A71" w:rsidRPr="00FC6D9B" w:rsidRDefault="004B2A71" w:rsidP="004B2A71">
            <w:pPr>
              <w:pStyle w:val="a6"/>
              <w:ind w:left="59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 นักวิชาการ/เจ้าพนักงานสาธารณสุขชุมชน 2 คน เป็นอย่างน้อย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System     - </w:t>
            </w:r>
            <w:r w:rsidRPr="00FC6D9B">
              <w:rPr>
                <w:rFonts w:ascii="TH SarabunPSK" w:hAnsi="TH SarabunPSK" w:cs="TH SarabunPSK"/>
                <w:color w:val="000000" w:themeColor="text1"/>
                <w:sz w:val="32"/>
                <w:szCs w:val="32"/>
                <w:cs/>
              </w:rPr>
              <w:t xml:space="preserve">มีพื้นที่รับผิดชอบดูแลประชาชน ประมาณ </w:t>
            </w:r>
            <w:r w:rsidRPr="00FC6D9B">
              <w:rPr>
                <w:rFonts w:ascii="TH SarabunPSK" w:hAnsi="TH SarabunPSK" w:cs="TH SarabunPSK"/>
                <w:color w:val="000000" w:themeColor="text1"/>
                <w:sz w:val="32"/>
                <w:szCs w:val="32"/>
              </w:rPr>
              <w:t>10,000</w:t>
            </w:r>
            <w:r w:rsidRPr="00FC6D9B">
              <w:rPr>
                <w:rFonts w:ascii="TH SarabunPSK" w:hAnsi="TH SarabunPSK" w:cs="TH SarabunPSK"/>
                <w:color w:val="000000" w:themeColor="text1"/>
                <w:sz w:val="32"/>
                <w:szCs w:val="32"/>
                <w:cs/>
              </w:rPr>
              <w:t xml:space="preserve"> คน +/- 2,000 คน ขึ้นกับ</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บริบทของพื้นที่  </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มีรูปแบบการจัดบริการด้วยหลักเวชศาสตร์ครอบครัว</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มีระบบให้คำปรึกษาเพื่อให้ประชาชนเข้าถึงได้สะดวกโดยใช้เทคโนโลยี</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ระบบดูแลส่งต่อเชื่อมโยงกับโรงพยาบาลแม่ข่าย หรือหน่วยบริการที่มีศักยภาพสูงกว่า</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การจัดบริการส่งเสริมป้องกันควบคุมโรคในชุมชน</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ได้รับการสนับสนุนจากโรงพยาบาลแม่ข่ายในการจัดบริการ</w:t>
            </w:r>
          </w:p>
          <w:p w:rsidR="004B2A71" w:rsidRPr="00FC6D9B" w:rsidRDefault="004B2A71" w:rsidP="00634754">
            <w:pPr>
              <w:pStyle w:val="a6"/>
              <w:numPr>
                <w:ilvl w:val="0"/>
                <w:numId w:val="9"/>
              </w:numPr>
              <w:ind w:left="1162" w:hanging="14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ข้อมูลสถานะสุขภาพ กลุ่มวัย/รายครอบครัว/รายบุคคล</w:t>
            </w:r>
          </w:p>
          <w:p w:rsidR="004B2A71" w:rsidRDefault="004B2A71" w:rsidP="004B2A71">
            <w:pPr>
              <w:contextualSpacing/>
              <w:rPr>
                <w:rFonts w:ascii="TH SarabunPSK" w:hAnsi="TH SarabunPSK" w:cs="TH SarabunPSK" w:hint="cs"/>
                <w:color w:val="000000" w:themeColor="text1"/>
                <w:sz w:val="32"/>
                <w:szCs w:val="32"/>
              </w:rPr>
            </w:pPr>
            <w:r w:rsidRPr="00FC6D9B">
              <w:rPr>
                <w:rFonts w:ascii="TH SarabunPSK" w:hAnsi="TH SarabunPSK" w:cs="TH SarabunPSK"/>
                <w:color w:val="000000" w:themeColor="text1"/>
                <w:sz w:val="32"/>
                <w:szCs w:val="32"/>
              </w:rPr>
              <w:t xml:space="preserve">Structure  - </w:t>
            </w:r>
            <w:r w:rsidRPr="00FC6D9B">
              <w:rPr>
                <w:rFonts w:ascii="TH SarabunPSK" w:hAnsi="TH SarabunPSK" w:cs="TH SarabunPSK"/>
                <w:color w:val="000000" w:themeColor="text1"/>
                <w:sz w:val="32"/>
                <w:szCs w:val="32"/>
                <w:cs/>
              </w:rPr>
              <w:t>ที่ตั้งคลินิกหมอครอบครัว ในหรือนอกสถานบริการ</w:t>
            </w:r>
          </w:p>
          <w:p w:rsidR="007834E8" w:rsidRDefault="007834E8" w:rsidP="004B2A71">
            <w:pPr>
              <w:contextualSpacing/>
              <w:rPr>
                <w:rFonts w:ascii="TH SarabunPSK" w:hAnsi="TH SarabunPSK" w:cs="TH SarabunPSK" w:hint="cs"/>
                <w:color w:val="000000" w:themeColor="text1"/>
                <w:sz w:val="32"/>
                <w:szCs w:val="32"/>
              </w:rPr>
            </w:pPr>
          </w:p>
          <w:p w:rsidR="007834E8" w:rsidRDefault="007834E8" w:rsidP="004B2A71">
            <w:pPr>
              <w:contextualSpacing/>
              <w:rPr>
                <w:rFonts w:ascii="TH SarabunPSK" w:hAnsi="TH SarabunPSK" w:cs="TH SarabunPSK" w:hint="cs"/>
                <w:color w:val="000000" w:themeColor="text1"/>
                <w:sz w:val="32"/>
                <w:szCs w:val="32"/>
              </w:rPr>
            </w:pPr>
          </w:p>
          <w:p w:rsidR="007834E8" w:rsidRPr="00FC6D9B" w:rsidRDefault="007834E8" w:rsidP="004B2A71">
            <w:pPr>
              <w:contextualSpacing/>
              <w:rPr>
                <w:rFonts w:ascii="TH SarabunPSK" w:hAnsi="TH SarabunPSK" w:cs="TH SarabunPSK" w:hint="cs"/>
                <w:color w:val="000000" w:themeColor="text1"/>
                <w:sz w:val="32"/>
                <w:szCs w:val="32"/>
                <w:cs/>
              </w:rPr>
            </w:pPr>
          </w:p>
        </w:tc>
      </w:tr>
      <w:tr w:rsidR="004B2A71" w:rsidRPr="00FC6D9B" w:rsidTr="004B2A71">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b/>
                <w:bCs/>
                <w:color w:val="000000" w:themeColor="text1"/>
                <w:sz w:val="32"/>
                <w:szCs w:val="32"/>
                <w:cs/>
              </w:rPr>
              <w:lastRenderedPageBreak/>
              <w:t>เกณฑ์เป้าหมาย</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ร้อยละของคลินิกหมอครอบครัวที่เปิดดำเนินการในพื้นที่ (</w:t>
            </w:r>
            <w:r w:rsidRPr="00FC6D9B">
              <w:rPr>
                <w:rFonts w:ascii="TH SarabunPSK" w:hAnsi="TH SarabunPSK" w:cs="TH SarabunPSK"/>
                <w:b/>
                <w:bCs/>
                <w:color w:val="000000" w:themeColor="text1"/>
                <w:sz w:val="32"/>
                <w:szCs w:val="32"/>
              </w:rPr>
              <w:t>Primary Care Cluster)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268"/>
              <w:gridCol w:w="2268"/>
              <w:gridCol w:w="2268"/>
              <w:gridCol w:w="2268"/>
            </w:tblGrid>
            <w:tr w:rsidR="004B2A71" w:rsidRPr="00FC6D9B" w:rsidTr="004B2A71">
              <w:trPr>
                <w:jc w:val="center"/>
              </w:trPr>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rPr>
                <w:jc w:val="center"/>
              </w:trPr>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18</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1,170 </w:t>
                  </w:r>
                  <w:r w:rsidRPr="00FC6D9B">
                    <w:rPr>
                      <w:rFonts w:ascii="TH SarabunPSK" w:hAnsi="TH SarabunPSK" w:cs="TH SarabunPSK"/>
                      <w:color w:val="000000" w:themeColor="text1"/>
                      <w:sz w:val="32"/>
                      <w:szCs w:val="32"/>
                      <w:cs/>
                    </w:rPr>
                    <w:t xml:space="preserve">ทีม) </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(เป้าหมายสะสม)</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เป้าหมายดำเนินการในปี </w:t>
                  </w:r>
                  <w:r w:rsidRPr="00FC6D9B">
                    <w:rPr>
                      <w:rFonts w:ascii="TH SarabunPSK" w:hAnsi="TH SarabunPSK" w:cs="TH SarabunPSK"/>
                      <w:color w:val="000000" w:themeColor="text1"/>
                      <w:sz w:val="32"/>
                      <w:szCs w:val="32"/>
                    </w:rPr>
                    <w:t xml:space="preserve">61 </w:t>
                  </w:r>
                  <w:r w:rsidRPr="00FC6D9B">
                    <w:rPr>
                      <w:rFonts w:ascii="TH SarabunPSK" w:hAnsi="TH SarabunPSK" w:cs="TH SarabunPSK"/>
                      <w:color w:val="000000" w:themeColor="text1"/>
                      <w:sz w:val="32"/>
                      <w:szCs w:val="32"/>
                      <w:cs/>
                    </w:rPr>
                    <w:t xml:space="preserve">จำนวน </w:t>
                  </w:r>
                  <w:r w:rsidRPr="00FC6D9B">
                    <w:rPr>
                      <w:rFonts w:ascii="TH SarabunPSK" w:hAnsi="TH SarabunPSK" w:cs="TH SarabunPSK"/>
                      <w:color w:val="000000" w:themeColor="text1"/>
                      <w:sz w:val="32"/>
                      <w:szCs w:val="32"/>
                    </w:rPr>
                    <w:t xml:space="preserve">806 </w:t>
                  </w:r>
                  <w:r w:rsidRPr="00FC6D9B">
                    <w:rPr>
                      <w:rFonts w:ascii="TH SarabunPSK" w:hAnsi="TH SarabunPSK" w:cs="TH SarabunPSK"/>
                      <w:color w:val="000000" w:themeColor="text1"/>
                      <w:sz w:val="32"/>
                      <w:szCs w:val="32"/>
                      <w:cs/>
                    </w:rPr>
                    <w:t>ทีม</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24</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1,560 </w:t>
                  </w:r>
                  <w:r w:rsidRPr="00FC6D9B">
                    <w:rPr>
                      <w:rFonts w:ascii="TH SarabunPSK" w:hAnsi="TH SarabunPSK" w:cs="TH SarabunPSK"/>
                      <w:color w:val="000000" w:themeColor="text1"/>
                      <w:sz w:val="32"/>
                      <w:szCs w:val="32"/>
                      <w:cs/>
                    </w:rPr>
                    <w:t xml:space="preserve">ทีม) </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 32</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2,080 </w:t>
                  </w:r>
                  <w:r w:rsidRPr="00FC6D9B">
                    <w:rPr>
                      <w:rFonts w:ascii="TH SarabunPSK" w:hAnsi="TH SarabunPSK" w:cs="TH SarabunPSK"/>
                      <w:color w:val="000000" w:themeColor="text1"/>
                      <w:sz w:val="32"/>
                      <w:szCs w:val="32"/>
                      <w:cs/>
                    </w:rPr>
                    <w:t xml:space="preserve">ทีม) </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rPr>
                    <w:t>ร้อยละ 40</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2,600 </w:t>
                  </w:r>
                  <w:r w:rsidRPr="00FC6D9B">
                    <w:rPr>
                      <w:rFonts w:ascii="TH SarabunPSK" w:hAnsi="TH SarabunPSK" w:cs="TH SarabunPSK"/>
                      <w:color w:val="000000" w:themeColor="text1"/>
                      <w:sz w:val="32"/>
                      <w:szCs w:val="32"/>
                      <w:cs/>
                    </w:rPr>
                    <w:t xml:space="preserve">ทีม) </w:t>
                  </w:r>
                </w:p>
                <w:p w:rsidR="004B2A71" w:rsidRPr="00FC6D9B" w:rsidRDefault="004B2A71" w:rsidP="004B2A71">
                  <w:pPr>
                    <w:contextualSpacing/>
                    <w:jc w:val="center"/>
                    <w:rPr>
                      <w:rFonts w:ascii="TH SarabunPSK" w:hAnsi="TH SarabunPSK" w:cs="TH SarabunPSK"/>
                      <w:color w:val="000000" w:themeColor="text1"/>
                      <w:sz w:val="32"/>
                      <w:szCs w:val="32"/>
                      <w:cs/>
                    </w:rPr>
                  </w:pPr>
                </w:p>
              </w:tc>
            </w:tr>
          </w:tbl>
          <w:p w:rsidR="004B2A71" w:rsidRPr="00FC6D9B" w:rsidRDefault="004B2A71" w:rsidP="004B2A71">
            <w:pPr>
              <w:contextualSpacing/>
              <w:rPr>
                <w:rFonts w:ascii="TH SarabunPSK" w:hAnsi="TH SarabunPSK" w:cs="TH SarabunPSK"/>
                <w:color w:val="000000" w:themeColor="text1"/>
                <w:sz w:val="32"/>
                <w:szCs w:val="32"/>
                <w:cs/>
                <w:lang w:val="en-GB"/>
              </w:rPr>
            </w:pP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844" w:type="dxa"/>
            <w:tcBorders>
              <w:top w:val="single" w:sz="4" w:space="0" w:color="auto"/>
              <w:left w:val="single" w:sz="4" w:space="0" w:color="auto"/>
              <w:bottom w:val="single" w:sz="4" w:space="0" w:color="auto"/>
              <w:right w:val="single" w:sz="4" w:space="0" w:color="auto"/>
            </w:tcBorders>
          </w:tcPr>
          <w:p w:rsidR="004B2A71"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เพื่อให้ประชาชนทุกคนได้รับบริการทุกที่ทั้งในหน่วยบริการและในชุมชน โดยทีมหมอครอบครัว เพื่อให้มีสุขภาพแข็งแรง สามารถดูแลตนเองและครอบครัวเบื้องต้นเมื่อมีอาการเจ็บป่วยได้อย่างเหมาะสม</w:t>
            </w:r>
          </w:p>
          <w:p w:rsidR="004B2A71" w:rsidRPr="00FC6D9B" w:rsidRDefault="004B2A71" w:rsidP="004B2A71">
            <w:pPr>
              <w:contextualSpacing/>
              <w:rPr>
                <w:rFonts w:ascii="TH SarabunPSK" w:hAnsi="TH SarabunPSK" w:cs="TH SarabunPSK"/>
                <w:color w:val="000000" w:themeColor="text1"/>
                <w:sz w:val="32"/>
                <w:szCs w:val="32"/>
                <w:cs/>
                <w:lang w:val="en-GB"/>
              </w:rPr>
            </w:pP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4335"/>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รพศ./รพท./รพช/รพ.สต ในจังหวัด/เขตสุขภาพ </w:t>
            </w:r>
            <w:r w:rsidRPr="00FC6D9B">
              <w:rPr>
                <w:rFonts w:ascii="TH SarabunPSK" w:hAnsi="TH SarabunPSK" w:cs="TH SarabunPSK"/>
                <w:color w:val="000000" w:themeColor="text1"/>
                <w:sz w:val="32"/>
                <w:szCs w:val="32"/>
              </w:rPr>
              <w:t xml:space="preserve">12 </w:t>
            </w:r>
            <w:r w:rsidRPr="00FC6D9B">
              <w:rPr>
                <w:rFonts w:ascii="TH SarabunPSK" w:hAnsi="TH SarabunPSK" w:cs="TH SarabunPSK"/>
                <w:color w:val="000000" w:themeColor="text1"/>
                <w:sz w:val="32"/>
                <w:szCs w:val="32"/>
                <w:cs/>
              </w:rPr>
              <w:t>เขต</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ระบบลงทะเบียน</w:t>
            </w:r>
          </w:p>
        </w:tc>
      </w:tr>
      <w:tr w:rsidR="004B2A71" w:rsidRPr="00FC6D9B" w:rsidTr="004B2A71">
        <w:trPr>
          <w:trHeight w:val="225"/>
        </w:trPr>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สำนักสนับสนุนระบบปฐมภูมิและคลินิกหมอครอบครัว สำนักงานปลัดกระทรวงสาธารณสุข</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จำนวนทีมของคลินิกหมอครอบครัวที่ รพศ./รพท/รพช./รพ.สต ดำเนินการให้บริการ</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การแพทย์ปฐมภูมิ เป้าหมายรวม </w:t>
            </w:r>
            <w:r w:rsidRPr="00FC6D9B">
              <w:rPr>
                <w:rFonts w:ascii="TH SarabunPSK" w:hAnsi="TH SarabunPSK" w:cs="TH SarabunPSK"/>
                <w:color w:val="000000" w:themeColor="text1"/>
                <w:sz w:val="32"/>
                <w:szCs w:val="32"/>
              </w:rPr>
              <w:t xml:space="preserve">1,170 </w:t>
            </w:r>
            <w:r w:rsidRPr="00FC6D9B">
              <w:rPr>
                <w:rFonts w:ascii="TH SarabunPSK" w:hAnsi="TH SarabunPSK" w:cs="TH SarabunPSK"/>
                <w:color w:val="000000" w:themeColor="text1"/>
                <w:sz w:val="32"/>
                <w:szCs w:val="32"/>
                <w:cs/>
              </w:rPr>
              <w:t>ทีม</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(จำนวนทีมที่เปิดดำเนินการใหม่ในปี 256</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จำนวน </w:t>
            </w:r>
            <w:r w:rsidRPr="00FC6D9B">
              <w:rPr>
                <w:rFonts w:ascii="TH SarabunPSK" w:hAnsi="TH SarabunPSK" w:cs="TH SarabunPSK"/>
                <w:color w:val="000000" w:themeColor="text1"/>
                <w:sz w:val="32"/>
                <w:szCs w:val="32"/>
              </w:rPr>
              <w:t xml:space="preserve">= 364 </w:t>
            </w:r>
            <w:r w:rsidRPr="00FC6D9B">
              <w:rPr>
                <w:rFonts w:ascii="TH SarabunPSK" w:hAnsi="TH SarabunPSK" w:cs="TH SarabunPSK"/>
                <w:color w:val="000000" w:themeColor="text1"/>
                <w:sz w:val="32"/>
                <w:szCs w:val="32"/>
                <w:cs/>
              </w:rPr>
              <w:t xml:space="preserve">ทีม เป็นข้อมูลสะสมเดิม จากปี </w:t>
            </w:r>
            <w:r w:rsidRPr="00FC6D9B">
              <w:rPr>
                <w:rFonts w:ascii="TH SarabunPSK" w:hAnsi="TH SarabunPSK" w:cs="TH SarabunPSK"/>
                <w:color w:val="000000" w:themeColor="text1"/>
                <w:sz w:val="32"/>
                <w:szCs w:val="32"/>
              </w:rPr>
              <w:t xml:space="preserve">2561 </w:t>
            </w:r>
            <w:r w:rsidRPr="00FC6D9B">
              <w:rPr>
                <w:rFonts w:ascii="TH SarabunPSK" w:hAnsi="TH SarabunPSK" w:cs="TH SarabunPSK"/>
                <w:color w:val="000000" w:themeColor="text1"/>
                <w:sz w:val="32"/>
                <w:szCs w:val="32"/>
                <w:cs/>
              </w:rPr>
              <w:t xml:space="preserve">จำนวน </w:t>
            </w:r>
            <w:r w:rsidRPr="00FC6D9B">
              <w:rPr>
                <w:rFonts w:ascii="TH SarabunPSK" w:hAnsi="TH SarabunPSK" w:cs="TH SarabunPSK"/>
                <w:color w:val="000000" w:themeColor="text1"/>
                <w:sz w:val="32"/>
                <w:szCs w:val="32"/>
              </w:rPr>
              <w:t xml:space="preserve">806 </w:t>
            </w:r>
            <w:r w:rsidRPr="00FC6D9B">
              <w:rPr>
                <w:rFonts w:ascii="TH SarabunPSK" w:hAnsi="TH SarabunPSK" w:cs="TH SarabunPSK"/>
                <w:color w:val="000000" w:themeColor="text1"/>
                <w:sz w:val="32"/>
                <w:szCs w:val="32"/>
                <w:cs/>
              </w:rPr>
              <w:t>ทีม)</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 </w:t>
            </w:r>
            <w:r w:rsidRPr="00FC6D9B">
              <w:rPr>
                <w:rFonts w:ascii="TH SarabunPSK" w:hAnsi="TH SarabunPSK" w:cs="TH SarabunPSK"/>
                <w:color w:val="000000" w:themeColor="text1"/>
                <w:sz w:val="32"/>
                <w:szCs w:val="32"/>
                <w:cs/>
              </w:rPr>
              <w:t>จำนวนทีม บริการการแพทย์ปฐมภูมิเป้าหมาย (6</w:t>
            </w:r>
            <w:r w:rsidRPr="00FC6D9B">
              <w:rPr>
                <w:rFonts w:ascii="TH SarabunPSK" w:hAnsi="TH SarabunPSK" w:cs="TH SarabunPSK"/>
                <w:color w:val="000000" w:themeColor="text1"/>
                <w:sz w:val="32"/>
                <w:szCs w:val="32"/>
              </w:rPr>
              <w:t xml:space="preserve">,500 </w:t>
            </w:r>
            <w:r w:rsidRPr="00FC6D9B">
              <w:rPr>
                <w:rFonts w:ascii="TH SarabunPSK" w:hAnsi="TH SarabunPSK" w:cs="TH SarabunPSK"/>
                <w:color w:val="000000" w:themeColor="text1"/>
                <w:sz w:val="32"/>
                <w:szCs w:val="32"/>
                <w:cs/>
              </w:rPr>
              <w:t>ทีม)</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x 100</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ไตรมาส  2 และ 4</w:t>
            </w:r>
          </w:p>
        </w:tc>
      </w:tr>
      <w:tr w:rsidR="004B2A71" w:rsidRPr="00FC6D9B" w:rsidTr="004B2A71">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r w:rsidRPr="00FC6D9B">
              <w:rPr>
                <w:rFonts w:ascii="TH SarabunPSK" w:hAnsi="TH SarabunPSK" w:cs="TH SarabunPSK"/>
                <w:b/>
                <w:bCs/>
                <w:color w:val="000000" w:themeColor="text1"/>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4"/>
              <w:gridCol w:w="1984"/>
              <w:gridCol w:w="1985"/>
              <w:gridCol w:w="1984"/>
            </w:tblGrid>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98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ทีม ใหม่ 50 </w:t>
                  </w:r>
                  <w:r w:rsidRPr="00FC6D9B">
                    <w:rPr>
                      <w:rFonts w:ascii="TH SarabunPSK" w:hAnsi="TH SarabunPSK" w:cs="TH SarabunPSK"/>
                      <w:color w:val="000000" w:themeColor="text1"/>
                      <w:sz w:val="32"/>
                      <w:szCs w:val="32"/>
                    </w:rPr>
                    <w:t>%</w:t>
                  </w:r>
                </w:p>
              </w:tc>
              <w:tc>
                <w:tcPr>
                  <w:tcW w:w="1985"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ทีมสะสม 1,170 ทีม</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 2563 </w:t>
            </w:r>
            <w:r w:rsidRPr="00FC6D9B">
              <w:rPr>
                <w:rFonts w:ascii="TH SarabunPSK" w:hAnsi="TH SarabunPSK" w:cs="TH SarabunPSK"/>
                <w:b/>
                <w:bCs/>
                <w:color w:val="000000" w:themeColor="text1"/>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4"/>
              <w:gridCol w:w="1984"/>
              <w:gridCol w:w="1985"/>
              <w:gridCol w:w="1984"/>
            </w:tblGrid>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98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985"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ทีมสะสม 1,560 ทีม</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 2564 </w:t>
            </w:r>
            <w:r w:rsidRPr="00FC6D9B">
              <w:rPr>
                <w:rFonts w:ascii="TH SarabunPSK" w:hAnsi="TH SarabunPSK" w:cs="TH SarabunPSK"/>
                <w:b/>
                <w:bCs/>
                <w:color w:val="000000" w:themeColor="text1"/>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4"/>
              <w:gridCol w:w="1984"/>
              <w:gridCol w:w="1985"/>
              <w:gridCol w:w="1984"/>
            </w:tblGrid>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รอบ 3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98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98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014"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985" w:type="dxa"/>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98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ทีมสะสม 2,080 ทีม</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ลงประเมินในพื้นที่ของแต่ละระดับ</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ระบบลงทะเบียน</w:t>
            </w:r>
          </w:p>
        </w:tc>
      </w:tr>
      <w:tr w:rsidR="004B2A71" w:rsidRPr="00FC6D9B" w:rsidTr="004B2A71">
        <w:tc>
          <w:tcPr>
            <w:tcW w:w="2505" w:type="dxa"/>
            <w:tcBorders>
              <w:top w:val="single" w:sz="4" w:space="0" w:color="auto"/>
              <w:left w:val="single" w:sz="4" w:space="0" w:color="auto"/>
              <w:bottom w:val="nil"/>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รายละเอียดข้อมูลพื้นฐาน</w:t>
            </w:r>
          </w:p>
          <w:p w:rsidR="004B2A71" w:rsidRPr="00FC6D9B" w:rsidRDefault="004B2A71" w:rsidP="004B2A71">
            <w:pPr>
              <w:contextualSpacing/>
              <w:rPr>
                <w:rFonts w:ascii="TH SarabunPSK" w:hAnsi="TH SarabunPSK" w:cs="TH SarabunPSK"/>
                <w:b/>
                <w:bCs/>
                <w:color w:val="000000" w:themeColor="text1"/>
                <w:sz w:val="32"/>
                <w:szCs w:val="32"/>
                <w:highlight w:val="yellow"/>
              </w:rPr>
            </w:pPr>
          </w:p>
          <w:p w:rsidR="004B2A71" w:rsidRPr="00FC6D9B" w:rsidRDefault="004B2A71" w:rsidP="004B2A71">
            <w:pPr>
              <w:contextualSpacing/>
              <w:rPr>
                <w:rFonts w:ascii="TH SarabunPSK" w:hAnsi="TH SarabunPSK" w:cs="TH SarabunPSK"/>
                <w:b/>
                <w:bCs/>
                <w:color w:val="000000" w:themeColor="text1"/>
                <w:sz w:val="32"/>
                <w:szCs w:val="32"/>
                <w:highlight w:val="yellow"/>
              </w:rPr>
            </w:pPr>
          </w:p>
          <w:p w:rsidR="004B2A71" w:rsidRPr="00FC6D9B" w:rsidRDefault="004B2A71" w:rsidP="004B2A71">
            <w:pPr>
              <w:contextualSpacing/>
              <w:rPr>
                <w:rFonts w:ascii="TH SarabunPSK" w:hAnsi="TH SarabunPSK" w:cs="TH SarabunPSK"/>
                <w:b/>
                <w:bCs/>
                <w:color w:val="000000" w:themeColor="text1"/>
                <w:sz w:val="32"/>
                <w:szCs w:val="32"/>
                <w:highlight w:val="yellow"/>
              </w:rPr>
            </w:pPr>
          </w:p>
          <w:p w:rsidR="004B2A71" w:rsidRPr="00FC6D9B" w:rsidRDefault="004B2A71" w:rsidP="004B2A71">
            <w:pPr>
              <w:contextualSpacing/>
              <w:rPr>
                <w:rFonts w:ascii="TH SarabunPSK" w:hAnsi="TH SarabunPSK" w:cs="TH SarabunPSK"/>
                <w:b/>
                <w:bCs/>
                <w:color w:val="000000" w:themeColor="text1"/>
                <w:sz w:val="32"/>
                <w:szCs w:val="32"/>
                <w:highlight w:val="yellow"/>
              </w:rPr>
            </w:pPr>
          </w:p>
          <w:p w:rsidR="004B2A71" w:rsidRPr="00FC6D9B" w:rsidRDefault="004B2A71" w:rsidP="004B2A71">
            <w:pPr>
              <w:contextualSpacing/>
              <w:rPr>
                <w:rFonts w:ascii="TH SarabunPSK" w:hAnsi="TH SarabunPSK" w:cs="TH SarabunPSK"/>
                <w:b/>
                <w:bCs/>
                <w:color w:val="000000" w:themeColor="text1"/>
                <w:sz w:val="32"/>
                <w:szCs w:val="32"/>
                <w:highlight w:val="yellow"/>
              </w:rPr>
            </w:pPr>
          </w:p>
        </w:tc>
        <w:tc>
          <w:tcPr>
            <w:tcW w:w="7844" w:type="dxa"/>
            <w:tcBorders>
              <w:top w:val="single" w:sz="4" w:space="0" w:color="auto"/>
              <w:left w:val="single" w:sz="4" w:space="0" w:color="auto"/>
              <w:bottom w:val="nil"/>
              <w:right w:val="single" w:sz="4" w:space="0" w:color="auto"/>
            </w:tcBorders>
          </w:tcPr>
          <w:tbl>
            <w:tblPr>
              <w:tblW w:w="7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72"/>
              <w:gridCol w:w="964"/>
              <w:gridCol w:w="1935"/>
              <w:gridCol w:w="1644"/>
              <w:gridCol w:w="1682"/>
              <w:gridCol w:w="11"/>
              <w:gridCol w:w="368"/>
            </w:tblGrid>
            <w:tr w:rsidR="004B2A71" w:rsidRPr="00FC6D9B" w:rsidTr="004B2A71">
              <w:trPr>
                <w:gridAfter w:val="1"/>
                <w:wAfter w:w="368" w:type="dxa"/>
                <w:jc w:val="center"/>
              </w:trPr>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964"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5272" w:type="dxa"/>
                  <w:gridSpan w:val="4"/>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gridAfter w:val="2"/>
                <w:wAfter w:w="379" w:type="dxa"/>
                <w:jc w:val="center"/>
              </w:trPr>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964"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9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64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68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2561</w:t>
                  </w:r>
                </w:p>
              </w:tc>
            </w:tr>
            <w:tr w:rsidR="004B2A71" w:rsidRPr="00FC6D9B" w:rsidTr="004B2A71">
              <w:trPr>
                <w:gridAfter w:val="2"/>
                <w:wAfter w:w="379" w:type="dxa"/>
                <w:jc w:val="center"/>
              </w:trPr>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96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1935"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ตั้งเป้าไว้ 48ทีมและทำได้ตามเป้าแล้วคิดเป็น   0.78 %</w:t>
                  </w:r>
                </w:p>
              </w:tc>
              <w:tc>
                <w:tcPr>
                  <w:tcW w:w="1644"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เปิดดำเนินการได้ </w:t>
                  </w:r>
                  <w:r w:rsidRPr="00FC6D9B">
                    <w:rPr>
                      <w:rFonts w:ascii="TH SarabunPSK" w:hAnsi="TH SarabunPSK" w:cs="TH SarabunPSK"/>
                      <w:color w:val="000000" w:themeColor="text1"/>
                      <w:sz w:val="32"/>
                      <w:szCs w:val="32"/>
                    </w:rPr>
                    <w:t xml:space="preserve">596 </w:t>
                  </w:r>
                  <w:r w:rsidRPr="00FC6D9B">
                    <w:rPr>
                      <w:rFonts w:ascii="TH SarabunPSK" w:hAnsi="TH SarabunPSK" w:cs="TH SarabunPSK"/>
                      <w:color w:val="000000" w:themeColor="text1"/>
                      <w:sz w:val="32"/>
                      <w:szCs w:val="32"/>
                      <w:cs/>
                    </w:rPr>
                    <w:t xml:space="preserve">ทีม คิดเป็น </w:t>
                  </w:r>
                  <w:r w:rsidRPr="00FC6D9B">
                    <w:rPr>
                      <w:rFonts w:ascii="TH SarabunPSK" w:hAnsi="TH SarabunPSK" w:cs="TH SarabunPSK"/>
                      <w:color w:val="000000" w:themeColor="text1"/>
                      <w:sz w:val="32"/>
                      <w:szCs w:val="32"/>
                    </w:rPr>
                    <w:t>9.17%</w:t>
                  </w:r>
                </w:p>
              </w:tc>
              <w:tc>
                <w:tcPr>
                  <w:tcW w:w="1682"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เปิดดำเนินการได้ </w:t>
                  </w:r>
                  <w:r w:rsidRPr="00FC6D9B">
                    <w:rPr>
                      <w:rFonts w:ascii="TH SarabunPSK" w:hAnsi="TH SarabunPSK" w:cs="TH SarabunPSK"/>
                      <w:color w:val="000000" w:themeColor="text1"/>
                      <w:sz w:val="32"/>
                      <w:szCs w:val="32"/>
                    </w:rPr>
                    <w:t xml:space="preserve">806 </w:t>
                  </w:r>
                  <w:r w:rsidRPr="00FC6D9B">
                    <w:rPr>
                      <w:rFonts w:ascii="TH SarabunPSK" w:hAnsi="TH SarabunPSK" w:cs="TH SarabunPSK"/>
                      <w:color w:val="000000" w:themeColor="text1"/>
                      <w:sz w:val="32"/>
                      <w:szCs w:val="32"/>
                      <w:cs/>
                    </w:rPr>
                    <w:t xml:space="preserve">ทีม คิดเป็น </w:t>
                  </w:r>
                  <w:r w:rsidRPr="00FC6D9B">
                    <w:rPr>
                      <w:rFonts w:ascii="TH SarabunPSK" w:hAnsi="TH SarabunPSK" w:cs="TH SarabunPSK"/>
                      <w:color w:val="000000" w:themeColor="text1"/>
                      <w:sz w:val="32"/>
                      <w:szCs w:val="32"/>
                    </w:rPr>
                    <w:t>12.4%</w:t>
                  </w:r>
                </w:p>
              </w:tc>
            </w:tr>
            <w:tr w:rsidR="004B2A71" w:rsidRPr="00FC6D9B" w:rsidTr="004B2A71">
              <w:trPr>
                <w:jc w:val="center"/>
              </w:trPr>
              <w:tc>
                <w:tcPr>
                  <w:tcW w:w="7976" w:type="dxa"/>
                  <w:gridSpan w:val="7"/>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จำนวนทีมที่คิดร้อยละ บริการการแพทย์ปฐมภูมิเป้าหมาย (6</w:t>
                  </w:r>
                  <w:r w:rsidRPr="00FC6D9B">
                    <w:rPr>
                      <w:rFonts w:ascii="TH SarabunPSK" w:hAnsi="TH SarabunPSK" w:cs="TH SarabunPSK"/>
                      <w:color w:val="000000" w:themeColor="text1"/>
                      <w:sz w:val="32"/>
                      <w:szCs w:val="32"/>
                    </w:rPr>
                    <w:t xml:space="preserve">,500 </w:t>
                  </w:r>
                  <w:r w:rsidRPr="00FC6D9B">
                    <w:rPr>
                      <w:rFonts w:ascii="TH SarabunPSK" w:hAnsi="TH SarabunPSK" w:cs="TH SarabunPSK"/>
                      <w:color w:val="000000" w:themeColor="text1"/>
                      <w:sz w:val="32"/>
                      <w:szCs w:val="32"/>
                      <w:cs/>
                    </w:rPr>
                    <w:t>ทีม)</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นพ.โกเมนทร์  ทิวทอง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รองผู้อำนวยการสำนักงานสนับสนุนระบบ</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ปฐมภูมิและคลินิกหมอครอบครัว</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081-8767559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          E-mail :k.tewtong@yahoo.com</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สำนักงานสนับสนุนระบบปฐมภูมิและคลินิกหมอครอบครัว</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สำนักงานสนับสนุนระบบปฐมภูมิและคลินิกหมอครอบครัว</w:t>
            </w:r>
          </w:p>
        </w:tc>
      </w:tr>
      <w:tr w:rsidR="004B2A71" w:rsidRPr="00FC6D9B" w:rsidTr="004B2A71">
        <w:tc>
          <w:tcPr>
            <w:tcW w:w="250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84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นพ.โกเมนทร์  ทิวทอง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รองผู้อำนวยการสำนักงานสนับสนุนระบบ</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ปฐมภูมิและคลินิกหมอครอบครัว</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081-8767559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          E-mail :k.tewtong@yahoo.com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 xml:space="preserve">นางจารุณี  จันทร์เพชร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นักวิเคราะห์นโยบายและแผนขำนาญการพิเศษ</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สำนักงานสนับสนุนระบบปฐมภูมิและ</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คลินิกหมอครอบครัว</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081-8767559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02-5901939</w:t>
            </w:r>
            <w:r w:rsidRPr="00FC6D9B">
              <w:rPr>
                <w:rFonts w:ascii="TH SarabunPSK" w:hAnsi="TH SarabunPSK" w:cs="TH SarabunPSK"/>
                <w:color w:val="000000" w:themeColor="text1"/>
                <w:sz w:val="32"/>
                <w:szCs w:val="32"/>
                <w:cs/>
              </w:rPr>
              <w:t>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          E-mail :jchanphet@gmail.com</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สำนักงานสนับสนุนระบบปฐมภูมิและคลินิกหมอครอบครัว  </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สำนักงานปลัดกระทรวงสาธารณสุข</w:t>
            </w:r>
          </w:p>
        </w:tc>
      </w:tr>
    </w:tbl>
    <w:p w:rsidR="004B2A71" w:rsidRPr="00FC6D9B" w:rsidRDefault="004B2A71" w:rsidP="004B2A71">
      <w:pPr>
        <w:rPr>
          <w:rFonts w:ascii="TH SarabunPSK" w:hAnsi="TH SarabunPSK" w:cs="TH SarabunPSK" w:hint="cs"/>
          <w:color w:val="000000" w:themeColor="text1"/>
        </w:rPr>
      </w:pPr>
    </w:p>
    <w:tbl>
      <w:tblPr>
        <w:tblW w:w="1034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4"/>
        <w:gridCol w:w="885"/>
        <w:gridCol w:w="6769"/>
      </w:tblGrid>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lastRenderedPageBreak/>
              <w:t>หมวด</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B52A8C" w:rsidRDefault="004B2A71" w:rsidP="004B2A71">
            <w:pPr>
              <w:pStyle w:val="ab"/>
              <w:contextualSpacing/>
              <w:rPr>
                <w:rFonts w:ascii="TH SarabunPSK" w:hAnsi="TH SarabunPSK" w:cs="TH SarabunPSK"/>
                <w:b/>
                <w:bCs/>
                <w:color w:val="FF0000"/>
                <w:sz w:val="32"/>
                <w:szCs w:val="32"/>
              </w:rPr>
            </w:pPr>
            <w:r w:rsidRPr="00B52A8C">
              <w:rPr>
                <w:rFonts w:ascii="TH SarabunPSK" w:hAnsi="TH SarabunPSK" w:cs="TH SarabunPSK"/>
                <w:b/>
                <w:bCs/>
                <w:color w:val="FF0000"/>
                <w:sz w:val="32"/>
                <w:szCs w:val="32"/>
              </w:rPr>
              <w:t>Service excellence</w:t>
            </w:r>
            <w:r w:rsidRPr="00B52A8C">
              <w:rPr>
                <w:rFonts w:ascii="TH SarabunPSK" w:hAnsi="TH SarabunPSK" w:cs="TH SarabunPSK"/>
                <w:b/>
                <w:bCs/>
                <w:color w:val="FF0000"/>
                <w:sz w:val="32"/>
                <w:szCs w:val="32"/>
                <w:cs/>
              </w:rPr>
              <w:t xml:space="preserve"> (ยุทธศาสตร์ด้านบริการเป็นเลิศ)</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แผนที่</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B52A8C" w:rsidRDefault="004B2A71" w:rsidP="004B2A71">
            <w:pPr>
              <w:pStyle w:val="ab"/>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rPr>
              <w:t>6.</w:t>
            </w:r>
            <w:r w:rsidRPr="00B52A8C">
              <w:rPr>
                <w:rFonts w:ascii="TH SarabunPSK" w:hAnsi="TH SarabunPSK" w:cs="TH SarabunPSK"/>
                <w:b/>
                <w:bCs/>
                <w:color w:val="FF0000"/>
                <w:sz w:val="32"/>
                <w:szCs w:val="32"/>
                <w:cs/>
              </w:rPr>
              <w:t>การพัฒนาระบบบริการสุขภาพ (</w:t>
            </w:r>
            <w:r w:rsidRPr="00B52A8C">
              <w:rPr>
                <w:rFonts w:ascii="TH SarabunPSK" w:hAnsi="TH SarabunPSK" w:cs="TH SarabunPSK"/>
                <w:b/>
                <w:bCs/>
                <w:color w:val="FF0000"/>
                <w:sz w:val="32"/>
                <w:szCs w:val="32"/>
              </w:rPr>
              <w:t>Service plan</w:t>
            </w:r>
            <w:r w:rsidRPr="00B52A8C">
              <w:rPr>
                <w:rFonts w:ascii="TH SarabunPSK" w:hAnsi="TH SarabunPSK" w:cs="TH SarabunPSK"/>
                <w:b/>
                <w:bCs/>
                <w:color w:val="FF0000"/>
                <w:sz w:val="32"/>
                <w:szCs w:val="32"/>
                <w:cs/>
              </w:rPr>
              <w:t>)</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โครงการที่</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B52A8C" w:rsidRDefault="004B2A71" w:rsidP="004B2A71">
            <w:pPr>
              <w:pStyle w:val="ab"/>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rPr>
              <w:t>11.</w:t>
            </w:r>
            <w:r w:rsidRPr="00B52A8C">
              <w:rPr>
                <w:rFonts w:ascii="TH SarabunPSK" w:hAnsi="TH SarabunPSK" w:cs="TH SarabunPSK"/>
                <w:b/>
                <w:bCs/>
                <w:color w:val="FF0000"/>
                <w:sz w:val="32"/>
                <w:szCs w:val="32"/>
                <w:cs/>
              </w:rPr>
              <w:t>โครงการพัฒนาระบบบริการสุขภาพ สาขาโรคติดต่อไม่เรื้อรัง</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ระดับการแสดงผล</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B52A8C" w:rsidRDefault="004B2A71" w:rsidP="004B2A71">
            <w:pPr>
              <w:pStyle w:val="ab"/>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ประเทศ</w:t>
            </w:r>
          </w:p>
        </w:tc>
      </w:tr>
      <w:tr w:rsidR="004B2A71" w:rsidRPr="00B52A8C" w:rsidTr="004B2A71">
        <w:tc>
          <w:tcPr>
            <w:tcW w:w="2694" w:type="dxa"/>
            <w:tcBorders>
              <w:top w:val="single" w:sz="4" w:space="0" w:color="auto"/>
              <w:left w:val="single" w:sz="4" w:space="0" w:color="auto"/>
              <w:bottom w:val="single" w:sz="4" w:space="0" w:color="auto"/>
              <w:right w:val="single" w:sz="4" w:space="0" w:color="auto"/>
            </w:tcBorders>
          </w:tcPr>
          <w:p w:rsidR="004B2A71" w:rsidRPr="00B52A8C" w:rsidRDefault="004B2A71" w:rsidP="004B2A71">
            <w:pPr>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cs/>
              </w:rPr>
              <w:t>ชื่อตัวชี้วัด</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B52A8C" w:rsidRDefault="004B2A71" w:rsidP="004B2A71">
            <w:pPr>
              <w:pStyle w:val="ab"/>
              <w:contextualSpacing/>
              <w:rPr>
                <w:rFonts w:ascii="TH SarabunPSK" w:hAnsi="TH SarabunPSK" w:cs="TH SarabunPSK"/>
                <w:b/>
                <w:bCs/>
                <w:color w:val="FF0000"/>
                <w:sz w:val="32"/>
                <w:szCs w:val="32"/>
                <w:cs/>
              </w:rPr>
            </w:pPr>
            <w:r w:rsidRPr="00B52A8C">
              <w:rPr>
                <w:rFonts w:ascii="TH SarabunPSK" w:hAnsi="TH SarabunPSK" w:cs="TH SarabunPSK"/>
                <w:b/>
                <w:bCs/>
                <w:color w:val="FF0000"/>
                <w:sz w:val="32"/>
                <w:szCs w:val="32"/>
              </w:rPr>
              <w:t>15.</w:t>
            </w:r>
            <w:r w:rsidRPr="00B52A8C">
              <w:rPr>
                <w:rFonts w:ascii="TH SarabunPSK" w:hAnsi="TH SarabunPSK" w:cs="TH SarabunPSK"/>
                <w:b/>
                <w:bCs/>
                <w:color w:val="FF0000"/>
                <w:sz w:val="32"/>
                <w:szCs w:val="32"/>
                <w:cs/>
              </w:rPr>
              <w:t>ร้อยละอัตราตายของผู้ป่วยโรคหลอดเลือดสมอง และระยะเวลาที่ได้รับการรักษาที่เหมาะสม</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ตัวชี้วัดย่อย</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cs/>
              </w:rPr>
              <w:t>อัตราตายของผู้ป่วยโรคหลอดเลือดสมอง</w:t>
            </w: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15.1 </w:t>
            </w:r>
            <w:r w:rsidRPr="00FC6D9B">
              <w:rPr>
                <w:rFonts w:ascii="TH SarabunPSK" w:hAnsi="TH SarabunPSK" w:cs="TH SarabunPSK"/>
                <w:b/>
                <w:bCs/>
                <w:color w:val="000000" w:themeColor="text1"/>
                <w:sz w:val="32"/>
                <w:szCs w:val="32"/>
                <w:cs/>
              </w:rPr>
              <w:t>อัตราตายของผู้ป่วยโรคหลอดเลือดสมองตีบ/อุดตัน (</w:t>
            </w:r>
            <w:r w:rsidRPr="00FC6D9B">
              <w:rPr>
                <w:rFonts w:ascii="TH SarabunPSK" w:hAnsi="TH SarabunPSK" w:cs="TH SarabunPSK"/>
                <w:b/>
                <w:bCs/>
                <w:color w:val="000000" w:themeColor="text1"/>
                <w:sz w:val="32"/>
                <w:szCs w:val="32"/>
              </w:rPr>
              <w:t>Ischemic Stroke ;I63</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15.2 </w:t>
            </w:r>
            <w:r w:rsidRPr="00FC6D9B">
              <w:rPr>
                <w:rFonts w:ascii="TH SarabunPSK" w:hAnsi="TH SarabunPSK" w:cs="TH SarabunPSK"/>
                <w:b/>
                <w:bCs/>
                <w:color w:val="000000" w:themeColor="text1"/>
                <w:sz w:val="32"/>
                <w:szCs w:val="32"/>
                <w:cs/>
              </w:rPr>
              <w:t>อัตราตายของผู้ป่วยโรคหลอดเลือดสมองแตก (</w:t>
            </w:r>
            <w:r w:rsidRPr="00FC6D9B">
              <w:rPr>
                <w:rFonts w:ascii="TH SarabunPSK" w:hAnsi="TH SarabunPSK" w:cs="TH SarabunPSK"/>
                <w:b/>
                <w:bCs/>
                <w:color w:val="000000" w:themeColor="text1"/>
                <w:sz w:val="32"/>
                <w:szCs w:val="32"/>
              </w:rPr>
              <w:t>Hemorrhagic Stroke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I62</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15.3 </w:t>
            </w:r>
            <w:r w:rsidRPr="00FC6D9B">
              <w:rPr>
                <w:rFonts w:ascii="TH SarabunPSK" w:hAnsi="TH SarabunPSK" w:cs="TH SarabunPSK"/>
                <w:b/>
                <w:bCs/>
                <w:color w:val="000000" w:themeColor="text1"/>
                <w:sz w:val="32"/>
                <w:szCs w:val="32"/>
                <w:cs/>
              </w:rPr>
              <w:t>อัตราตายของผู้ป่วยโรคหลอดเลือดสมอง (</w:t>
            </w:r>
            <w:r w:rsidRPr="00FC6D9B">
              <w:rPr>
                <w:rFonts w:ascii="TH SarabunPSK" w:hAnsi="TH SarabunPSK" w:cs="TH SarabunPSK"/>
                <w:b/>
                <w:bCs/>
                <w:color w:val="000000" w:themeColor="text1"/>
                <w:sz w:val="32"/>
                <w:szCs w:val="32"/>
              </w:rPr>
              <w:t>Stroke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I69</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cs/>
              </w:rPr>
              <w:t xml:space="preserve">การรักษาใน </w:t>
            </w:r>
            <w:r w:rsidRPr="00FC6D9B">
              <w:rPr>
                <w:rFonts w:ascii="TH SarabunPSK" w:hAnsi="TH SarabunPSK" w:cs="TH SarabunPSK"/>
                <w:b/>
                <w:bCs/>
                <w:color w:val="000000" w:themeColor="text1"/>
                <w:sz w:val="32"/>
                <w:szCs w:val="32"/>
                <w:u w:val="single"/>
              </w:rPr>
              <w:t>Stroke Unit</w:t>
            </w: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15.4 </w:t>
            </w:r>
            <w:r w:rsidRPr="00FC6D9B">
              <w:rPr>
                <w:rFonts w:ascii="TH SarabunPSK" w:hAnsi="TH SarabunPSK" w:cs="TH SarabunPSK"/>
                <w:b/>
                <w:bCs/>
                <w:color w:val="000000" w:themeColor="text1"/>
                <w:sz w:val="32"/>
                <w:szCs w:val="32"/>
                <w:cs/>
              </w:rPr>
              <w:t>ร้อยละผู้ป่วยโรคหลอดเลือดสมอง (</w:t>
            </w:r>
            <w:r w:rsidRPr="00FC6D9B">
              <w:rPr>
                <w:rFonts w:ascii="TH SarabunPSK" w:hAnsi="TH SarabunPSK" w:cs="TH SarabunPSK"/>
                <w:b/>
                <w:bCs/>
                <w:color w:val="000000" w:themeColor="text1"/>
                <w:sz w:val="32"/>
                <w:szCs w:val="32"/>
              </w:rPr>
              <w:t xml:space="preserve">I60-I69) </w:t>
            </w:r>
            <w:r w:rsidRPr="00FC6D9B">
              <w:rPr>
                <w:rFonts w:ascii="TH SarabunPSK" w:hAnsi="TH SarabunPSK" w:cs="TH SarabunPSK"/>
                <w:b/>
                <w:bCs/>
                <w:color w:val="000000" w:themeColor="text1"/>
                <w:sz w:val="32"/>
                <w:szCs w:val="32"/>
                <w:cs/>
              </w:rPr>
              <w:t xml:space="preserve">ที่มีอาการไม่เกิน </w:t>
            </w:r>
            <w:r w:rsidRPr="00FC6D9B">
              <w:rPr>
                <w:rFonts w:ascii="TH SarabunPSK" w:hAnsi="TH SarabunPSK" w:cs="TH SarabunPSK"/>
                <w:b/>
                <w:bCs/>
                <w:color w:val="000000" w:themeColor="text1"/>
                <w:sz w:val="32"/>
                <w:szCs w:val="32"/>
              </w:rPr>
              <w:t xml:space="preserve">72 </w:t>
            </w:r>
            <w:r w:rsidRPr="00FC6D9B">
              <w:rPr>
                <w:rFonts w:ascii="TH SarabunPSK" w:hAnsi="TH SarabunPSK" w:cs="TH SarabunPSK"/>
                <w:b/>
                <w:bCs/>
                <w:color w:val="000000" w:themeColor="text1"/>
                <w:sz w:val="32"/>
                <w:szCs w:val="32"/>
                <w:cs/>
              </w:rPr>
              <w:t>ชั่วโมงได้รับการรักษาใน</w:t>
            </w:r>
            <w:r w:rsidRPr="00FC6D9B">
              <w:rPr>
                <w:rFonts w:ascii="TH SarabunPSK" w:hAnsi="TH SarabunPSK" w:cs="TH SarabunPSK"/>
                <w:b/>
                <w:bCs/>
                <w:color w:val="000000" w:themeColor="text1"/>
                <w:sz w:val="32"/>
                <w:szCs w:val="32"/>
              </w:rPr>
              <w:t xml:space="preserve"> Stroke Unit</w:t>
            </w:r>
          </w:p>
          <w:p w:rsidR="004B2A71" w:rsidRPr="00FC6D9B" w:rsidRDefault="004B2A71" w:rsidP="004B2A71">
            <w:pPr>
              <w:pStyle w:val="ab"/>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cs/>
              </w:rPr>
              <w:t>ระยะเวลาที่ได้รับการรักษาที่เหมาะสม</w:t>
            </w:r>
          </w:p>
          <w:p w:rsidR="004B2A71" w:rsidRPr="00FC6D9B" w:rsidRDefault="004B2A71" w:rsidP="004B2A71">
            <w:pPr>
              <w:pStyle w:val="ab"/>
              <w:contextualSpacing/>
              <w:rPr>
                <w:rStyle w:val="A80"/>
                <w:rFonts w:ascii="TH SarabunPSK" w:hAnsi="TH SarabunPSK" w:cs="TH SarabunPSK"/>
                <w:b/>
                <w:bCs/>
                <w:color w:val="000000" w:themeColor="text1"/>
              </w:rPr>
            </w:pPr>
            <w:r w:rsidRPr="00FC6D9B">
              <w:rPr>
                <w:rStyle w:val="A80"/>
                <w:rFonts w:ascii="TH SarabunPSK" w:hAnsi="TH SarabunPSK" w:cs="TH SarabunPSK"/>
                <w:b/>
                <w:bCs/>
                <w:color w:val="000000" w:themeColor="text1"/>
              </w:rPr>
              <w:t xml:space="preserve">15.5 </w:t>
            </w:r>
            <w:r w:rsidRPr="00FC6D9B">
              <w:rPr>
                <w:rStyle w:val="A80"/>
                <w:rFonts w:ascii="TH SarabunPSK" w:hAnsi="TH SarabunPSK" w:cs="TH SarabunPSK"/>
                <w:b/>
                <w:bCs/>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b/>
                <w:bCs/>
                <w:color w:val="000000" w:themeColor="text1"/>
              </w:rPr>
              <w:t>I63</w:t>
            </w:r>
            <w:r w:rsidRPr="00FC6D9B">
              <w:rPr>
                <w:rStyle w:val="A80"/>
                <w:rFonts w:ascii="TH SarabunPSK" w:hAnsi="TH SarabunPSK" w:cs="TH SarabunPSK"/>
                <w:b/>
                <w:bCs/>
                <w:color w:val="000000" w:themeColor="text1"/>
                <w:cs/>
              </w:rPr>
              <w:t>) ที่มีอาการไม่เกิน</w:t>
            </w:r>
            <w:r w:rsidRPr="00FC6D9B">
              <w:rPr>
                <w:rStyle w:val="A80"/>
                <w:rFonts w:ascii="TH SarabunPSK" w:hAnsi="TH SarabunPSK" w:cs="TH SarabunPSK"/>
                <w:b/>
                <w:bCs/>
                <w:color w:val="000000" w:themeColor="text1"/>
              </w:rPr>
              <w:t>4</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 xml:space="preserve">5 </w:t>
            </w:r>
            <w:r w:rsidRPr="00FC6D9B">
              <w:rPr>
                <w:rStyle w:val="A80"/>
                <w:rFonts w:ascii="TH SarabunPSK" w:hAnsi="TH SarabunPSK" w:cs="TH SarabunPSK"/>
                <w:b/>
                <w:bCs/>
                <w:color w:val="000000" w:themeColor="text1"/>
                <w:cs/>
              </w:rPr>
              <w:t>ชั่วโมงได้รับการรักษาด้วยยาละลายลิ่มเลือดทางหลอดเลือดดำภายใน</w:t>
            </w:r>
            <w:r w:rsidRPr="00FC6D9B">
              <w:rPr>
                <w:rStyle w:val="A80"/>
                <w:rFonts w:ascii="TH SarabunPSK" w:hAnsi="TH SarabunPSK" w:cs="TH SarabunPSK"/>
                <w:b/>
                <w:bCs/>
                <w:color w:val="000000" w:themeColor="text1"/>
              </w:rPr>
              <w:t xml:space="preserve"> 60 </w:t>
            </w:r>
            <w:r w:rsidRPr="00FC6D9B">
              <w:rPr>
                <w:rStyle w:val="A80"/>
                <w:rFonts w:ascii="TH SarabunPSK" w:hAnsi="TH SarabunPSK" w:cs="TH SarabunPSK"/>
                <w:b/>
                <w:bCs/>
                <w:color w:val="000000" w:themeColor="text1"/>
                <w:cs/>
              </w:rPr>
              <w:t>นาที (</w:t>
            </w:r>
            <w:r w:rsidRPr="00FC6D9B">
              <w:rPr>
                <w:rStyle w:val="A80"/>
                <w:rFonts w:ascii="TH SarabunPSK" w:hAnsi="TH SarabunPSK" w:cs="TH SarabunPSK"/>
                <w:b/>
                <w:bCs/>
                <w:color w:val="000000" w:themeColor="text1"/>
              </w:rPr>
              <w:t>door to needle time</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br/>
              <w:t xml:space="preserve">15.6 </w:t>
            </w:r>
            <w:r w:rsidRPr="00FC6D9B">
              <w:rPr>
                <w:rStyle w:val="A80"/>
                <w:rFonts w:ascii="TH SarabunPSK" w:hAnsi="TH SarabunPSK" w:cs="TH SarabunPSK"/>
                <w:b/>
                <w:bCs/>
                <w:color w:val="000000" w:themeColor="text1"/>
                <w:cs/>
              </w:rPr>
              <w:t>ร้อยละผู้ป่วยโรคหลอดเลือดสมองแตก (</w:t>
            </w:r>
            <w:r w:rsidRPr="00FC6D9B">
              <w:rPr>
                <w:rStyle w:val="A80"/>
                <w:rFonts w:ascii="TH SarabunPSK" w:hAnsi="TH SarabunPSK" w:cs="TH SarabunPSK"/>
                <w:b/>
                <w:bCs/>
                <w:color w:val="000000" w:themeColor="text1"/>
              </w:rPr>
              <w:t>I60</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I62</w:t>
            </w:r>
            <w:r w:rsidRPr="00FC6D9B">
              <w:rPr>
                <w:rStyle w:val="A80"/>
                <w:rFonts w:ascii="TH SarabunPSK" w:hAnsi="TH SarabunPSK" w:cs="TH SarabunPSK"/>
                <w:b/>
                <w:bCs/>
                <w:color w:val="000000" w:themeColor="text1"/>
                <w:cs/>
              </w:rPr>
              <w:t xml:space="preserve">) ได้รับการผ่าตัดสมองภายใน </w:t>
            </w:r>
            <w:r w:rsidRPr="00FC6D9B">
              <w:rPr>
                <w:rStyle w:val="A80"/>
                <w:rFonts w:ascii="TH SarabunPSK" w:hAnsi="TH SarabunPSK" w:cs="TH SarabunPSK"/>
                <w:b/>
                <w:bCs/>
                <w:color w:val="000000" w:themeColor="text1"/>
              </w:rPr>
              <w:t xml:space="preserve">90 </w:t>
            </w:r>
          </w:p>
          <w:p w:rsidR="004B2A71" w:rsidRPr="00FC6D9B" w:rsidRDefault="004B2A71" w:rsidP="004B2A71">
            <w:pPr>
              <w:pStyle w:val="ab"/>
              <w:contextualSpacing/>
              <w:rPr>
                <w:rFonts w:ascii="TH SarabunPSK" w:hAnsi="TH SarabunPSK" w:cs="TH SarabunPSK"/>
                <w:b/>
                <w:bCs/>
                <w:color w:val="000000" w:themeColor="text1"/>
                <w:sz w:val="32"/>
                <w:szCs w:val="32"/>
                <w:u w:val="single"/>
              </w:rPr>
            </w:pPr>
            <w:r w:rsidRPr="00FC6D9B">
              <w:rPr>
                <w:rStyle w:val="A80"/>
                <w:rFonts w:ascii="TH SarabunPSK" w:hAnsi="TH SarabunPSK" w:cs="TH SarabunPSK"/>
                <w:b/>
                <w:bCs/>
                <w:color w:val="000000" w:themeColor="text1"/>
                <w:cs/>
              </w:rPr>
              <w:t>นาที (</w:t>
            </w:r>
            <w:r w:rsidRPr="00FC6D9B">
              <w:rPr>
                <w:rStyle w:val="A80"/>
                <w:rFonts w:ascii="TH SarabunPSK" w:hAnsi="TH SarabunPSK" w:cs="TH SarabunPSK"/>
                <w:b/>
                <w:bCs/>
                <w:color w:val="000000" w:themeColor="text1"/>
              </w:rPr>
              <w:t>door to operation room time</w:t>
            </w:r>
            <w:r w:rsidRPr="00FC6D9B">
              <w:rPr>
                <w:rStyle w:val="A80"/>
                <w:rFonts w:ascii="TH SarabunPSK" w:hAnsi="TH SarabunPSK" w:cs="TH SarabunPSK"/>
                <w:b/>
                <w:bCs/>
                <w:color w:val="000000" w:themeColor="text1"/>
                <w:cs/>
              </w:rPr>
              <w:t>)</w:t>
            </w:r>
          </w:p>
        </w:tc>
      </w:tr>
      <w:tr w:rsidR="004B2A71" w:rsidRPr="00FC6D9B" w:rsidTr="004B2A71">
        <w:trPr>
          <w:trHeight w:val="227"/>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ชื่อตัวชี้วัดย่อย</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1. อัตราตายของผู้ป่วยโรคหลอดเลือดสมอง</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Lagging Indicator</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.1 อัตราตายของผู้ป่วยโรคหลอดเลือดสมองตีบ/อุดตัน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t>1.2 อัตราตายของผู้ป่วยโรคหลอดเลือดสมองแตก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t>1.3 อัตราตายของผู้ป่วยโรคหลอดเลือดสมอง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2. การรักษาใน </w:t>
            </w:r>
            <w:r w:rsidRPr="00FC6D9B">
              <w:rPr>
                <w:rFonts w:ascii="TH SarabunPSK" w:hAnsi="TH SarabunPSK" w:cs="TH SarabunPSK"/>
                <w:b/>
                <w:bCs/>
                <w:color w:val="000000" w:themeColor="text1"/>
                <w:sz w:val="32"/>
                <w:szCs w:val="32"/>
              </w:rPr>
              <w:t xml:space="preserve">Stroke Unit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Leading Indicator)</w:t>
            </w:r>
          </w:p>
          <w:p w:rsidR="004B2A71" w:rsidRPr="00FC6D9B" w:rsidRDefault="004B2A71" w:rsidP="004B2A71">
            <w:pPr>
              <w:pStyle w:val="ab"/>
              <w:ind w:left="743" w:hanging="743"/>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t>2.</w:t>
            </w:r>
            <w:r w:rsidRPr="00FC6D9B">
              <w:rPr>
                <w:rFonts w:ascii="TH SarabunPSK" w:hAnsi="TH SarabunPSK" w:cs="TH SarabunPSK"/>
                <w:color w:val="000000" w:themeColor="text1"/>
                <w:sz w:val="32"/>
                <w:szCs w:val="32"/>
              </w:rPr>
              <w:t xml:space="preserve">1 </w:t>
            </w:r>
            <w:r w:rsidRPr="00FC6D9B">
              <w:rPr>
                <w:rFonts w:ascii="TH SarabunPSK" w:hAnsi="TH SarabunPSK" w:cs="TH SarabunPSK"/>
                <w:color w:val="000000" w:themeColor="text1"/>
                <w:sz w:val="32"/>
                <w:szCs w:val="32"/>
                <w:cs/>
              </w:rPr>
              <w:t>ร้อยละผู้ป่วยโรคหลอดเลือดสมอง (</w:t>
            </w:r>
            <w:r w:rsidRPr="00FC6D9B">
              <w:rPr>
                <w:rFonts w:ascii="TH SarabunPSK" w:hAnsi="TH SarabunPSK" w:cs="TH SarabunPSK"/>
                <w:color w:val="000000" w:themeColor="text1"/>
                <w:sz w:val="32"/>
                <w:szCs w:val="32"/>
              </w:rPr>
              <w:t xml:space="preserve">I60-I69) </w:t>
            </w:r>
            <w:r w:rsidRPr="00FC6D9B">
              <w:rPr>
                <w:rFonts w:ascii="TH SarabunPSK" w:hAnsi="TH SarabunPSK" w:cs="TH SarabunPSK"/>
                <w:color w:val="000000" w:themeColor="text1"/>
                <w:sz w:val="32"/>
                <w:szCs w:val="32"/>
                <w:cs/>
              </w:rPr>
              <w:t xml:space="preserve">ที่มีอาการไม่เกิน </w:t>
            </w:r>
            <w:r w:rsidRPr="00FC6D9B">
              <w:rPr>
                <w:rFonts w:ascii="TH SarabunPSK" w:hAnsi="TH SarabunPSK" w:cs="TH SarabunPSK"/>
                <w:color w:val="000000" w:themeColor="text1"/>
                <w:sz w:val="32"/>
                <w:szCs w:val="32"/>
              </w:rPr>
              <w:t xml:space="preserve">72 </w:t>
            </w:r>
            <w:r w:rsidRPr="00FC6D9B">
              <w:rPr>
                <w:rFonts w:ascii="TH SarabunPSK" w:hAnsi="TH SarabunPSK" w:cs="TH SarabunPSK"/>
                <w:color w:val="000000" w:themeColor="text1"/>
                <w:sz w:val="32"/>
                <w:szCs w:val="32"/>
                <w:cs/>
              </w:rPr>
              <w:t xml:space="preserve">ชั่วโมงได้รับการรักษาใน </w:t>
            </w:r>
            <w:r w:rsidRPr="00FC6D9B">
              <w:rPr>
                <w:rFonts w:ascii="TH SarabunPSK" w:hAnsi="TH SarabunPSK" w:cs="TH SarabunPSK"/>
                <w:color w:val="000000" w:themeColor="text1"/>
                <w:sz w:val="32"/>
                <w:szCs w:val="32"/>
              </w:rPr>
              <w:t>Stroke Unit</w:t>
            </w:r>
          </w:p>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3. ระยะเวลาที่ได้รับการรักษาที่เหมาะสม</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Leading Indicator</w:t>
            </w:r>
            <w:r w:rsidRPr="00FC6D9B">
              <w:rPr>
                <w:rFonts w:ascii="TH SarabunPSK" w:hAnsi="TH SarabunPSK" w:cs="TH SarabunPSK"/>
                <w:color w:val="000000" w:themeColor="text1"/>
                <w:sz w:val="32"/>
                <w:szCs w:val="32"/>
                <w:cs/>
              </w:rPr>
              <w:t>)</w:t>
            </w:r>
          </w:p>
          <w:p w:rsidR="004B2A71" w:rsidRPr="00FC6D9B" w:rsidRDefault="004B2A71" w:rsidP="004B2A71">
            <w:pPr>
              <w:pStyle w:val="ab"/>
              <w:ind w:left="743" w:hanging="743"/>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ab/>
              <w:t>3.</w:t>
            </w:r>
            <w:r w:rsidRPr="00FC6D9B">
              <w:rPr>
                <w:rStyle w:val="A80"/>
                <w:rFonts w:ascii="TH SarabunPSK" w:hAnsi="TH SarabunPSK" w:cs="TH SarabunPSK"/>
                <w:color w:val="000000" w:themeColor="text1"/>
              </w:rPr>
              <w:t>1</w:t>
            </w:r>
            <w:r w:rsidRPr="00FC6D9B">
              <w:rPr>
                <w:rStyle w:val="A80"/>
                <w:rFonts w:ascii="TH SarabunPSK" w:hAnsi="TH SarabunPSK" w:cs="TH SarabunPSK"/>
                <w:color w:val="000000" w:themeColor="text1"/>
                <w:cs/>
              </w:rPr>
              <w:t xml:space="preserve"> 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ชั่วโมงได้รับการรักษาด้วยยาละลายลิ่มเลือดทางหลอดเลือดดำภายใน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br/>
            </w:r>
            <w:r w:rsidRPr="00FC6D9B">
              <w:rPr>
                <w:rStyle w:val="A80"/>
                <w:rFonts w:ascii="TH SarabunPSK" w:hAnsi="TH SarabunPSK" w:cs="TH SarabunPSK"/>
                <w:color w:val="000000" w:themeColor="text1"/>
                <w:cs/>
              </w:rPr>
              <w:t>3.</w:t>
            </w:r>
            <w:r w:rsidRPr="00FC6D9B">
              <w:rPr>
                <w:rStyle w:val="A80"/>
                <w:rFonts w:ascii="TH SarabunPSK" w:hAnsi="TH SarabunPSK" w:cs="TH SarabunPSK"/>
                <w:color w:val="000000" w:themeColor="text1"/>
              </w:rPr>
              <w:t>2</w:t>
            </w:r>
            <w:r w:rsidRPr="00FC6D9B">
              <w:rPr>
                <w:rStyle w:val="A80"/>
                <w:rFonts w:ascii="TH SarabunPSK" w:hAnsi="TH SarabunPSK" w:cs="TH SarabunPSK"/>
                <w:color w:val="000000" w:themeColor="text1"/>
                <w:cs/>
              </w:rPr>
              <w:t xml:space="preserve"> 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ได้รับการผ่าตัดสมองภายใน </w:t>
            </w:r>
            <w:r w:rsidRPr="00FC6D9B">
              <w:rPr>
                <w:rStyle w:val="A80"/>
                <w:rFonts w:ascii="TH SarabunPSK" w:hAnsi="TH SarabunPSK" w:cs="TH SarabunPSK"/>
                <w:color w:val="000000" w:themeColor="text1"/>
              </w:rPr>
              <w:lastRenderedPageBreak/>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r>
      <w:tr w:rsidR="004B2A71" w:rsidRPr="00FC6D9B" w:rsidTr="004B2A71">
        <w:trPr>
          <w:trHeight w:val="2975"/>
        </w:trPr>
        <w:tc>
          <w:tcPr>
            <w:tcW w:w="2694" w:type="dxa"/>
            <w:vMerge w:val="restart"/>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คำนิยาม</w:t>
            </w: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cs/>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อัตราตายของผู้ป่วยโรคหลอดเลือดสมองตีบ/อุดตัน (</w:t>
            </w:r>
            <w:r w:rsidRPr="00FC6D9B">
              <w:rPr>
                <w:rFonts w:ascii="TH SarabunPSK" w:hAnsi="TH SarabunPSK" w:cs="TH SarabunPSK"/>
                <w:b/>
                <w:bCs/>
                <w:color w:val="000000" w:themeColor="text1"/>
                <w:sz w:val="32"/>
                <w:szCs w:val="32"/>
              </w:rPr>
              <w:t>Ischemic Stroke ;I63</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cs/>
              </w:rPr>
              <w:t>1. ผู้ป่วยโรคหลอดเลือดสมองตีบ/อุดตัน หมายถึง ผู้ป่วยใน (ผู้ป่วยที่รับไว้นอนพักรักษาในโรงพยาบาล (</w:t>
            </w:r>
            <w:r w:rsidRPr="00FC6D9B">
              <w:rPr>
                <w:rFonts w:ascii="TH SarabunPSK" w:hAnsi="TH SarabunPSK" w:cs="TH SarabunPSK"/>
                <w:color w:val="000000" w:themeColor="text1"/>
                <w:sz w:val="32"/>
                <w:szCs w:val="32"/>
              </w:rPr>
              <w:t>admit</w:t>
            </w:r>
            <w:r w:rsidRPr="00FC6D9B">
              <w:rPr>
                <w:rFonts w:ascii="TH SarabunPSK" w:hAnsi="TH SarabunPSK" w:cs="TH SarabunPSK"/>
                <w:color w:val="000000" w:themeColor="text1"/>
                <w:sz w:val="32"/>
                <w:szCs w:val="32"/>
                <w:cs/>
              </w:rPr>
              <w:t xml:space="preserve">) นานตั้งแต่ 4 ชั่วโมงขึ้นไป) ที่มี </w:t>
            </w:r>
            <w:r w:rsidRPr="00FC6D9B">
              <w:rPr>
                <w:rFonts w:ascii="TH SarabunPSK" w:hAnsi="TH SarabunPSK" w:cs="TH SarabunPSK"/>
                <w:color w:val="000000" w:themeColor="text1"/>
                <w:sz w:val="32"/>
                <w:szCs w:val="32"/>
              </w:rPr>
              <w:t>principal diagnosis</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pdx</w:t>
            </w:r>
            <w:r w:rsidRPr="00FC6D9B">
              <w:rPr>
                <w:rFonts w:ascii="TH SarabunPSK" w:hAnsi="TH SarabunPSK" w:cs="TH SarabunPSK"/>
                <w:color w:val="000000" w:themeColor="text1"/>
                <w:sz w:val="32"/>
                <w:szCs w:val="32"/>
                <w:cs/>
              </w:rPr>
              <w:t>) เป็นโรคหลอดเลือดสมองตีบ/อุดตัน(</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การตายของผู้ป่วยโรคหลอดเลือดสมองตีบ/อุดตัน หมายถึง การตายจากสาเหตุโรคหลอดเลือดสมองตีบ/อุดตัน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3. การจำหน่ายผู้ป่วยโรคหลอดเลือดสมองตีบ/อุดตัน หมายถึง การที่ผู้ป่วยในออกจากโรงพยาบาลด้วยโรคหลอดเลือดสมองตีบ/อุดตัน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tc>
      </w:tr>
      <w:tr w:rsidR="004B2A71" w:rsidRPr="00FC6D9B" w:rsidTr="004B2A71">
        <w:trPr>
          <w:trHeight w:val="3405"/>
        </w:trPr>
        <w:tc>
          <w:tcPr>
            <w:tcW w:w="2694" w:type="dxa"/>
            <w:vMerge/>
            <w:tcBorders>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อัตราตายของผู้ป่วยโรคหลอดเลือดสมองแตก (</w:t>
            </w:r>
            <w:r w:rsidRPr="00FC6D9B">
              <w:rPr>
                <w:rFonts w:ascii="TH SarabunPSK" w:hAnsi="TH SarabunPSK" w:cs="TH SarabunPSK"/>
                <w:b/>
                <w:bCs/>
                <w:color w:val="000000" w:themeColor="text1"/>
                <w:sz w:val="32"/>
                <w:szCs w:val="32"/>
              </w:rPr>
              <w:t>Hemorrhagic Stroke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I62</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ผู้ป่วยโรคหลอดเลือดสมองแตก หมายถึง ผู้ป่วยใน (ผู้ป่วยที่รับไว้นอนพักรักษาในโรงพยาบาล(</w:t>
            </w:r>
            <w:r w:rsidRPr="00FC6D9B">
              <w:rPr>
                <w:rFonts w:ascii="TH SarabunPSK" w:hAnsi="TH SarabunPSK" w:cs="TH SarabunPSK"/>
                <w:color w:val="000000" w:themeColor="text1"/>
                <w:sz w:val="32"/>
                <w:szCs w:val="32"/>
              </w:rPr>
              <w:t>admit</w:t>
            </w:r>
            <w:r w:rsidRPr="00FC6D9B">
              <w:rPr>
                <w:rFonts w:ascii="TH SarabunPSK" w:hAnsi="TH SarabunPSK" w:cs="TH SarabunPSK"/>
                <w:color w:val="000000" w:themeColor="text1"/>
                <w:sz w:val="32"/>
                <w:szCs w:val="32"/>
                <w:cs/>
              </w:rPr>
              <w:t xml:space="preserve">) นานตั้งแต่ 4 ชั่วโมงขึ้นไป) ที่มี </w:t>
            </w:r>
            <w:r w:rsidRPr="00FC6D9B">
              <w:rPr>
                <w:rFonts w:ascii="TH SarabunPSK" w:hAnsi="TH SarabunPSK" w:cs="TH SarabunPSK"/>
                <w:color w:val="000000" w:themeColor="text1"/>
                <w:sz w:val="32"/>
                <w:szCs w:val="32"/>
              </w:rPr>
              <w:t xml:space="preserve">principal diagnosis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pdx</w:t>
            </w:r>
            <w:r w:rsidRPr="00FC6D9B">
              <w:rPr>
                <w:rFonts w:ascii="TH SarabunPSK" w:hAnsi="TH SarabunPSK" w:cs="TH SarabunPSK"/>
                <w:color w:val="000000" w:themeColor="text1"/>
                <w:sz w:val="32"/>
                <w:szCs w:val="32"/>
                <w:cs/>
              </w:rPr>
              <w:t>) เป็นโรคหลอดเลือดสมองแตก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การตายของผู้ป่วยโรคหลอดเลือดสมองแตก หมายถึง การตายจากสาเหตุโรคหลอดเลือดสมองแตก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3. การจำหน่ายผู้ป่วยโรคหลอดเลือดสมองแตก หมายถึง การที่ผู้ป่วยในออกจากโรงพยาบาลด้วยโรคหลอดเลือดสมองแตก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r>
      <w:tr w:rsidR="004B2A71" w:rsidRPr="00FC6D9B" w:rsidTr="004B2A71">
        <w:trPr>
          <w:trHeight w:val="2944"/>
        </w:trPr>
        <w:tc>
          <w:tcPr>
            <w:tcW w:w="2694" w:type="dxa"/>
            <w:vMerge/>
            <w:tcBorders>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b"/>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อัตราตายของผู้ป่วยโรคหลอดเลือดสมอง (</w:t>
            </w:r>
            <w:r w:rsidRPr="00FC6D9B">
              <w:rPr>
                <w:rFonts w:ascii="TH SarabunPSK" w:hAnsi="TH SarabunPSK" w:cs="TH SarabunPSK"/>
                <w:b/>
                <w:bCs/>
                <w:color w:val="000000" w:themeColor="text1"/>
                <w:sz w:val="32"/>
                <w:szCs w:val="32"/>
              </w:rPr>
              <w:t>Stroke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I69</w:t>
            </w:r>
            <w:r w:rsidRPr="00FC6D9B">
              <w:rPr>
                <w:rFonts w:ascii="TH SarabunPSK" w:hAnsi="TH SarabunPSK" w:cs="TH SarabunPSK"/>
                <w:b/>
                <w:bCs/>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ผู้ป่วยโรคหลอดเลือดสมอง หมายถึง ผู้ป่วยใน (ผู้ป่วยที่รับไว้นอนพักรักษาในโรงพยาบาล (</w:t>
            </w:r>
            <w:r w:rsidRPr="00FC6D9B">
              <w:rPr>
                <w:rFonts w:ascii="TH SarabunPSK" w:hAnsi="TH SarabunPSK" w:cs="TH SarabunPSK"/>
                <w:color w:val="000000" w:themeColor="text1"/>
                <w:sz w:val="32"/>
                <w:szCs w:val="32"/>
              </w:rPr>
              <w:t>admit</w:t>
            </w:r>
            <w:r w:rsidRPr="00FC6D9B">
              <w:rPr>
                <w:rFonts w:ascii="TH SarabunPSK" w:hAnsi="TH SarabunPSK" w:cs="TH SarabunPSK"/>
                <w:color w:val="000000" w:themeColor="text1"/>
                <w:sz w:val="32"/>
                <w:szCs w:val="32"/>
                <w:cs/>
              </w:rPr>
              <w:t xml:space="preserve">) นานตั้งแต่ 4 ชั่วโมงขึ้นไป) ที่มี </w:t>
            </w:r>
            <w:r w:rsidRPr="00FC6D9B">
              <w:rPr>
                <w:rFonts w:ascii="TH SarabunPSK" w:hAnsi="TH SarabunPSK" w:cs="TH SarabunPSK"/>
                <w:color w:val="000000" w:themeColor="text1"/>
                <w:sz w:val="32"/>
                <w:szCs w:val="32"/>
              </w:rPr>
              <w:t xml:space="preserve">principal diagnosis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pdx</w:t>
            </w:r>
            <w:r w:rsidRPr="00FC6D9B">
              <w:rPr>
                <w:rFonts w:ascii="TH SarabunPSK" w:hAnsi="TH SarabunPSK" w:cs="TH SarabunPSK"/>
                <w:color w:val="000000" w:themeColor="text1"/>
                <w:sz w:val="32"/>
                <w:szCs w:val="32"/>
                <w:cs/>
              </w:rPr>
              <w:t>) เป็นโรคหลอดเลือดสมอง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การตายของผู้ป่วยโรคหลอดเลือดสมอง หมายถึง การตายจากสาเหตุโรคหลอดเลือดสมอง </w:t>
            </w:r>
          </w:p>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p w:rsidR="004B2A71" w:rsidRPr="00FC6D9B" w:rsidRDefault="004B2A71" w:rsidP="004B2A71">
            <w:pPr>
              <w:pStyle w:val="ab"/>
              <w:contextualSpacing/>
              <w:jc w:val="thaiDistribute"/>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3. การจำหน่ายผู้ป่วยโรคหลอดเลือดสมอง หมายถึง การที่ผู้ป่วยในออกจากโรงพยาบาลด้วยโรคหลอดเลือดสมอง(</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r>
      <w:tr w:rsidR="004B2A71" w:rsidRPr="00FC6D9B" w:rsidTr="004B2A71">
        <w:trPr>
          <w:trHeight w:val="1474"/>
        </w:trPr>
        <w:tc>
          <w:tcPr>
            <w:tcW w:w="2694" w:type="dxa"/>
            <w:vMerge/>
            <w:tcBorders>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การรักษาใน </w:t>
            </w:r>
            <w:r w:rsidRPr="00FC6D9B">
              <w:rPr>
                <w:rFonts w:ascii="TH SarabunPSK" w:hAnsi="TH SarabunPSK" w:cs="TH SarabunPSK"/>
                <w:b/>
                <w:bCs/>
                <w:color w:val="000000" w:themeColor="text1"/>
                <w:sz w:val="32"/>
                <w:szCs w:val="32"/>
              </w:rPr>
              <w:t xml:space="preserve">Stroke Unit: </w:t>
            </w:r>
            <w:r w:rsidRPr="00FC6D9B">
              <w:rPr>
                <w:rFonts w:ascii="TH SarabunPSK" w:hAnsi="TH SarabunPSK" w:cs="TH SarabunPSK"/>
                <w:b/>
                <w:bCs/>
                <w:color w:val="000000" w:themeColor="text1"/>
                <w:sz w:val="32"/>
                <w:szCs w:val="32"/>
                <w:cs/>
              </w:rPr>
              <w:t>ร้อยละผู้ป่วยโรคหลอดเลือดสมอง (</w:t>
            </w:r>
            <w:r w:rsidRPr="00FC6D9B">
              <w:rPr>
                <w:rFonts w:ascii="TH SarabunPSK" w:hAnsi="TH SarabunPSK" w:cs="TH SarabunPSK"/>
                <w:b/>
                <w:bCs/>
                <w:color w:val="000000" w:themeColor="text1"/>
                <w:sz w:val="32"/>
                <w:szCs w:val="32"/>
              </w:rPr>
              <w:t xml:space="preserve">I60-I69) </w:t>
            </w:r>
            <w:r w:rsidRPr="00FC6D9B">
              <w:rPr>
                <w:rFonts w:ascii="TH SarabunPSK" w:hAnsi="TH SarabunPSK" w:cs="TH SarabunPSK"/>
                <w:b/>
                <w:bCs/>
                <w:color w:val="000000" w:themeColor="text1"/>
                <w:sz w:val="32"/>
                <w:szCs w:val="32"/>
                <w:cs/>
              </w:rPr>
              <w:t xml:space="preserve">ที่มีอาการไม่เกิน </w:t>
            </w:r>
            <w:r w:rsidRPr="00FC6D9B">
              <w:rPr>
                <w:rFonts w:ascii="TH SarabunPSK" w:hAnsi="TH SarabunPSK" w:cs="TH SarabunPSK"/>
                <w:b/>
                <w:bCs/>
                <w:color w:val="000000" w:themeColor="text1"/>
                <w:sz w:val="32"/>
                <w:szCs w:val="32"/>
              </w:rPr>
              <w:t xml:space="preserve">72 </w:t>
            </w:r>
            <w:r w:rsidRPr="00FC6D9B">
              <w:rPr>
                <w:rFonts w:ascii="TH SarabunPSK" w:hAnsi="TH SarabunPSK" w:cs="TH SarabunPSK"/>
                <w:b/>
                <w:bCs/>
                <w:color w:val="000000" w:themeColor="text1"/>
                <w:sz w:val="32"/>
                <w:szCs w:val="32"/>
                <w:cs/>
              </w:rPr>
              <w:t xml:space="preserve">ชั่วโมงได้รับการรักษาใน </w:t>
            </w:r>
            <w:r w:rsidRPr="00FC6D9B">
              <w:rPr>
                <w:rFonts w:ascii="TH SarabunPSK" w:hAnsi="TH SarabunPSK" w:cs="TH SarabunPSK"/>
                <w:b/>
                <w:bCs/>
                <w:color w:val="000000" w:themeColor="text1"/>
                <w:sz w:val="32"/>
                <w:szCs w:val="32"/>
              </w:rPr>
              <w:t>Stroke Unit</w:t>
            </w:r>
          </w:p>
          <w:p w:rsidR="004B2A71" w:rsidRPr="00FC6D9B" w:rsidRDefault="004B2A71" w:rsidP="004B2A71">
            <w:pPr>
              <w:pStyle w:val="a6"/>
              <w:ind w:left="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หออภิบาลผู้ป่วยโรคหลอดเลือดสมอง (</w:t>
            </w:r>
            <w:r w:rsidRPr="00FC6D9B">
              <w:rPr>
                <w:rFonts w:ascii="TH SarabunPSK" w:hAnsi="TH SarabunPSK" w:cs="TH SarabunPSK"/>
                <w:color w:val="000000" w:themeColor="text1"/>
                <w:sz w:val="32"/>
                <w:szCs w:val="32"/>
              </w:rPr>
              <w:t>Stroke Unit</w:t>
            </w:r>
            <w:r w:rsidRPr="00FC6D9B">
              <w:rPr>
                <w:rFonts w:ascii="TH SarabunPSK" w:hAnsi="TH SarabunPSK" w:cs="TH SarabunPSK"/>
                <w:color w:val="000000" w:themeColor="text1"/>
                <w:sz w:val="32"/>
                <w:szCs w:val="32"/>
                <w:cs/>
              </w:rPr>
              <w:t>) ประกอบด้วย 3 ส่วนหลัก</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1. สถานที่เฉพาะไม่น้อยกว่า 4 เตียง</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2. ทีมสหวิชาชีพ ที่มีความรู้เรื่องโรคหลอดเลือดสมอง</w:t>
            </w:r>
          </w:p>
          <w:p w:rsidR="004B2A71" w:rsidRPr="00FC6D9B" w:rsidRDefault="004B2A71" w:rsidP="004B2A71">
            <w:pPr>
              <w:pStyle w:val="a6"/>
              <w:ind w:left="0"/>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3. มีแผนการรักษาโรคหลอดเลือดสมอง (</w:t>
            </w:r>
            <w:r w:rsidRPr="00FC6D9B">
              <w:rPr>
                <w:rFonts w:ascii="TH SarabunPSK" w:hAnsi="TH SarabunPSK" w:cs="TH SarabunPSK"/>
                <w:color w:val="000000" w:themeColor="text1"/>
                <w:sz w:val="32"/>
                <w:szCs w:val="32"/>
              </w:rPr>
              <w:t>Caremap</w:t>
            </w:r>
            <w:r w:rsidRPr="00FC6D9B">
              <w:rPr>
                <w:rFonts w:ascii="TH SarabunPSK" w:hAnsi="TH SarabunPSK" w:cs="TH SarabunPSK"/>
                <w:color w:val="000000" w:themeColor="text1"/>
                <w:sz w:val="32"/>
                <w:szCs w:val="32"/>
                <w:cs/>
              </w:rPr>
              <w:t>) และแผนการให้ความรู้ที่จัดเตรียมไว้แล้วโดยผ่านการประชุมของทีมสหวิชาชีพของสถานพยาบาลนั้นๆ</w:t>
            </w:r>
          </w:p>
        </w:tc>
      </w:tr>
      <w:tr w:rsidR="004B2A71" w:rsidRPr="00FC6D9B" w:rsidTr="004B2A71">
        <w:trPr>
          <w:trHeight w:val="1628"/>
        </w:trPr>
        <w:tc>
          <w:tcPr>
            <w:tcW w:w="2694" w:type="dxa"/>
            <w:vMerge/>
            <w:tcBorders>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6"/>
              <w:ind w:left="0"/>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ระยะเวลาที่ได้รับการรักษาที่เหมาะสม: </w:t>
            </w:r>
            <w:r w:rsidRPr="00FC6D9B">
              <w:rPr>
                <w:rStyle w:val="A80"/>
                <w:rFonts w:ascii="TH SarabunPSK" w:hAnsi="TH SarabunPSK" w:cs="TH SarabunPSK"/>
                <w:b/>
                <w:bCs/>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b/>
                <w:bCs/>
                <w:color w:val="000000" w:themeColor="text1"/>
              </w:rPr>
              <w:t>I63</w:t>
            </w:r>
            <w:r w:rsidRPr="00FC6D9B">
              <w:rPr>
                <w:rStyle w:val="A80"/>
                <w:rFonts w:ascii="TH SarabunPSK" w:hAnsi="TH SarabunPSK" w:cs="TH SarabunPSK"/>
                <w:b/>
                <w:bCs/>
                <w:color w:val="000000" w:themeColor="text1"/>
                <w:cs/>
              </w:rPr>
              <w:t>) ที่มีอาการไม่เกิน</w:t>
            </w:r>
            <w:r w:rsidRPr="00FC6D9B">
              <w:rPr>
                <w:rStyle w:val="A80"/>
                <w:rFonts w:ascii="TH SarabunPSK" w:hAnsi="TH SarabunPSK" w:cs="TH SarabunPSK"/>
                <w:b/>
                <w:bCs/>
                <w:color w:val="000000" w:themeColor="text1"/>
              </w:rPr>
              <w:t xml:space="preserve"> 4</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 xml:space="preserve">5 </w:t>
            </w:r>
            <w:r w:rsidRPr="00FC6D9B">
              <w:rPr>
                <w:rStyle w:val="A80"/>
                <w:rFonts w:ascii="TH SarabunPSK" w:hAnsi="TH SarabunPSK" w:cs="TH SarabunPSK"/>
                <w:b/>
                <w:bCs/>
                <w:color w:val="000000" w:themeColor="text1"/>
                <w:cs/>
              </w:rPr>
              <w:t>ชั่วโมงได้รับการรักษาด้วยยาละลายลิ่มเลือดทางหลอดเลือดดำภายใน</w:t>
            </w:r>
            <w:r w:rsidRPr="00FC6D9B">
              <w:rPr>
                <w:rStyle w:val="A80"/>
                <w:rFonts w:ascii="TH SarabunPSK" w:hAnsi="TH SarabunPSK" w:cs="TH SarabunPSK"/>
                <w:b/>
                <w:bCs/>
                <w:color w:val="000000" w:themeColor="text1"/>
              </w:rPr>
              <w:t xml:space="preserve"> 60 </w:t>
            </w:r>
            <w:r w:rsidRPr="00FC6D9B">
              <w:rPr>
                <w:rStyle w:val="A80"/>
                <w:rFonts w:ascii="TH SarabunPSK" w:hAnsi="TH SarabunPSK" w:cs="TH SarabunPSK"/>
                <w:b/>
                <w:bCs/>
                <w:color w:val="000000" w:themeColor="text1"/>
                <w:cs/>
              </w:rPr>
              <w:t>นาที (</w:t>
            </w:r>
            <w:r w:rsidRPr="00FC6D9B">
              <w:rPr>
                <w:rStyle w:val="A80"/>
                <w:rFonts w:ascii="TH SarabunPSK" w:hAnsi="TH SarabunPSK" w:cs="TH SarabunPSK"/>
                <w:b/>
                <w:bCs/>
                <w:color w:val="000000" w:themeColor="text1"/>
              </w:rPr>
              <w:t>door to needle time</w:t>
            </w:r>
            <w:r w:rsidRPr="00FC6D9B">
              <w:rPr>
                <w:rStyle w:val="A80"/>
                <w:rFonts w:ascii="TH SarabunPSK" w:hAnsi="TH SarabunPSK" w:cs="TH SarabunPSK"/>
                <w:b/>
                <w:bCs/>
                <w:color w:val="000000" w:themeColor="text1"/>
                <w:cs/>
              </w:rPr>
              <w:t xml:space="preserve">) </w:t>
            </w:r>
            <w:r w:rsidRPr="00FC6D9B">
              <w:rPr>
                <w:rStyle w:val="A80"/>
                <w:rFonts w:ascii="TH SarabunPSK" w:hAnsi="TH SarabunPSK" w:cs="TH SarabunPSK"/>
                <w:b/>
                <w:bCs/>
                <w:color w:val="000000" w:themeColor="text1"/>
              </w:rPr>
              <w:br/>
            </w:r>
            <w:r w:rsidRPr="00FC6D9B">
              <w:rPr>
                <w:rFonts w:ascii="TH SarabunPSK" w:hAnsi="TH SarabunPSK" w:cs="TH SarabunPSK"/>
                <w:color w:val="000000" w:themeColor="text1"/>
                <w:sz w:val="32"/>
                <w:szCs w:val="32"/>
                <w:cs/>
              </w:rPr>
              <w:t>ระยะเวลาที่ได้รับการรักษาที่เหมาะสมนับตั้งแต่ผู้ป่วยมาถึงโรงพยาบาล (</w:t>
            </w:r>
            <w:r w:rsidRPr="00FC6D9B">
              <w:rPr>
                <w:rFonts w:ascii="TH SarabunPSK" w:hAnsi="TH SarabunPSK" w:cs="TH SarabunPSK"/>
                <w:color w:val="000000" w:themeColor="text1"/>
                <w:sz w:val="32"/>
                <w:szCs w:val="32"/>
              </w:rPr>
              <w:t>OPD</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ER</w:t>
            </w:r>
            <w:r w:rsidRPr="00FC6D9B">
              <w:rPr>
                <w:rFonts w:ascii="TH SarabunPSK" w:hAnsi="TH SarabunPSK" w:cs="TH SarabunPSK"/>
                <w:color w:val="000000" w:themeColor="text1"/>
                <w:sz w:val="32"/>
                <w:szCs w:val="32"/>
                <w:cs/>
              </w:rPr>
              <w:t xml:space="preserve">) </w:t>
            </w:r>
          </w:p>
        </w:tc>
      </w:tr>
      <w:tr w:rsidR="004B2A71" w:rsidRPr="00FC6D9B" w:rsidTr="004B2A71">
        <w:trPr>
          <w:trHeight w:val="1596"/>
        </w:trPr>
        <w:tc>
          <w:tcPr>
            <w:tcW w:w="2694" w:type="dxa"/>
            <w:vMerge/>
            <w:tcBorders>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p>
        </w:tc>
        <w:tc>
          <w:tcPr>
            <w:tcW w:w="7654" w:type="dxa"/>
            <w:gridSpan w:val="2"/>
            <w:tcBorders>
              <w:top w:val="single" w:sz="4" w:space="0" w:color="auto"/>
              <w:left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ระยะเวลาที่ได้รับการรักษาที่เหมาะสม: </w:t>
            </w:r>
            <w:r w:rsidRPr="00FC6D9B">
              <w:rPr>
                <w:rStyle w:val="A80"/>
                <w:rFonts w:ascii="TH SarabunPSK" w:hAnsi="TH SarabunPSK" w:cs="TH SarabunPSK"/>
                <w:b/>
                <w:bCs/>
                <w:color w:val="000000" w:themeColor="text1"/>
                <w:cs/>
              </w:rPr>
              <w:t>ร้อยละผู้ป่วยโรคหลอดเลือดสมองแตก (</w:t>
            </w:r>
            <w:r w:rsidRPr="00FC6D9B">
              <w:rPr>
                <w:rStyle w:val="A80"/>
                <w:rFonts w:ascii="TH SarabunPSK" w:hAnsi="TH SarabunPSK" w:cs="TH SarabunPSK"/>
                <w:b/>
                <w:bCs/>
                <w:color w:val="000000" w:themeColor="text1"/>
              </w:rPr>
              <w:t>I60</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I62</w:t>
            </w:r>
            <w:r w:rsidRPr="00FC6D9B">
              <w:rPr>
                <w:rStyle w:val="A80"/>
                <w:rFonts w:ascii="TH SarabunPSK" w:hAnsi="TH SarabunPSK" w:cs="TH SarabunPSK"/>
                <w:b/>
                <w:bCs/>
                <w:color w:val="000000" w:themeColor="text1"/>
                <w:cs/>
              </w:rPr>
              <w:t xml:space="preserve">) ได้รับการผ่าตัดสมองภายใน </w:t>
            </w:r>
            <w:r w:rsidRPr="00FC6D9B">
              <w:rPr>
                <w:rStyle w:val="A80"/>
                <w:rFonts w:ascii="TH SarabunPSK" w:hAnsi="TH SarabunPSK" w:cs="TH SarabunPSK"/>
                <w:b/>
                <w:bCs/>
                <w:color w:val="000000" w:themeColor="text1"/>
              </w:rPr>
              <w:t xml:space="preserve">90 </w:t>
            </w:r>
            <w:r w:rsidRPr="00FC6D9B">
              <w:rPr>
                <w:rStyle w:val="A80"/>
                <w:rFonts w:ascii="TH SarabunPSK" w:hAnsi="TH SarabunPSK" w:cs="TH SarabunPSK"/>
                <w:b/>
                <w:bCs/>
                <w:color w:val="000000" w:themeColor="text1"/>
                <w:cs/>
              </w:rPr>
              <w:t>นาที (</w:t>
            </w:r>
            <w:r w:rsidRPr="00FC6D9B">
              <w:rPr>
                <w:rStyle w:val="A80"/>
                <w:rFonts w:ascii="TH SarabunPSK" w:hAnsi="TH SarabunPSK" w:cs="TH SarabunPSK"/>
                <w:b/>
                <w:bCs/>
                <w:color w:val="000000" w:themeColor="text1"/>
              </w:rPr>
              <w:t>door to operation room time</w:t>
            </w:r>
            <w:r w:rsidRPr="00FC6D9B">
              <w:rPr>
                <w:rStyle w:val="A80"/>
                <w:rFonts w:ascii="TH SarabunPSK" w:hAnsi="TH SarabunPSK" w:cs="TH SarabunPSK"/>
                <w:b/>
                <w:bCs/>
                <w:color w:val="000000" w:themeColor="text1"/>
                <w:cs/>
              </w:rPr>
              <w:t>)</w:t>
            </w:r>
          </w:p>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ระยะเวลาที่ได้รับการรักษาที่เหมาะสมที่ได้รับการผ่าตัดนับตั้งแต่ผู้ป่วยมาถึงโรงพยาบาล และนับเฉพาะผู้ป่วยที่มาที่</w:t>
            </w:r>
            <w:r w:rsidRPr="00FC6D9B">
              <w:rPr>
                <w:rFonts w:ascii="TH SarabunPSK" w:hAnsi="TH SarabunPSK" w:cs="TH SarabunPSK"/>
                <w:color w:val="000000" w:themeColor="text1"/>
                <w:sz w:val="32"/>
                <w:szCs w:val="32"/>
              </w:rPr>
              <w:t xml:space="preserve"> ER </w:t>
            </w:r>
            <w:r w:rsidRPr="00FC6D9B">
              <w:rPr>
                <w:rFonts w:ascii="TH SarabunPSK" w:hAnsi="TH SarabunPSK" w:cs="TH SarabunPSK"/>
                <w:color w:val="000000" w:themeColor="text1"/>
                <w:sz w:val="32"/>
                <w:szCs w:val="32"/>
                <w:cs/>
              </w:rPr>
              <w:t xml:space="preserve">เท่านั้น </w:t>
            </w:r>
          </w:p>
        </w:tc>
      </w:tr>
      <w:tr w:rsidR="004B2A71" w:rsidRPr="00FC6D9B" w:rsidTr="004B2A71">
        <w:trPr>
          <w:trHeight w:val="4422"/>
        </w:trPr>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เกณฑ์เป้าหมาย</w:t>
            </w:r>
            <w:r w:rsidRPr="00FC6D9B">
              <w:rPr>
                <w:rFonts w:ascii="TH SarabunPSK" w:hAnsi="TH SarabunPSK" w:cs="TH SarabunPSK"/>
                <w:color w:val="000000" w:themeColor="text1"/>
                <w:sz w:val="32"/>
                <w:szCs w:val="32"/>
                <w:cs/>
              </w:rPr>
              <w:t xml:space="preserve">: </w:t>
            </w:r>
          </w:p>
          <w:tbl>
            <w:tblPr>
              <w:tblW w:w="101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742"/>
              <w:gridCol w:w="2268"/>
              <w:gridCol w:w="2126"/>
              <w:gridCol w:w="1984"/>
            </w:tblGrid>
            <w:tr w:rsidR="004B2A71" w:rsidRPr="00FC6D9B" w:rsidTr="004B2A71">
              <w:tc>
                <w:tcPr>
                  <w:tcW w:w="374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อัตราตายของผู้ป่วยโรคหลอดเลือดสมอง</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c>
                <w:tcPr>
                  <w:tcW w:w="374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12"/>
                      <w:sz w:val="32"/>
                      <w:szCs w:val="32"/>
                      <w:cs/>
                    </w:rPr>
                    <w:t>อัตราตายผู้ป่วยโรคหลอดเลือดสมองตีบ/อุดตัน</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Ischemic Stroke;I63</w:t>
                  </w:r>
                  <w:r w:rsidRPr="00FC6D9B">
                    <w:rPr>
                      <w:rFonts w:ascii="TH SarabunPSK" w:hAnsi="TH SarabunPSK" w:cs="TH SarabunPSK"/>
                      <w:color w:val="000000" w:themeColor="text1"/>
                      <w:sz w:val="32"/>
                      <w:szCs w:val="32"/>
                      <w:cs/>
                    </w:rPr>
                    <w:t>)</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5</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5</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5</w:t>
                  </w:r>
                </w:p>
              </w:tc>
            </w:tr>
            <w:tr w:rsidR="004B2A71" w:rsidRPr="00FC6D9B" w:rsidTr="004B2A71">
              <w:tc>
                <w:tcPr>
                  <w:tcW w:w="374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อัตราตายผู้ป่วยโรคหลอดลเลือดสมองแตก (</w:t>
                  </w:r>
                  <w:r w:rsidRPr="00FC6D9B">
                    <w:rPr>
                      <w:rFonts w:ascii="TH SarabunPSK" w:hAnsi="TH SarabunPSK" w:cs="TH SarabunPSK"/>
                      <w:color w:val="000000" w:themeColor="text1"/>
                      <w:sz w:val="32"/>
                      <w:szCs w:val="32"/>
                    </w:rPr>
                    <w:t>HemorrhagicStroke;I60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25</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25</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r>
            <w:tr w:rsidR="004B2A71" w:rsidRPr="00FC6D9B" w:rsidTr="004B2A71">
              <w:tc>
                <w:tcPr>
                  <w:tcW w:w="3742" w:type="dxa"/>
                  <w:tcBorders>
                    <w:top w:val="single" w:sz="4" w:space="0" w:color="000000"/>
                    <w:left w:val="single" w:sz="4" w:space="0" w:color="auto"/>
                    <w:bottom w:val="single" w:sz="4" w:space="0" w:color="auto"/>
                    <w:right w:val="single" w:sz="4" w:space="0" w:color="000000"/>
                  </w:tcBorders>
                </w:tcPr>
                <w:p w:rsidR="004B2A71" w:rsidRPr="00FC6D9B" w:rsidRDefault="004B2A71" w:rsidP="004B2A71">
                  <w:pPr>
                    <w:pStyle w:val="ab"/>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อัตราตายของผู้ป่วยโรคหลอดเลือดสมอง </w:t>
                  </w:r>
                </w:p>
                <w:p w:rsidR="004B2A71" w:rsidRPr="00FC6D9B" w:rsidRDefault="004B2A71" w:rsidP="004B2A71">
                  <w:pPr>
                    <w:pStyle w:val="ab"/>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Stroke;I60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c>
                <w:tcPr>
                  <w:tcW w:w="2268" w:type="dxa"/>
                  <w:tcBorders>
                    <w:top w:val="single" w:sz="4" w:space="0" w:color="000000"/>
                    <w:left w:val="single" w:sz="4" w:space="0" w:color="000000"/>
                    <w:bottom w:val="single" w:sz="4" w:space="0" w:color="auto"/>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7</w:t>
                  </w:r>
                </w:p>
              </w:tc>
              <w:tc>
                <w:tcPr>
                  <w:tcW w:w="2126" w:type="dxa"/>
                  <w:tcBorders>
                    <w:top w:val="single" w:sz="4" w:space="0" w:color="000000"/>
                    <w:left w:val="single" w:sz="4" w:space="0" w:color="000000"/>
                    <w:bottom w:val="single" w:sz="4" w:space="0" w:color="auto"/>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7</w:t>
                  </w:r>
                </w:p>
              </w:tc>
              <w:tc>
                <w:tcPr>
                  <w:tcW w:w="1984" w:type="dxa"/>
                  <w:tcBorders>
                    <w:top w:val="single" w:sz="4" w:space="0" w:color="000000"/>
                    <w:left w:val="single" w:sz="4" w:space="0" w:color="000000"/>
                    <w:bottom w:val="single" w:sz="4" w:space="0" w:color="auto"/>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น้อยกว่าร้อยละ 7</w:t>
                  </w:r>
                </w:p>
              </w:tc>
            </w:tr>
            <w:tr w:rsidR="004B2A71" w:rsidRPr="00FC6D9B" w:rsidTr="004B2A71">
              <w:trPr>
                <w:trHeight w:val="340"/>
              </w:trPr>
              <w:tc>
                <w:tcPr>
                  <w:tcW w:w="3742"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การรักษาใน </w:t>
                  </w:r>
                  <w:r w:rsidRPr="00FC6D9B">
                    <w:rPr>
                      <w:rFonts w:ascii="TH SarabunPSK" w:hAnsi="TH SarabunPSK" w:cs="TH SarabunPSK"/>
                      <w:b/>
                      <w:bCs/>
                      <w:color w:val="000000" w:themeColor="text1"/>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trHeight w:val="515"/>
              </w:trPr>
              <w:tc>
                <w:tcPr>
                  <w:tcW w:w="3742"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ร้อยละผู้ป่วยโรคหลอดเลือดสมอง (</w:t>
                  </w:r>
                  <w:r w:rsidRPr="00FC6D9B">
                    <w:rPr>
                      <w:rFonts w:ascii="TH SarabunPSK" w:hAnsi="TH SarabunPSK" w:cs="TH SarabunPSK"/>
                      <w:color w:val="000000" w:themeColor="text1"/>
                      <w:sz w:val="32"/>
                      <w:szCs w:val="32"/>
                    </w:rPr>
                    <w:t xml:space="preserve">I60-I69) </w:t>
                  </w:r>
                  <w:r w:rsidRPr="00FC6D9B">
                    <w:rPr>
                      <w:rFonts w:ascii="TH SarabunPSK" w:hAnsi="TH SarabunPSK" w:cs="TH SarabunPSK"/>
                      <w:color w:val="000000" w:themeColor="text1"/>
                      <w:sz w:val="32"/>
                      <w:szCs w:val="32"/>
                      <w:cs/>
                    </w:rPr>
                    <w:t xml:space="preserve">ที่มีอาการไม่เกิน </w:t>
                  </w:r>
                  <w:r w:rsidRPr="00FC6D9B">
                    <w:rPr>
                      <w:rFonts w:ascii="TH SarabunPSK" w:hAnsi="TH SarabunPSK" w:cs="TH SarabunPSK"/>
                      <w:color w:val="000000" w:themeColor="text1"/>
                      <w:sz w:val="32"/>
                      <w:szCs w:val="32"/>
                    </w:rPr>
                    <w:t xml:space="preserve">72 </w:t>
                  </w:r>
                  <w:r w:rsidRPr="00FC6D9B">
                    <w:rPr>
                      <w:rFonts w:ascii="TH SarabunPSK" w:hAnsi="TH SarabunPSK" w:cs="TH SarabunPSK"/>
                      <w:color w:val="000000" w:themeColor="text1"/>
                      <w:sz w:val="32"/>
                      <w:szCs w:val="32"/>
                      <w:cs/>
                    </w:rPr>
                    <w:t xml:space="preserve">ชั่วโมงได้รับการรักษาใน </w:t>
                  </w:r>
                  <w:r w:rsidRPr="00FC6D9B">
                    <w:rPr>
                      <w:rFonts w:ascii="TH SarabunPSK" w:hAnsi="TH SarabunPSK" w:cs="TH SarabunPSK"/>
                      <w:color w:val="000000" w:themeColor="text1"/>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40</w:t>
                  </w:r>
                </w:p>
              </w:tc>
              <w:tc>
                <w:tcPr>
                  <w:tcW w:w="2126"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50</w:t>
                  </w:r>
                </w:p>
              </w:tc>
              <w:tc>
                <w:tcPr>
                  <w:tcW w:w="1984"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r>
            <w:tr w:rsidR="004B2A71" w:rsidRPr="00FC6D9B" w:rsidTr="004B2A71">
              <w:trPr>
                <w:trHeight w:val="340"/>
              </w:trPr>
              <w:tc>
                <w:tcPr>
                  <w:tcW w:w="3742"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rPr>
                      <w:rStyle w:val="A80"/>
                      <w:rFonts w:ascii="TH SarabunPSK" w:hAnsi="TH SarabunPSK" w:cs="TH SarabunPSK"/>
                      <w:color w:val="000000" w:themeColor="text1"/>
                      <w:cs/>
                    </w:rPr>
                  </w:pPr>
                  <w:r w:rsidRPr="00FC6D9B">
                    <w:rPr>
                      <w:rFonts w:ascii="TH SarabunPSK" w:hAnsi="TH SarabunPSK" w:cs="TH SarabunPSK"/>
                      <w:b/>
                      <w:bCs/>
                      <w:color w:val="000000" w:themeColor="text1"/>
                      <w:sz w:val="32"/>
                      <w:szCs w:val="32"/>
                      <w:cs/>
                    </w:rPr>
                    <w:t>ระยะเวลาที่ได้รับการรักษาที่เหมาะสม</w:t>
                  </w:r>
                </w:p>
              </w:tc>
              <w:tc>
                <w:tcPr>
                  <w:tcW w:w="2268"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trHeight w:val="1860"/>
              </w:trPr>
              <w:tc>
                <w:tcPr>
                  <w:tcW w:w="374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ชั่วโมงได้รับการรักษาด้วยยาละลายลิ่มเลือดทางหลอดเลือดดำภายใน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50</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70</w:t>
                  </w:r>
                </w:p>
              </w:tc>
            </w:tr>
            <w:tr w:rsidR="004B2A71" w:rsidRPr="00FC6D9B" w:rsidTr="004B2A71">
              <w:tc>
                <w:tcPr>
                  <w:tcW w:w="3742"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thaiDistribute"/>
                    <w:rPr>
                      <w:rStyle w:val="A80"/>
                      <w:rFonts w:ascii="TH SarabunPSK" w:hAnsi="TH SarabunPSK" w:cs="TH SarabunPSK"/>
                      <w:color w:val="000000" w:themeColor="text1"/>
                      <w:cs/>
                    </w:rPr>
                  </w:pPr>
                  <w:r w:rsidRPr="00FC6D9B">
                    <w:rPr>
                      <w:rStyle w:val="A80"/>
                      <w:rFonts w:ascii="TH SarabunPSK" w:hAnsi="TH SarabunPSK" w:cs="TH SarabunPSK"/>
                      <w:color w:val="000000" w:themeColor="text1"/>
                      <w:cs/>
                    </w:rPr>
                    <w:t>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ได้รับการผ่าตัดภายใน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c>
                <w:tcPr>
                  <w:tcW w:w="2268"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70</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pStyle w:val="ab"/>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80</w:t>
                  </w:r>
                </w:p>
              </w:tc>
            </w:tr>
          </w:tbl>
          <w:p w:rsidR="004B2A71" w:rsidRPr="00FC6D9B" w:rsidRDefault="004B2A71" w:rsidP="004B2A71">
            <w:pPr>
              <w:contextualSpacing/>
              <w:jc w:val="thaiDistribute"/>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วัตถุประสงค์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ลดอัตราตายของผู้ป่วยโรคหลอดเลือดสมองในโรงพยาบาล</w:t>
            </w:r>
          </w:p>
        </w:tc>
      </w:tr>
      <w:tr w:rsidR="004B2A71" w:rsidRPr="00FC6D9B" w:rsidTr="004B2A71">
        <w:trPr>
          <w:trHeight w:val="435"/>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ผู้ป่วยโรคหลอดเลือดสมองที่มารับการรักษาที่โรงพยาบาล</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ข้อมูลจากรายงาน ตก.2 รวบรวมวิเคราะห์ในระดับเขตสุขภาพที่ 1-12</w:t>
            </w:r>
          </w:p>
          <w:p w:rsidR="004B2A71"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ระบบข้อมูล 43 แฟ้ม</w:t>
            </w:r>
          </w:p>
          <w:p w:rsidR="004B2A71" w:rsidRPr="00FC6D9B" w:rsidRDefault="004B2A71" w:rsidP="004B2A71">
            <w:pPr>
              <w:pStyle w:val="ab"/>
              <w:contextualSpacing/>
              <w:rPr>
                <w:rFonts w:ascii="TH SarabunPSK" w:hAnsi="TH SarabunPSK" w:cs="TH SarabunPSK"/>
                <w:color w:val="000000" w:themeColor="text1"/>
                <w:sz w:val="32"/>
                <w:szCs w:val="32"/>
                <w:cs/>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แหล่งข้อมูล</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รายงาน ตก.2 </w:t>
            </w:r>
          </w:p>
          <w:p w:rsidR="004B2A71" w:rsidRPr="00FC6D9B" w:rsidRDefault="004B2A71" w:rsidP="004B2A71">
            <w:pPr>
              <w:pStyle w:val="ab"/>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pacing w:val="-4"/>
                <w:sz w:val="32"/>
                <w:szCs w:val="32"/>
                <w:cs/>
              </w:rPr>
              <w:t>ฐานข้อมูลจากการประเมินข้อมูลจาก</w:t>
            </w:r>
            <w:r w:rsidRPr="00FC6D9B">
              <w:rPr>
                <w:rFonts w:ascii="TH SarabunPSK" w:hAnsi="TH SarabunPSK" w:cs="TH SarabunPSK"/>
                <w:color w:val="000000" w:themeColor="text1"/>
                <w:spacing w:val="-4"/>
                <w:sz w:val="32"/>
                <w:szCs w:val="32"/>
              </w:rPr>
              <w:t xml:space="preserve"> Health Data Center </w:t>
            </w:r>
            <w:r w:rsidRPr="00FC6D9B">
              <w:rPr>
                <w:rFonts w:ascii="TH SarabunPSK" w:hAnsi="TH SarabunPSK" w:cs="TH SarabunPSK"/>
                <w:color w:val="000000" w:themeColor="text1"/>
                <w:spacing w:val="-4"/>
                <w:sz w:val="32"/>
                <w:szCs w:val="32"/>
                <w:cs/>
              </w:rPr>
              <w:t>(</w:t>
            </w:r>
            <w:r w:rsidRPr="00FC6D9B">
              <w:rPr>
                <w:rFonts w:ascii="TH SarabunPSK" w:hAnsi="TH SarabunPSK" w:cs="TH SarabunPSK"/>
                <w:color w:val="000000" w:themeColor="text1"/>
                <w:spacing w:val="-4"/>
                <w:sz w:val="32"/>
                <w:szCs w:val="32"/>
              </w:rPr>
              <w:t>HDC</w:t>
            </w:r>
            <w:r w:rsidRPr="00FC6D9B">
              <w:rPr>
                <w:rFonts w:ascii="TH SarabunPSK" w:hAnsi="TH SarabunPSK" w:cs="TH SarabunPSK"/>
                <w:color w:val="000000" w:themeColor="text1"/>
                <w:spacing w:val="-4"/>
                <w:sz w:val="32"/>
                <w:szCs w:val="32"/>
                <w:cs/>
              </w:rPr>
              <w:t>) กระทรวงสาธารณสุข</w:t>
            </w:r>
          </w:p>
        </w:tc>
      </w:tr>
      <w:tr w:rsidR="004B2A71" w:rsidRPr="00FC6D9B" w:rsidTr="004B2A71">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อัตราตายผู้ป่วยโรคหลอดเลือดสมองตีบ/อุดตัน (</w:t>
            </w:r>
            <w:r w:rsidRPr="00FC6D9B">
              <w:rPr>
                <w:rFonts w:ascii="TH SarabunPSK" w:hAnsi="TH SarabunPSK" w:cs="TH SarabunPSK"/>
                <w:b/>
                <w:bCs/>
                <w:color w:val="000000" w:themeColor="text1"/>
                <w:sz w:val="32"/>
                <w:szCs w:val="32"/>
              </w:rPr>
              <w:t>Ischemic Stroke ;I63</w:t>
            </w:r>
            <w:r w:rsidRPr="00FC6D9B">
              <w:rPr>
                <w:rFonts w:ascii="TH SarabunPSK" w:hAnsi="TH SarabunPSK" w:cs="TH SarabunPSK"/>
                <w:b/>
                <w:bCs/>
                <w:color w:val="000000" w:themeColor="text1"/>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rPr>
              <w:t xml:space="preserve">A </w:t>
            </w:r>
            <w:r w:rsidRPr="00FC6D9B">
              <w:rPr>
                <w:rFonts w:ascii="TH SarabunPSK" w:hAnsi="TH SarabunPSK" w:cs="TH SarabunPSK"/>
                <w:color w:val="000000" w:themeColor="text1"/>
                <w:spacing w:val="-10"/>
                <w:sz w:val="32"/>
                <w:szCs w:val="32"/>
                <w:cs/>
              </w:rPr>
              <w:t>= จำนวนครั้งของการจำหน่ายสถานะ</w:t>
            </w:r>
            <w:r w:rsidRPr="00FC6D9B">
              <w:rPr>
                <w:rFonts w:ascii="TH SarabunPSK" w:hAnsi="TH SarabunPSK" w:cs="TH SarabunPSK"/>
                <w:color w:val="000000" w:themeColor="text1"/>
                <w:sz w:val="32"/>
                <w:szCs w:val="32"/>
                <w:cs/>
              </w:rPr>
              <w:t xml:space="preserve">ตายของผู้ป่วยโรคหลอดเลือดสมองตีบ/อุดตัน </w:t>
            </w:r>
          </w:p>
          <w:p w:rsidR="004B2A71" w:rsidRPr="00FC6D9B" w:rsidRDefault="004B2A71" w:rsidP="004B2A71">
            <w:pPr>
              <w:contextualSpacing/>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pacing w:val="-10"/>
                <w:sz w:val="32"/>
                <w:szCs w:val="32"/>
                <w:cs/>
              </w:rPr>
              <w:t xml:space="preserve">) </w:t>
            </w:r>
            <w:r w:rsidRPr="00FC6D9B">
              <w:rPr>
                <w:rFonts w:ascii="TH SarabunPSK" w:hAnsi="TH SarabunPSK" w:cs="TH SarabunPSK"/>
                <w:color w:val="000000" w:themeColor="text1"/>
                <w:sz w:val="32"/>
                <w:szCs w:val="32"/>
                <w:cs/>
              </w:rPr>
              <w:t>จากทุกหอผู้ป่วย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จำนวนครั้งของการจำหน่ายของผู้ป่วยโรคหลอดเลือดสมองตีบ/อุดตัน จากทุกหอผู้ป่วยในช่วงเวลาเดียวกัน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pacing w:val="-10"/>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2. อัตราตายผู้ป่วยโรคหลอดเลือดสมองแตก (</w:t>
            </w:r>
            <w:r w:rsidRPr="00FC6D9B">
              <w:rPr>
                <w:rFonts w:ascii="TH SarabunPSK" w:hAnsi="TH SarabunPSK" w:cs="TH SarabunPSK"/>
                <w:b/>
                <w:bCs/>
                <w:color w:val="000000" w:themeColor="text1"/>
                <w:sz w:val="32"/>
                <w:szCs w:val="32"/>
              </w:rPr>
              <w:t>Hemorrhagic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I62</w:t>
            </w:r>
            <w:r w:rsidRPr="00FC6D9B">
              <w:rPr>
                <w:rFonts w:ascii="TH SarabunPSK" w:hAnsi="TH SarabunPSK" w:cs="TH SarabunPSK"/>
                <w:b/>
                <w:bCs/>
                <w:color w:val="000000" w:themeColor="text1"/>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1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rPr>
              <w:t xml:space="preserve">A </w:t>
            </w:r>
            <w:r w:rsidRPr="00FC6D9B">
              <w:rPr>
                <w:rFonts w:ascii="TH SarabunPSK" w:hAnsi="TH SarabunPSK" w:cs="TH SarabunPSK"/>
                <w:color w:val="000000" w:themeColor="text1"/>
                <w:spacing w:val="-2"/>
                <w:sz w:val="32"/>
                <w:szCs w:val="32"/>
                <w:cs/>
              </w:rPr>
              <w:t>= จำนวนครั้งของการจำหน่ายสถานะตายของผู้ป่วยโรคหลอดเลือดสมองแตก</w:t>
            </w:r>
          </w:p>
          <w:p w:rsidR="004B2A71" w:rsidRPr="00FC6D9B" w:rsidRDefault="004B2A71" w:rsidP="004B2A71">
            <w:pPr>
              <w:pStyle w:val="ab"/>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HemorrhagicStroke ;I60</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 จากทุกหอผู้ป่วย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10"/>
                <w:sz w:val="32"/>
                <w:szCs w:val="32"/>
              </w:rPr>
              <w:t xml:space="preserve">B </w:t>
            </w:r>
            <w:r w:rsidRPr="00FC6D9B">
              <w:rPr>
                <w:rFonts w:ascii="TH SarabunPSK" w:hAnsi="TH SarabunPSK" w:cs="TH SarabunPSK"/>
                <w:color w:val="000000" w:themeColor="text1"/>
                <w:spacing w:val="-10"/>
                <w:sz w:val="32"/>
                <w:szCs w:val="32"/>
                <w:cs/>
              </w:rPr>
              <w:t>= จำนวนครั้งของการจำหน่ายของผู้ป่วยโรคหลอดเลือดสมองแตก จากทุกหอผู้ป่วยในช่วงเวลาเดียวกัน</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HemorrhagicStroke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สูตรคำนวณตัวชี้วัด</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3. อัตราตายของผู้ป่วยโรคหลอดเลือดสมอง (</w:t>
            </w:r>
            <w:r w:rsidRPr="00FC6D9B">
              <w:rPr>
                <w:rFonts w:ascii="TH SarabunPSK" w:hAnsi="TH SarabunPSK" w:cs="TH SarabunPSK"/>
                <w:b/>
                <w:bCs/>
                <w:color w:val="000000" w:themeColor="text1"/>
                <w:sz w:val="32"/>
                <w:szCs w:val="32"/>
              </w:rPr>
              <w:t>Stroke ;I60</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I69</w:t>
            </w:r>
            <w:r w:rsidRPr="00FC6D9B">
              <w:rPr>
                <w:rFonts w:ascii="TH SarabunPSK" w:hAnsi="TH SarabunPSK" w:cs="TH SarabunPSK"/>
                <w:b/>
                <w:bCs/>
                <w:color w:val="000000" w:themeColor="text1"/>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จำนวนครั้งของการจำหน่ายสถานะตายของผู้ป่วยโรคหลอดเลือดสมอง</w:t>
            </w:r>
          </w:p>
          <w:p w:rsidR="004B2A71" w:rsidRPr="00FC6D9B" w:rsidRDefault="004B2A71" w:rsidP="004B2A71">
            <w:pPr>
              <w:contextualSpacing/>
              <w:jc w:val="thaiDistribute"/>
              <w:rPr>
                <w:rFonts w:ascii="TH SarabunPSK" w:hAnsi="TH SarabunPSK" w:cs="TH SarabunPSK"/>
                <w:color w:val="000000" w:themeColor="text1"/>
                <w:spacing w:val="-6"/>
                <w:sz w:val="32"/>
                <w:szCs w:val="32"/>
                <w:cs/>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 จากทุกหอผู้ป่วย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จำนวนครั้งของการจำหน่ายของผู้ป่วยโรคหลอดเลือดสมองจากทุกหอผู้ป่วยในช่วงเวลาเดียวกัน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b/>
                <w:bCs/>
                <w:color w:val="000000" w:themeColor="text1"/>
              </w:rPr>
              <w:t>4.</w:t>
            </w:r>
            <w:r w:rsidRPr="00FC6D9B">
              <w:rPr>
                <w:rFonts w:ascii="TH SarabunPSK" w:hAnsi="TH SarabunPSK" w:cs="TH SarabunPSK"/>
                <w:b/>
                <w:bCs/>
                <w:color w:val="000000" w:themeColor="text1"/>
                <w:sz w:val="32"/>
                <w:szCs w:val="32"/>
                <w:cs/>
              </w:rPr>
              <w:t>ร้อยละผู้ป่วยโรคหลอดเลือดสมอง (</w:t>
            </w:r>
            <w:r w:rsidRPr="00FC6D9B">
              <w:rPr>
                <w:rFonts w:ascii="TH SarabunPSK" w:hAnsi="TH SarabunPSK" w:cs="TH SarabunPSK"/>
                <w:b/>
                <w:bCs/>
                <w:color w:val="000000" w:themeColor="text1"/>
                <w:sz w:val="32"/>
                <w:szCs w:val="32"/>
              </w:rPr>
              <w:t xml:space="preserve">I60-I69) </w:t>
            </w:r>
            <w:r w:rsidRPr="00FC6D9B">
              <w:rPr>
                <w:rFonts w:ascii="TH SarabunPSK" w:hAnsi="TH SarabunPSK" w:cs="TH SarabunPSK"/>
                <w:b/>
                <w:bCs/>
                <w:color w:val="000000" w:themeColor="text1"/>
                <w:sz w:val="32"/>
                <w:szCs w:val="32"/>
                <w:cs/>
              </w:rPr>
              <w:t xml:space="preserve">ที่มีอาการไม่เกิน </w:t>
            </w:r>
            <w:r w:rsidRPr="00FC6D9B">
              <w:rPr>
                <w:rFonts w:ascii="TH SarabunPSK" w:hAnsi="TH SarabunPSK" w:cs="TH SarabunPSK"/>
                <w:b/>
                <w:bCs/>
                <w:color w:val="000000" w:themeColor="text1"/>
                <w:sz w:val="32"/>
                <w:szCs w:val="32"/>
              </w:rPr>
              <w:t xml:space="preserve">72 </w:t>
            </w:r>
            <w:r w:rsidRPr="00FC6D9B">
              <w:rPr>
                <w:rFonts w:ascii="TH SarabunPSK" w:hAnsi="TH SarabunPSK" w:cs="TH SarabunPSK"/>
                <w:b/>
                <w:bCs/>
                <w:color w:val="000000" w:themeColor="text1"/>
                <w:sz w:val="32"/>
                <w:szCs w:val="32"/>
                <w:cs/>
              </w:rPr>
              <w:t xml:space="preserve">ชั่วโมงได้รับการรักษาใน </w:t>
            </w:r>
            <w:r w:rsidRPr="00FC6D9B">
              <w:rPr>
                <w:rFonts w:ascii="TH SarabunPSK" w:hAnsi="TH SarabunPSK" w:cs="TH SarabunPSK"/>
                <w:b/>
                <w:bCs/>
                <w:color w:val="000000" w:themeColor="text1"/>
                <w:sz w:val="32"/>
                <w:szCs w:val="32"/>
              </w:rPr>
              <w:t>Stroke Unit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จำนวนผู้ป่วยโรคหลอดเลือดสมอง (</w:t>
            </w:r>
            <w:r w:rsidRPr="00FC6D9B">
              <w:rPr>
                <w:rFonts w:ascii="TH SarabunPSK" w:hAnsi="TH SarabunPSK" w:cs="TH SarabunPSK"/>
                <w:color w:val="000000" w:themeColor="text1"/>
                <w:sz w:val="32"/>
                <w:szCs w:val="32"/>
              </w:rPr>
              <w:t xml:space="preserve">I60-I69) </w:t>
            </w:r>
            <w:r w:rsidRPr="00FC6D9B">
              <w:rPr>
                <w:rFonts w:ascii="TH SarabunPSK" w:hAnsi="TH SarabunPSK" w:cs="TH SarabunPSK"/>
                <w:color w:val="000000" w:themeColor="text1"/>
                <w:sz w:val="32"/>
                <w:szCs w:val="32"/>
                <w:cs/>
              </w:rPr>
              <w:t xml:space="preserve">ที่มีอาการไม่เกิน </w:t>
            </w:r>
            <w:r w:rsidRPr="00FC6D9B">
              <w:rPr>
                <w:rFonts w:ascii="TH SarabunPSK" w:hAnsi="TH SarabunPSK" w:cs="TH SarabunPSK"/>
                <w:color w:val="000000" w:themeColor="text1"/>
                <w:sz w:val="32"/>
                <w:szCs w:val="32"/>
              </w:rPr>
              <w:t xml:space="preserve">72 </w:t>
            </w:r>
            <w:r w:rsidRPr="00FC6D9B">
              <w:rPr>
                <w:rFonts w:ascii="TH SarabunPSK" w:hAnsi="TH SarabunPSK" w:cs="TH SarabunPSK"/>
                <w:color w:val="000000" w:themeColor="text1"/>
                <w:sz w:val="32"/>
                <w:szCs w:val="32"/>
                <w:cs/>
              </w:rPr>
              <w:t xml:space="preserve">ชั่วโมงได้รับการรักษาใน </w:t>
            </w:r>
            <w:r w:rsidRPr="00FC6D9B">
              <w:rPr>
                <w:rFonts w:ascii="TH SarabunPSK" w:hAnsi="TH SarabunPSK" w:cs="TH SarabunPSK"/>
                <w:color w:val="000000" w:themeColor="text1"/>
                <w:sz w:val="32"/>
                <w:szCs w:val="32"/>
              </w:rPr>
              <w:t>Stroke Unit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 B </w:t>
            </w:r>
            <w:r w:rsidRPr="00FC6D9B">
              <w:rPr>
                <w:rFonts w:ascii="TH SarabunPSK" w:hAnsi="TH SarabunPSK" w:cs="TH SarabunPSK"/>
                <w:color w:val="000000" w:themeColor="text1"/>
                <w:sz w:val="32"/>
                <w:szCs w:val="32"/>
                <w:cs/>
              </w:rPr>
              <w:t>= จำนวน</w:t>
            </w:r>
            <w:r w:rsidRPr="00FC6D9B">
              <w:rPr>
                <w:rStyle w:val="A80"/>
                <w:rFonts w:ascii="TH SarabunPSK" w:hAnsi="TH SarabunPSK" w:cs="TH SarabunPSK"/>
                <w:color w:val="000000" w:themeColor="text1"/>
                <w:cs/>
              </w:rPr>
              <w:t>ผู้ป่วยโรคหลอดเลือดสมอง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I69</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72 </w:t>
            </w:r>
            <w:r w:rsidRPr="00FC6D9B">
              <w:rPr>
                <w:rStyle w:val="A80"/>
                <w:rFonts w:ascii="TH SarabunPSK" w:hAnsi="TH SarabunPSK" w:cs="TH SarabunPSK"/>
                <w:color w:val="000000" w:themeColor="text1"/>
                <w:cs/>
              </w:rPr>
              <w:t>ชั่วโมงได้รับการรักษาในช่วงเวลาเดียวกัน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Fonts w:ascii="TH SarabunPSK" w:hAnsi="TH SarabunPSK" w:cs="TH SarabunPSK"/>
                <w:b/>
                <w:bCs/>
                <w:color w:val="000000" w:themeColor="text1"/>
                <w:sz w:val="32"/>
                <w:szCs w:val="32"/>
                <w:cs/>
              </w:rPr>
            </w:pPr>
            <w:r w:rsidRPr="00FC6D9B">
              <w:rPr>
                <w:rStyle w:val="A80"/>
                <w:rFonts w:ascii="TH SarabunPSK" w:hAnsi="TH SarabunPSK" w:cs="TH SarabunPSK"/>
                <w:b/>
                <w:bCs/>
                <w:color w:val="000000" w:themeColor="text1"/>
              </w:rPr>
              <w:t>5</w:t>
            </w:r>
            <w:r w:rsidRPr="00FC6D9B">
              <w:rPr>
                <w:rStyle w:val="A80"/>
                <w:rFonts w:ascii="TH SarabunPSK" w:hAnsi="TH SarabunPSK" w:cs="TH SarabunPSK"/>
                <w:b/>
                <w:bCs/>
                <w:color w:val="000000" w:themeColor="text1"/>
                <w:cs/>
              </w:rPr>
              <w:t>. ร้อยละผู้ป่วยโรคหลอดเลือดสมองตีบ/อุดตันระยะเฉียบพลัน (</w:t>
            </w:r>
            <w:r w:rsidRPr="00FC6D9B">
              <w:rPr>
                <w:rStyle w:val="A80"/>
                <w:rFonts w:ascii="TH SarabunPSK" w:hAnsi="TH SarabunPSK" w:cs="TH SarabunPSK"/>
                <w:b/>
                <w:bCs/>
                <w:color w:val="000000" w:themeColor="text1"/>
              </w:rPr>
              <w:t>I63</w:t>
            </w:r>
            <w:r w:rsidRPr="00FC6D9B">
              <w:rPr>
                <w:rStyle w:val="A80"/>
                <w:rFonts w:ascii="TH SarabunPSK" w:hAnsi="TH SarabunPSK" w:cs="TH SarabunPSK"/>
                <w:b/>
                <w:bCs/>
                <w:color w:val="000000" w:themeColor="text1"/>
                <w:cs/>
              </w:rPr>
              <w:t>) ที่มีอาการไม่เกิน</w:t>
            </w:r>
            <w:r w:rsidRPr="00FC6D9B">
              <w:rPr>
                <w:rStyle w:val="A80"/>
                <w:rFonts w:ascii="TH SarabunPSK" w:hAnsi="TH SarabunPSK" w:cs="TH SarabunPSK"/>
                <w:b/>
                <w:bCs/>
                <w:color w:val="000000" w:themeColor="text1"/>
              </w:rPr>
              <w:t xml:space="preserve"> 4</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 xml:space="preserve">5 </w:t>
            </w:r>
            <w:r w:rsidRPr="00FC6D9B">
              <w:rPr>
                <w:rStyle w:val="A80"/>
                <w:rFonts w:ascii="TH SarabunPSK" w:hAnsi="TH SarabunPSK" w:cs="TH SarabunPSK"/>
                <w:b/>
                <w:bCs/>
                <w:color w:val="000000" w:themeColor="text1"/>
                <w:cs/>
              </w:rPr>
              <w:t>ชั่วโมงได้รับการรักษาด้วยยาละลายลิ่มเลือดทางหลอดเลือดภายใน</w:t>
            </w:r>
            <w:r w:rsidRPr="00FC6D9B">
              <w:rPr>
                <w:rStyle w:val="A80"/>
                <w:rFonts w:ascii="TH SarabunPSK" w:hAnsi="TH SarabunPSK" w:cs="TH SarabunPSK"/>
                <w:b/>
                <w:bCs/>
                <w:color w:val="000000" w:themeColor="text1"/>
              </w:rPr>
              <w:t xml:space="preserve"> 60 </w:t>
            </w:r>
            <w:r w:rsidRPr="00FC6D9B">
              <w:rPr>
                <w:rStyle w:val="A80"/>
                <w:rFonts w:ascii="TH SarabunPSK" w:hAnsi="TH SarabunPSK" w:cs="TH SarabunPSK"/>
                <w:b/>
                <w:bCs/>
                <w:color w:val="000000" w:themeColor="text1"/>
                <w:cs/>
              </w:rPr>
              <w:t>นาที (</w:t>
            </w:r>
            <w:r w:rsidRPr="00FC6D9B">
              <w:rPr>
                <w:rStyle w:val="A80"/>
                <w:rFonts w:ascii="TH SarabunPSK" w:hAnsi="TH SarabunPSK" w:cs="TH SarabunPSK"/>
                <w:b/>
                <w:bCs/>
                <w:color w:val="000000" w:themeColor="text1"/>
              </w:rPr>
              <w:t>door to needle time</w:t>
            </w:r>
            <w:r w:rsidRPr="00FC6D9B">
              <w:rPr>
                <w:rStyle w:val="A80"/>
                <w:rFonts w:ascii="TH SarabunPSK" w:hAnsi="TH SarabunPSK" w:cs="TH SarabunPSK"/>
                <w:b/>
                <w:bCs/>
                <w:color w:val="000000" w:themeColor="text1"/>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w:t>
            </w:r>
            <w:r w:rsidRPr="00FC6D9B">
              <w:rPr>
                <w:rStyle w:val="A80"/>
                <w:rFonts w:ascii="TH SarabunPSK" w:hAnsi="TH SarabunPSK" w:cs="TH SarabunPSK"/>
                <w:color w:val="000000" w:themeColor="text1"/>
                <w:cs/>
              </w:rPr>
              <w:t>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w:t>
            </w:r>
            <w:r w:rsidRPr="00FC6D9B">
              <w:rPr>
                <w:rStyle w:val="A80"/>
                <w:rFonts w:ascii="TH SarabunPSK" w:hAnsi="TH SarabunPSK" w:cs="TH SarabunPSK"/>
                <w:color w:val="000000" w:themeColor="text1"/>
              </w:rPr>
              <w:lastRenderedPageBreak/>
              <w:t>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ชั่วโมงได้รับการรักษาด้วยยาละลายลิ่มเลือดทางหลอดเลือดดำภายใน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w:t>
            </w:r>
            <w:r w:rsidRPr="00FC6D9B">
              <w:rPr>
                <w:rFonts w:ascii="TH SarabunPSK" w:hAnsi="TH SarabunPSK" w:cs="TH SarabunPSK"/>
                <w:color w:val="000000" w:themeColor="text1"/>
                <w:sz w:val="32"/>
                <w:szCs w:val="32"/>
                <w:cs/>
              </w:rPr>
              <w:t>นับตั้งแต่ผู้ป่วยมาถึงโรงพยาบาล (</w:t>
            </w:r>
            <w:r w:rsidRPr="00FC6D9B">
              <w:rPr>
                <w:rFonts w:ascii="TH SarabunPSK" w:hAnsi="TH SarabunPSK" w:cs="TH SarabunPSK"/>
                <w:color w:val="000000" w:themeColor="text1"/>
                <w:sz w:val="32"/>
                <w:szCs w:val="32"/>
              </w:rPr>
              <w:t>OPD</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ER</w:t>
            </w:r>
            <w:r w:rsidRPr="00FC6D9B">
              <w:rPr>
                <w:rFonts w:ascii="TH SarabunPSK" w:hAnsi="TH SarabunPSK" w:cs="TH SarabunPSK"/>
                <w:color w:val="000000" w:themeColor="text1"/>
                <w:sz w:val="32"/>
                <w:szCs w:val="32"/>
                <w:cs/>
              </w:rPr>
              <w:t xml:space="preserve">) </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w:t>
            </w:r>
            <w:r w:rsidRPr="00FC6D9B">
              <w:rPr>
                <w:rStyle w:val="A80"/>
                <w:rFonts w:ascii="TH SarabunPSK" w:hAnsi="TH SarabunPSK" w:cs="TH SarabunPSK"/>
                <w:color w:val="000000" w:themeColor="text1"/>
                <w:cs/>
              </w:rPr>
              <w:t>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ชั่วโมงได้รับการรักษาด้วยยาละลายลิ่มเลือดทางหลอดเลือดดำในช่วงเวลาเดียวกัน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rPr>
          <w:trHeight w:val="633"/>
        </w:trPr>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contextualSpacing/>
              <w:rPr>
                <w:rStyle w:val="A80"/>
                <w:rFonts w:ascii="TH SarabunPSK" w:hAnsi="TH SarabunPSK" w:cs="TH SarabunPSK"/>
                <w:b/>
                <w:bCs/>
                <w:color w:val="000000" w:themeColor="text1"/>
                <w:cs/>
              </w:rPr>
            </w:pPr>
            <w:r w:rsidRPr="00FC6D9B">
              <w:rPr>
                <w:rStyle w:val="A80"/>
                <w:rFonts w:ascii="TH SarabunPSK" w:hAnsi="TH SarabunPSK" w:cs="TH SarabunPSK"/>
                <w:b/>
                <w:bCs/>
                <w:color w:val="000000" w:themeColor="text1"/>
              </w:rPr>
              <w:t>6</w:t>
            </w:r>
            <w:r w:rsidRPr="00FC6D9B">
              <w:rPr>
                <w:rStyle w:val="A80"/>
                <w:rFonts w:ascii="TH SarabunPSK" w:hAnsi="TH SarabunPSK" w:cs="TH SarabunPSK"/>
                <w:b/>
                <w:bCs/>
                <w:color w:val="000000" w:themeColor="text1"/>
                <w:cs/>
              </w:rPr>
              <w:t>. ร้อยละผู้ป่วยโรคหลอดเลือดสมองแตก (</w:t>
            </w:r>
            <w:r w:rsidRPr="00FC6D9B">
              <w:rPr>
                <w:rStyle w:val="A80"/>
                <w:rFonts w:ascii="TH SarabunPSK" w:hAnsi="TH SarabunPSK" w:cs="TH SarabunPSK"/>
                <w:b/>
                <w:bCs/>
                <w:color w:val="000000" w:themeColor="text1"/>
              </w:rPr>
              <w:t>I60</w:t>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I62</w:t>
            </w:r>
            <w:r w:rsidRPr="00FC6D9B">
              <w:rPr>
                <w:rStyle w:val="A80"/>
                <w:rFonts w:ascii="TH SarabunPSK" w:hAnsi="TH SarabunPSK" w:cs="TH SarabunPSK"/>
                <w:b/>
                <w:bCs/>
                <w:color w:val="000000" w:themeColor="text1"/>
                <w:cs/>
              </w:rPr>
              <w:t xml:space="preserve">) ได้รับการผ่าตัดสมองภายใน </w:t>
            </w:r>
            <w:r w:rsidRPr="00FC6D9B">
              <w:rPr>
                <w:rStyle w:val="A80"/>
                <w:rFonts w:ascii="TH SarabunPSK" w:hAnsi="TH SarabunPSK" w:cs="TH SarabunPSK"/>
                <w:b/>
                <w:bCs/>
                <w:color w:val="000000" w:themeColor="text1"/>
              </w:rPr>
              <w:t xml:space="preserve">90 </w:t>
            </w:r>
            <w:r w:rsidRPr="00FC6D9B">
              <w:rPr>
                <w:rStyle w:val="A80"/>
                <w:rFonts w:ascii="TH SarabunPSK" w:hAnsi="TH SarabunPSK" w:cs="TH SarabunPSK"/>
                <w:b/>
                <w:bCs/>
                <w:color w:val="000000" w:themeColor="text1"/>
                <w:cs/>
              </w:rPr>
              <w:t xml:space="preserve">นาที </w:t>
            </w:r>
            <w:r w:rsidRPr="00FC6D9B">
              <w:rPr>
                <w:rStyle w:val="A80"/>
                <w:rFonts w:ascii="TH SarabunPSK" w:hAnsi="TH SarabunPSK" w:cs="TH SarabunPSK"/>
                <w:b/>
                <w:bCs/>
                <w:color w:val="000000" w:themeColor="text1"/>
              </w:rPr>
              <w:br/>
            </w:r>
            <w:r w:rsidRPr="00FC6D9B">
              <w:rPr>
                <w:rStyle w:val="A80"/>
                <w:rFonts w:ascii="TH SarabunPSK" w:hAnsi="TH SarabunPSK" w:cs="TH SarabunPSK"/>
                <w:b/>
                <w:bCs/>
                <w:color w:val="000000" w:themeColor="text1"/>
                <w:cs/>
              </w:rPr>
              <w:t>(</w:t>
            </w:r>
            <w:r w:rsidRPr="00FC6D9B">
              <w:rPr>
                <w:rStyle w:val="A80"/>
                <w:rFonts w:ascii="TH SarabunPSK" w:hAnsi="TH SarabunPSK" w:cs="TH SarabunPSK"/>
                <w:b/>
                <w:bCs/>
                <w:color w:val="000000" w:themeColor="text1"/>
              </w:rPr>
              <w:t>door to operation room time</w:t>
            </w:r>
            <w:r w:rsidRPr="00FC6D9B">
              <w:rPr>
                <w:rStyle w:val="A80"/>
                <w:rFonts w:ascii="TH SarabunPSK" w:hAnsi="TH SarabunPSK" w:cs="TH SarabunPSK"/>
                <w:b/>
                <w:bCs/>
                <w:color w:val="000000" w:themeColor="text1"/>
                <w:cs/>
              </w:rPr>
              <w:t>)</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w:t>
            </w:r>
            <w:r w:rsidRPr="00FC6D9B">
              <w:rPr>
                <w:rStyle w:val="A80"/>
                <w:rFonts w:ascii="TH SarabunPSK" w:hAnsi="TH SarabunPSK" w:cs="TH SarabunPSK"/>
                <w:color w:val="000000" w:themeColor="text1"/>
                <w:cs/>
              </w:rPr>
              <w:t>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w:t>
            </w:r>
            <w:r w:rsidRPr="00FC6D9B">
              <w:rPr>
                <w:rFonts w:ascii="TH SarabunPSK" w:hAnsi="TH SarabunPSK" w:cs="TH SarabunPSK"/>
                <w:color w:val="000000" w:themeColor="text1"/>
                <w:sz w:val="32"/>
                <w:szCs w:val="32"/>
                <w:cs/>
              </w:rPr>
              <w:t>ที่มาที่</w:t>
            </w:r>
            <w:r w:rsidRPr="00FC6D9B">
              <w:rPr>
                <w:rFonts w:ascii="TH SarabunPSK" w:hAnsi="TH SarabunPSK" w:cs="TH SarabunPSK"/>
                <w:color w:val="000000" w:themeColor="text1"/>
                <w:sz w:val="32"/>
                <w:szCs w:val="32"/>
              </w:rPr>
              <w:t xml:space="preserve"> ER </w:t>
            </w:r>
            <w:r w:rsidRPr="00FC6D9B">
              <w:rPr>
                <w:rFonts w:ascii="TH SarabunPSK" w:hAnsi="TH SarabunPSK" w:cs="TH SarabunPSK"/>
                <w:color w:val="000000" w:themeColor="text1"/>
                <w:sz w:val="32"/>
                <w:szCs w:val="32"/>
                <w:cs/>
              </w:rPr>
              <w:t>และไ</w:t>
            </w:r>
            <w:r w:rsidRPr="00FC6D9B">
              <w:rPr>
                <w:rStyle w:val="A80"/>
                <w:rFonts w:ascii="TH SarabunPSK" w:hAnsi="TH SarabunPSK" w:cs="TH SarabunPSK"/>
                <w:color w:val="000000" w:themeColor="text1"/>
                <w:cs/>
              </w:rPr>
              <w:t xml:space="preserve">ด้รับการผ่าตัดสมองภายใน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w:t>
            </w:r>
            <w:r w:rsidRPr="00FC6D9B">
              <w:rPr>
                <w:rFonts w:ascii="TH SarabunPSK" w:hAnsi="TH SarabunPSK" w:cs="TH SarabunPSK"/>
                <w:color w:val="000000" w:themeColor="text1"/>
                <w:sz w:val="32"/>
                <w:szCs w:val="32"/>
                <w:cs/>
              </w:rPr>
              <w:t xml:space="preserve">นับตั้งแต่ผู้ป่วยมาถึงโรงพยาบาลและนับเฉพาะผู้ป่วยที่มาที่ </w:t>
            </w:r>
            <w:r w:rsidRPr="00FC6D9B">
              <w:rPr>
                <w:rFonts w:ascii="TH SarabunPSK" w:hAnsi="TH SarabunPSK" w:cs="TH SarabunPSK"/>
                <w:color w:val="000000" w:themeColor="text1"/>
                <w:sz w:val="32"/>
                <w:szCs w:val="32"/>
              </w:rPr>
              <w:t xml:space="preserve">ER </w:t>
            </w:r>
            <w:r w:rsidRPr="00FC6D9B">
              <w:rPr>
                <w:rFonts w:ascii="TH SarabunPSK" w:hAnsi="TH SarabunPSK" w:cs="TH SarabunPSK"/>
                <w:color w:val="000000" w:themeColor="text1"/>
                <w:sz w:val="32"/>
                <w:szCs w:val="32"/>
                <w:cs/>
              </w:rPr>
              <w:t>เท่านั้น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w:t>
            </w:r>
            <w:r w:rsidRPr="00FC6D9B">
              <w:rPr>
                <w:rStyle w:val="A80"/>
                <w:rFonts w:ascii="TH SarabunPSK" w:hAnsi="TH SarabunPSK" w:cs="TH SarabunPSK"/>
                <w:color w:val="000000" w:themeColor="text1"/>
                <w:cs/>
              </w:rPr>
              <w:t>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w:t>
            </w:r>
            <w:r w:rsidRPr="00FC6D9B">
              <w:rPr>
                <w:rFonts w:ascii="TH SarabunPSK" w:hAnsi="TH SarabunPSK" w:cs="TH SarabunPSK"/>
                <w:color w:val="000000" w:themeColor="text1"/>
                <w:sz w:val="32"/>
                <w:szCs w:val="32"/>
                <w:cs/>
              </w:rPr>
              <w:t>ที่มาที่</w:t>
            </w:r>
            <w:r w:rsidRPr="00FC6D9B">
              <w:rPr>
                <w:rFonts w:ascii="TH SarabunPSK" w:hAnsi="TH SarabunPSK" w:cs="TH SarabunPSK"/>
                <w:color w:val="000000" w:themeColor="text1"/>
                <w:sz w:val="32"/>
                <w:szCs w:val="32"/>
              </w:rPr>
              <w:t xml:space="preserve"> ER </w:t>
            </w:r>
            <w:r w:rsidRPr="00FC6D9B">
              <w:rPr>
                <w:rFonts w:ascii="TH SarabunPSK" w:hAnsi="TH SarabunPSK" w:cs="TH SarabunPSK"/>
                <w:color w:val="000000" w:themeColor="text1"/>
                <w:sz w:val="32"/>
                <w:szCs w:val="32"/>
                <w:cs/>
              </w:rPr>
              <w:t>และไ</w:t>
            </w:r>
            <w:r w:rsidRPr="00FC6D9B">
              <w:rPr>
                <w:rStyle w:val="A80"/>
                <w:rFonts w:ascii="TH SarabunPSK" w:hAnsi="TH SarabunPSK" w:cs="TH SarabunPSK"/>
                <w:color w:val="000000" w:themeColor="text1"/>
                <w:cs/>
              </w:rPr>
              <w:t>ด้รับการผ่าตัดสมองในช่วงเวลาเดียวกัน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65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ปีละ 1 ครั้ง ติดตามเปลี่ยนแปลงทุก 6 เดือน</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034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เกณฑ์การประเมิน </w:t>
            </w:r>
          </w:p>
          <w:p w:rsidR="004B2A71" w:rsidRPr="00FC6D9B" w:rsidRDefault="004B2A71" w:rsidP="004B2A71">
            <w:pPr>
              <w:tabs>
                <w:tab w:val="left" w:pos="4583"/>
              </w:tabs>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ab/>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56"/>
              <w:gridCol w:w="1701"/>
              <w:gridCol w:w="1842"/>
              <w:gridCol w:w="1560"/>
              <w:gridCol w:w="1810"/>
            </w:tblGrid>
            <w:tr w:rsidR="004B2A71" w:rsidRPr="00FC6D9B" w:rsidTr="004B2A71">
              <w:trPr>
                <w:trHeight w:val="279"/>
              </w:trPr>
              <w:tc>
                <w:tcPr>
                  <w:tcW w:w="3256" w:type="dxa"/>
                  <w:shd w:val="clear" w:color="auto" w:fill="auto"/>
                </w:tcPr>
                <w:p w:rsidR="004B2A71" w:rsidRPr="00FC6D9B" w:rsidRDefault="004B2A71" w:rsidP="004B2A71">
                  <w:pPr>
                    <w:pStyle w:val="ab"/>
                    <w:contextualSpacing/>
                    <w:jc w:val="center"/>
                    <w:rPr>
                      <w:rFonts w:ascii="TH SarabunPSK" w:hAnsi="TH SarabunPSK" w:cs="TH SarabunPSK"/>
                      <w:b/>
                      <w:bCs/>
                      <w:color w:val="000000" w:themeColor="text1"/>
                      <w:spacing w:val="-10"/>
                      <w:sz w:val="32"/>
                      <w:szCs w:val="32"/>
                      <w:cs/>
                    </w:rPr>
                  </w:pPr>
                  <w:r w:rsidRPr="00FC6D9B">
                    <w:rPr>
                      <w:rFonts w:ascii="TH SarabunPSK" w:hAnsi="TH SarabunPSK" w:cs="TH SarabunPSK"/>
                      <w:b/>
                      <w:bCs/>
                      <w:color w:val="000000" w:themeColor="text1"/>
                      <w:spacing w:val="-10"/>
                      <w:sz w:val="32"/>
                      <w:szCs w:val="32"/>
                      <w:cs/>
                    </w:rPr>
                    <w:t>อัตราตายของผู้ป่วยโรคหลอดเลือดสมอง</w:t>
                  </w:r>
                </w:p>
              </w:tc>
              <w:tc>
                <w:tcPr>
                  <w:tcW w:w="170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84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5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810"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6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น้อยกว่าร้อยละ 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อัตราตายผู้ป่วยโรคหลอดลเลือดสมองแตก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อัตราตายของผู้ป่วยโรคหลอดเลือดสมอง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r>
            <w:tr w:rsidR="004B2A71" w:rsidRPr="00FC6D9B" w:rsidTr="004B2A71">
              <w:trPr>
                <w:trHeight w:val="380"/>
              </w:trPr>
              <w:tc>
                <w:tcPr>
                  <w:tcW w:w="3256" w:type="dxa"/>
                  <w:shd w:val="clear" w:color="auto" w:fill="auto"/>
                </w:tcPr>
                <w:p w:rsidR="004B2A71" w:rsidRPr="00FC6D9B" w:rsidRDefault="004B2A71" w:rsidP="004B2A71">
                  <w:pPr>
                    <w:contextualSpacing/>
                    <w:rPr>
                      <w:rStyle w:val="A80"/>
                      <w:rFonts w:ascii="TH SarabunPSK" w:hAnsi="TH SarabunPSK" w:cs="TH SarabunPSK"/>
                      <w:color w:val="000000" w:themeColor="text1"/>
                      <w:cs/>
                    </w:rPr>
                  </w:pPr>
                  <w:r w:rsidRPr="00FC6D9B">
                    <w:rPr>
                      <w:rFonts w:ascii="TH SarabunPSK" w:hAnsi="TH SarabunPSK" w:cs="TH SarabunPSK"/>
                      <w:color w:val="000000" w:themeColor="text1"/>
                      <w:sz w:val="32"/>
                      <w:szCs w:val="32"/>
                      <w:cs/>
                    </w:rPr>
                    <w:t>ร้อยละผู้ป่วยโรคหลอดเลือดสมอง (</w:t>
                  </w:r>
                  <w:r w:rsidRPr="00FC6D9B">
                    <w:rPr>
                      <w:rFonts w:ascii="TH SarabunPSK" w:hAnsi="TH SarabunPSK" w:cs="TH SarabunPSK"/>
                      <w:color w:val="000000" w:themeColor="text1"/>
                      <w:sz w:val="32"/>
                      <w:szCs w:val="32"/>
                    </w:rPr>
                    <w:t xml:space="preserve">I60-I69) </w:t>
                  </w:r>
                  <w:r w:rsidRPr="00FC6D9B">
                    <w:rPr>
                      <w:rFonts w:ascii="TH SarabunPSK" w:hAnsi="TH SarabunPSK" w:cs="TH SarabunPSK"/>
                      <w:color w:val="000000" w:themeColor="text1"/>
                      <w:sz w:val="32"/>
                      <w:szCs w:val="32"/>
                      <w:cs/>
                    </w:rPr>
                    <w:t xml:space="preserve">ที่มีอาการไม่เกิน </w:t>
                  </w:r>
                  <w:r w:rsidRPr="00FC6D9B">
                    <w:rPr>
                      <w:rFonts w:ascii="TH SarabunPSK" w:hAnsi="TH SarabunPSK" w:cs="TH SarabunPSK"/>
                      <w:color w:val="000000" w:themeColor="text1"/>
                      <w:sz w:val="32"/>
                      <w:szCs w:val="32"/>
                    </w:rPr>
                    <w:t xml:space="preserve">72 </w:t>
                  </w:r>
                  <w:r w:rsidRPr="00FC6D9B">
                    <w:rPr>
                      <w:rFonts w:ascii="TH SarabunPSK" w:hAnsi="TH SarabunPSK" w:cs="TH SarabunPSK"/>
                      <w:color w:val="000000" w:themeColor="text1"/>
                      <w:sz w:val="32"/>
                      <w:szCs w:val="32"/>
                      <w:cs/>
                    </w:rPr>
                    <w:t xml:space="preserve">ชั่วโมงได้รับการรักษาใน </w:t>
                  </w:r>
                  <w:r w:rsidRPr="00FC6D9B">
                    <w:rPr>
                      <w:rFonts w:ascii="TH SarabunPSK" w:hAnsi="TH SarabunPSK" w:cs="TH SarabunPSK"/>
                      <w:color w:val="000000" w:themeColor="text1"/>
                      <w:sz w:val="32"/>
                      <w:szCs w:val="32"/>
                    </w:rPr>
                    <w:t>Stroke Unit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35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40</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w:t>
                  </w:r>
                  <w:r w:rsidRPr="00FC6D9B">
                    <w:rPr>
                      <w:rStyle w:val="A80"/>
                      <w:rFonts w:ascii="TH SarabunPSK" w:hAnsi="TH SarabunPSK" w:cs="TH SarabunPSK"/>
                      <w:color w:val="000000" w:themeColor="text1"/>
                      <w:cs/>
                    </w:rPr>
                    <w:lastRenderedPageBreak/>
                    <w:t>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lastRenderedPageBreak/>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40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lastRenderedPageBreak/>
                    <w:t xml:space="preserve"> ร้อยละ </w:t>
                  </w:r>
                  <w:r w:rsidRPr="00FC6D9B">
                    <w:rPr>
                      <w:rFonts w:ascii="TH SarabunPSK" w:hAnsi="TH SarabunPSK" w:cs="TH SarabunPSK"/>
                      <w:color w:val="000000" w:themeColor="text1"/>
                      <w:sz w:val="32"/>
                      <w:szCs w:val="32"/>
                    </w:rPr>
                    <w:t>50</w:t>
                  </w:r>
                </w:p>
              </w:tc>
            </w:tr>
            <w:tr w:rsidR="004B2A71" w:rsidRPr="00FC6D9B" w:rsidTr="004B2A71">
              <w:trPr>
                <w:trHeight w:val="380"/>
              </w:trPr>
              <w:tc>
                <w:tcPr>
                  <w:tcW w:w="3256" w:type="dxa"/>
                  <w:shd w:val="clear" w:color="auto" w:fill="auto"/>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lastRenderedPageBreak/>
                    <w:t>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ได้รับการผ่าตัดสมองภายใน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50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56"/>
              <w:gridCol w:w="1701"/>
              <w:gridCol w:w="1842"/>
              <w:gridCol w:w="1560"/>
              <w:gridCol w:w="1810"/>
            </w:tblGrid>
            <w:tr w:rsidR="004B2A71" w:rsidRPr="00FC6D9B" w:rsidTr="004B2A71">
              <w:trPr>
                <w:trHeight w:val="279"/>
              </w:trPr>
              <w:tc>
                <w:tcPr>
                  <w:tcW w:w="3256" w:type="dxa"/>
                  <w:shd w:val="clear" w:color="auto" w:fill="auto"/>
                </w:tcPr>
                <w:p w:rsidR="004B2A71" w:rsidRPr="00FC6D9B" w:rsidRDefault="004B2A71" w:rsidP="004B2A71">
                  <w:pPr>
                    <w:pStyle w:val="ab"/>
                    <w:contextualSpacing/>
                    <w:jc w:val="center"/>
                    <w:rPr>
                      <w:rFonts w:ascii="TH SarabunPSK" w:hAnsi="TH SarabunPSK" w:cs="TH SarabunPSK"/>
                      <w:b/>
                      <w:bCs/>
                      <w:color w:val="000000" w:themeColor="text1"/>
                      <w:spacing w:val="-10"/>
                      <w:sz w:val="32"/>
                      <w:szCs w:val="32"/>
                      <w:cs/>
                    </w:rPr>
                  </w:pPr>
                  <w:r w:rsidRPr="00FC6D9B">
                    <w:rPr>
                      <w:rFonts w:ascii="TH SarabunPSK" w:hAnsi="TH SarabunPSK" w:cs="TH SarabunPSK"/>
                      <w:b/>
                      <w:bCs/>
                      <w:color w:val="000000" w:themeColor="text1"/>
                      <w:spacing w:val="-10"/>
                      <w:sz w:val="32"/>
                      <w:szCs w:val="32"/>
                      <w:cs/>
                    </w:rPr>
                    <w:t>อัตราตายของผู้ป่วยโรคหลอดเลือดสมอง</w:t>
                  </w:r>
                </w:p>
              </w:tc>
              <w:tc>
                <w:tcPr>
                  <w:tcW w:w="170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84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5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810"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6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น้อยกว่าร้อยละ 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อัตราตายของผู้ป่วยโรคหลอดเลือดสมอง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r>
            <w:tr w:rsidR="004B2A71" w:rsidRPr="00FC6D9B" w:rsidTr="004B2A71">
              <w:trPr>
                <w:trHeight w:val="380"/>
              </w:trPr>
              <w:tc>
                <w:tcPr>
                  <w:tcW w:w="3256" w:type="dxa"/>
                  <w:shd w:val="clear" w:color="auto" w:fill="auto"/>
                </w:tcPr>
                <w:p w:rsidR="004B2A71" w:rsidRPr="00FC6D9B" w:rsidRDefault="004B2A71" w:rsidP="004B2A71">
                  <w:pPr>
                    <w:contextualSpacing/>
                    <w:rPr>
                      <w:rStyle w:val="A80"/>
                      <w:rFonts w:ascii="TH SarabunPSK" w:hAnsi="TH SarabunPSK" w:cs="TH SarabunPSK"/>
                      <w:color w:val="000000" w:themeColor="text1"/>
                      <w:cs/>
                    </w:rPr>
                  </w:pPr>
                  <w:r w:rsidRPr="00FC6D9B">
                    <w:rPr>
                      <w:rFonts w:ascii="TH SarabunPSK" w:hAnsi="TH SarabunPSK" w:cs="TH SarabunPSK"/>
                      <w:color w:val="000000" w:themeColor="text1"/>
                      <w:sz w:val="32"/>
                      <w:szCs w:val="32"/>
                      <w:cs/>
                    </w:rPr>
                    <w:t>ร้อยละผู้ป่วยโรคหลอดเลือดสมอง (</w:t>
                  </w:r>
                  <w:r w:rsidRPr="00FC6D9B">
                    <w:rPr>
                      <w:rFonts w:ascii="TH SarabunPSK" w:hAnsi="TH SarabunPSK" w:cs="TH SarabunPSK"/>
                      <w:color w:val="000000" w:themeColor="text1"/>
                      <w:sz w:val="32"/>
                      <w:szCs w:val="32"/>
                    </w:rPr>
                    <w:t xml:space="preserve">I60-I69) </w:t>
                  </w:r>
                  <w:r w:rsidRPr="00FC6D9B">
                    <w:rPr>
                      <w:rFonts w:ascii="TH SarabunPSK" w:hAnsi="TH SarabunPSK" w:cs="TH SarabunPSK"/>
                      <w:color w:val="000000" w:themeColor="text1"/>
                      <w:sz w:val="32"/>
                      <w:szCs w:val="32"/>
                      <w:cs/>
                    </w:rPr>
                    <w:t xml:space="preserve">ที่มีอาการไม่เกิน </w:t>
                  </w:r>
                  <w:r w:rsidRPr="00FC6D9B">
                    <w:rPr>
                      <w:rFonts w:ascii="TH SarabunPSK" w:hAnsi="TH SarabunPSK" w:cs="TH SarabunPSK"/>
                      <w:color w:val="000000" w:themeColor="text1"/>
                      <w:sz w:val="32"/>
                      <w:szCs w:val="32"/>
                    </w:rPr>
                    <w:t xml:space="preserve">72 </w:t>
                  </w:r>
                  <w:r w:rsidRPr="00FC6D9B">
                    <w:rPr>
                      <w:rFonts w:ascii="TH SarabunPSK" w:hAnsi="TH SarabunPSK" w:cs="TH SarabunPSK"/>
                      <w:color w:val="000000" w:themeColor="text1"/>
                      <w:sz w:val="32"/>
                      <w:szCs w:val="32"/>
                      <w:cs/>
                    </w:rPr>
                    <w:t xml:space="preserve">ชั่วโมงได้รับการรักษาใน </w:t>
                  </w:r>
                  <w:r w:rsidRPr="00FC6D9B">
                    <w:rPr>
                      <w:rFonts w:ascii="TH SarabunPSK" w:hAnsi="TH SarabunPSK" w:cs="TH SarabunPSK"/>
                      <w:color w:val="000000" w:themeColor="text1"/>
                      <w:sz w:val="32"/>
                      <w:szCs w:val="32"/>
                    </w:rPr>
                    <w:t>Stroke Unit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45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Style w:val="af0"/>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50</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w:t>
                  </w:r>
                  <w:r w:rsidRPr="00FC6D9B">
                    <w:rPr>
                      <w:rFonts w:ascii="TH SarabunPSK" w:hAnsi="TH SarabunPSK" w:cs="TH SarabunPSK"/>
                      <w:color w:val="000000" w:themeColor="text1"/>
                      <w:sz w:val="32"/>
                      <w:szCs w:val="32"/>
                    </w:rPr>
                    <w:t xml:space="preserve"> 60</w:t>
                  </w:r>
                </w:p>
              </w:tc>
            </w:tr>
            <w:tr w:rsidR="004B2A71" w:rsidRPr="00FC6D9B" w:rsidTr="004B2A71">
              <w:trPr>
                <w:trHeight w:val="380"/>
              </w:trPr>
              <w:tc>
                <w:tcPr>
                  <w:tcW w:w="3256" w:type="dxa"/>
                  <w:shd w:val="clear" w:color="auto" w:fill="auto"/>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ได้รับการผ่าตัดสมอง</w:t>
                  </w:r>
                  <w:r w:rsidRPr="00FC6D9B">
                    <w:rPr>
                      <w:rStyle w:val="A80"/>
                      <w:rFonts w:ascii="TH SarabunPSK" w:hAnsi="TH SarabunPSK" w:cs="TH SarabunPSK"/>
                      <w:color w:val="000000" w:themeColor="text1"/>
                      <w:cs/>
                    </w:rPr>
                    <w:lastRenderedPageBreak/>
                    <w:t xml:space="preserve">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lastRenderedPageBreak/>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70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lastRenderedPageBreak/>
                    <w:t xml:space="preserve"> ร้อยละ </w:t>
                  </w:r>
                  <w:r w:rsidRPr="00FC6D9B">
                    <w:rPr>
                      <w:rFonts w:ascii="TH SarabunPSK" w:hAnsi="TH SarabunPSK" w:cs="TH SarabunPSK"/>
                      <w:color w:val="000000" w:themeColor="text1"/>
                      <w:sz w:val="32"/>
                      <w:szCs w:val="32"/>
                    </w:rPr>
                    <w:t>70</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br/>
              <w:t>ปี 256</w:t>
            </w: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56"/>
              <w:gridCol w:w="1701"/>
              <w:gridCol w:w="1842"/>
              <w:gridCol w:w="1560"/>
              <w:gridCol w:w="1810"/>
            </w:tblGrid>
            <w:tr w:rsidR="004B2A71" w:rsidRPr="00FC6D9B" w:rsidTr="004B2A71">
              <w:trPr>
                <w:trHeight w:val="279"/>
              </w:trPr>
              <w:tc>
                <w:tcPr>
                  <w:tcW w:w="3256" w:type="dxa"/>
                  <w:shd w:val="clear" w:color="auto" w:fill="auto"/>
                </w:tcPr>
                <w:p w:rsidR="004B2A71" w:rsidRPr="00FC6D9B" w:rsidRDefault="004B2A71" w:rsidP="004B2A71">
                  <w:pPr>
                    <w:pStyle w:val="ab"/>
                    <w:contextualSpacing/>
                    <w:jc w:val="center"/>
                    <w:rPr>
                      <w:rFonts w:ascii="TH SarabunPSK" w:hAnsi="TH SarabunPSK" w:cs="TH SarabunPSK"/>
                      <w:b/>
                      <w:bCs/>
                      <w:color w:val="000000" w:themeColor="text1"/>
                      <w:spacing w:val="-10"/>
                      <w:sz w:val="32"/>
                      <w:szCs w:val="32"/>
                      <w:cs/>
                    </w:rPr>
                  </w:pPr>
                  <w:r w:rsidRPr="00FC6D9B">
                    <w:rPr>
                      <w:rFonts w:ascii="TH SarabunPSK" w:hAnsi="TH SarabunPSK" w:cs="TH SarabunPSK"/>
                      <w:b/>
                      <w:bCs/>
                      <w:color w:val="000000" w:themeColor="text1"/>
                      <w:spacing w:val="-10"/>
                      <w:sz w:val="32"/>
                      <w:szCs w:val="32"/>
                      <w:cs/>
                    </w:rPr>
                    <w:t>อัตราตายของผู้ป่วยโรคหลอดเลือดสมอง</w:t>
                  </w:r>
                </w:p>
              </w:tc>
              <w:tc>
                <w:tcPr>
                  <w:tcW w:w="170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84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5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810"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6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น้อยกว่าร้อยละ 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อัตราตายผู้ป่วยโรคหลอดลเลือดสมองแตก (</w:t>
                  </w:r>
                  <w:r w:rsidRPr="00FC6D9B">
                    <w:rPr>
                      <w:rFonts w:ascii="TH SarabunPSK" w:hAnsi="TH SarabunPSK" w:cs="TH SarabunPSK"/>
                      <w:color w:val="000000" w:themeColor="text1"/>
                      <w:sz w:val="32"/>
                      <w:szCs w:val="32"/>
                    </w:rPr>
                    <w:t>Hemorrhagic 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25</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อัตราตายของผู้ป่วยโรคหลอดเลือดสมอง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น้อยกว่าร้อยละ 7</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Style w:val="A80"/>
                      <w:rFonts w:ascii="TH SarabunPSK" w:hAnsi="TH SarabunPSK" w:cs="TH SarabunPSK"/>
                      <w:color w:val="000000" w:themeColor="text1"/>
                      <w:cs/>
                    </w:rPr>
                    <w:t>ร้อยละผู้ป่วยโรคหลอดเลือดสมอง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I69</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72 </w:t>
                  </w:r>
                  <w:r w:rsidRPr="00FC6D9B">
                    <w:rPr>
                      <w:rStyle w:val="A80"/>
                      <w:rFonts w:ascii="TH SarabunPSK" w:hAnsi="TH SarabunPSK" w:cs="TH SarabunPSK"/>
                      <w:color w:val="000000" w:themeColor="text1"/>
                      <w:cs/>
                    </w:rPr>
                    <w:t xml:space="preserve">ชั่วโมงได้รับการรักษาใน </w:t>
                  </w:r>
                  <w:r w:rsidRPr="00FC6D9B">
                    <w:rPr>
                      <w:rStyle w:val="A80"/>
                      <w:rFonts w:ascii="TH SarabunPSK" w:hAnsi="TH SarabunPSK" w:cs="TH SarabunPSK"/>
                      <w:color w:val="000000" w:themeColor="text1"/>
                    </w:rPr>
                    <w:t xml:space="preserve">Stroke Unit </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55</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Style w:val="af0"/>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60</w:t>
                  </w:r>
                </w:p>
              </w:tc>
            </w:tr>
            <w:tr w:rsidR="004B2A71" w:rsidRPr="00FC6D9B" w:rsidTr="004B2A71">
              <w:trPr>
                <w:trHeight w:val="380"/>
              </w:trPr>
              <w:tc>
                <w:tcPr>
                  <w:tcW w:w="3256" w:type="dxa"/>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70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70</w:t>
                  </w:r>
                </w:p>
              </w:tc>
            </w:tr>
            <w:tr w:rsidR="004B2A71" w:rsidRPr="00FC6D9B" w:rsidTr="004B2A71">
              <w:trPr>
                <w:trHeight w:val="380"/>
              </w:trPr>
              <w:tc>
                <w:tcPr>
                  <w:tcW w:w="3256" w:type="dxa"/>
                  <w:shd w:val="clear" w:color="auto" w:fill="auto"/>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ได้รับการผ่าตัดสมองภายใน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c>
                <w:tcPr>
                  <w:tcW w:w="170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4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80</w:t>
                  </w:r>
                </w:p>
              </w:tc>
              <w:tc>
                <w:tcPr>
                  <w:tcW w:w="15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181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มากกว่าหรือเท่ากับ</w:t>
                  </w:r>
                  <w:r w:rsidRPr="00FC6D9B">
                    <w:rPr>
                      <w:rFonts w:ascii="TH SarabunPSK" w:hAnsi="TH SarabunPSK" w:cs="TH SarabunPSK"/>
                      <w:color w:val="000000" w:themeColor="text1"/>
                      <w:sz w:val="32"/>
                      <w:szCs w:val="32"/>
                    </w:rPr>
                    <w:br/>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rPr>
                    <w:t>80</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989"/>
        </w:trPr>
        <w:tc>
          <w:tcPr>
            <w:tcW w:w="10348" w:type="dxa"/>
            <w:gridSpan w:val="3"/>
            <w:tcBorders>
              <w:top w:val="single" w:sz="4" w:space="0" w:color="auto"/>
              <w:left w:val="single" w:sz="4" w:space="0" w:color="auto"/>
              <w:right w:val="single" w:sz="4" w:space="0" w:color="auto"/>
            </w:tcBorders>
          </w:tcPr>
          <w:p w:rsidR="004B2A71" w:rsidRPr="00FC6D9B" w:rsidRDefault="004B2A71" w:rsidP="004B2A71">
            <w:pPr>
              <w:tabs>
                <w:tab w:val="left" w:pos="6720"/>
              </w:tabs>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lastRenderedPageBreak/>
              <w:t xml:space="preserve">small success </w:t>
            </w:r>
          </w:p>
          <w:tbl>
            <w:tblPr>
              <w:tblpPr w:leftFromText="180" w:rightFromText="180" w:vertAnchor="text" w:horzAnchor="margin" w:tblpXSpec="center" w:tblpY="35"/>
              <w:tblOverlap w:val="never"/>
              <w:tblW w:w="10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01"/>
              <w:gridCol w:w="2710"/>
              <w:gridCol w:w="2438"/>
              <w:gridCol w:w="2663"/>
            </w:tblGrid>
            <w:tr w:rsidR="004B2A71" w:rsidRPr="00FC6D9B" w:rsidTr="004B2A71">
              <w:trPr>
                <w:trHeight w:val="279"/>
              </w:trPr>
              <w:tc>
                <w:tcPr>
                  <w:tcW w:w="250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7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3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663"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680"/>
              </w:trPr>
              <w:tc>
                <w:tcPr>
                  <w:tcW w:w="250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สื่อสารนโยบายด้านโรคหลอดเลือดสมอง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เพิ่มจำนวนเครือข่ายวิชาการโรคหลอดเลือดสมอง สถาบันประสาทวิทยา กรมการแพทย์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จัดทำ </w:t>
                  </w:r>
                  <w:r w:rsidRPr="00FC6D9B">
                    <w:rPr>
                      <w:rFonts w:ascii="TH SarabunPSK" w:hAnsi="TH SarabunPSK" w:cs="TH SarabunPSK"/>
                      <w:color w:val="000000" w:themeColor="text1"/>
                      <w:sz w:val="32"/>
                      <w:szCs w:val="32"/>
                    </w:rPr>
                    <w:t xml:space="preserve">Care map for hemorrhagic stroke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จัดอบรม </w:t>
                  </w:r>
                  <w:r w:rsidRPr="00FC6D9B">
                    <w:rPr>
                      <w:rFonts w:ascii="TH SarabunPSK" w:hAnsi="TH SarabunPSK" w:cs="TH SarabunPSK"/>
                      <w:color w:val="000000" w:themeColor="text1"/>
                      <w:sz w:val="32"/>
                      <w:szCs w:val="32"/>
                    </w:rPr>
                    <w:t>Stroke: Basic course</w:t>
                  </w:r>
                </w:p>
              </w:tc>
              <w:tc>
                <w:tcPr>
                  <w:tcW w:w="27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จัดอบรม </w:t>
                  </w:r>
                  <w:r w:rsidRPr="00FC6D9B">
                    <w:rPr>
                      <w:rFonts w:ascii="TH SarabunPSK" w:hAnsi="TH SarabunPSK" w:cs="TH SarabunPSK"/>
                      <w:color w:val="000000" w:themeColor="text1"/>
                      <w:sz w:val="32"/>
                      <w:szCs w:val="32"/>
                    </w:rPr>
                    <w:t xml:space="preserve">Stroke Advance course, Stroke Manager, Pitfall management of stroke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ตรวจเยี่ยม/ประเมิน รพ. ในเครือข่ายวิชาการ เพื่อรับรองคุณภาพ ศูนย์โรคหลอดเลือดสมองมาตรฐาน (</w:t>
                  </w:r>
                  <w:r w:rsidRPr="00FC6D9B">
                    <w:rPr>
                      <w:rFonts w:ascii="TH SarabunPSK" w:hAnsi="TH SarabunPSK" w:cs="TH SarabunPSK"/>
                      <w:color w:val="000000" w:themeColor="text1"/>
                      <w:sz w:val="32"/>
                      <w:szCs w:val="32"/>
                    </w:rPr>
                    <w:t xml:space="preserve">Standard Stroke Center Certification, SSCC) </w:t>
                  </w:r>
                  <w:r w:rsidRPr="00FC6D9B">
                    <w:rPr>
                      <w:rFonts w:ascii="TH SarabunPSK" w:hAnsi="TH SarabunPSK" w:cs="TH SarabunPSK"/>
                      <w:color w:val="000000" w:themeColor="text1"/>
                      <w:sz w:val="32"/>
                      <w:szCs w:val="32"/>
                      <w:cs/>
                    </w:rPr>
                    <w:t>และ</w:t>
                  </w:r>
                  <w:r w:rsidRPr="00FC6D9B">
                    <w:rPr>
                      <w:rFonts w:ascii="TH SarabunPSK" w:hAnsi="TH SarabunPSK" w:cs="TH SarabunPSK"/>
                      <w:color w:val="000000" w:themeColor="text1"/>
                      <w:sz w:val="32"/>
                      <w:szCs w:val="32"/>
                    </w:rPr>
                    <w:t xml:space="preserve">Stroke Unit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%SU≥35, %DTN ≥40, %DTOR≥50</w:t>
                  </w:r>
                </w:p>
              </w:tc>
              <w:tc>
                <w:tcPr>
                  <w:tcW w:w="243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จัดประชุมการแลกเปลี่ยนเรียนรู้ ระหว่าง รพ. ในเครือข่ายวิชาการฯ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ตรวจเยี่ยม/ประเมิน รพ. ในเครือข่ายวิชาการฯ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ร้อยละอัตราตายของผู้ป่วยโรคหลอดเลือดสมองแตก (</w:t>
                  </w:r>
                  <w:r w:rsidRPr="00FC6D9B">
                    <w:rPr>
                      <w:rFonts w:ascii="TH SarabunPSK" w:hAnsi="TH SarabunPSK" w:cs="TH SarabunPSK"/>
                      <w:color w:val="000000" w:themeColor="text1"/>
                      <w:sz w:val="32"/>
                      <w:szCs w:val="32"/>
                    </w:rPr>
                    <w:t xml:space="preserve">I60-I62) &lt; 25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ร้อยละอัตราตายของผู้ป่วยโรคหลอดเลือดสมองตีบ/อุดตัน (</w:t>
                  </w:r>
                  <w:r w:rsidRPr="00FC6D9B">
                    <w:rPr>
                      <w:rFonts w:ascii="TH SarabunPSK" w:hAnsi="TH SarabunPSK" w:cs="TH SarabunPSK"/>
                      <w:color w:val="000000" w:themeColor="text1"/>
                      <w:sz w:val="32"/>
                      <w:szCs w:val="32"/>
                    </w:rPr>
                    <w:t xml:space="preserve">I63) &lt; 5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ร้อยละอัตราตายของผู้ป่วยโรคหลอดเลือดสมอง (</w:t>
                  </w:r>
                  <w:r w:rsidRPr="00FC6D9B">
                    <w:rPr>
                      <w:rFonts w:ascii="TH SarabunPSK" w:hAnsi="TH SarabunPSK" w:cs="TH SarabunPSK"/>
                      <w:color w:val="000000" w:themeColor="text1"/>
                      <w:sz w:val="32"/>
                      <w:szCs w:val="32"/>
                    </w:rPr>
                    <w:t>I60-I69) &lt; 7</w:t>
                  </w:r>
                </w:p>
              </w:tc>
              <w:tc>
                <w:tcPr>
                  <w:tcW w:w="2663"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ตรวจเยี่ยม/ประเมิน รพ. ในเครือข่ายวิชาการฯ</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%SU≥40, %DTN ≥50, %DTOR≥60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ร้อยละอัตราตายของผู้ป่วยโรคหลอดเลือดสมองแตก (</w:t>
                  </w:r>
                  <w:r w:rsidRPr="00FC6D9B">
                    <w:rPr>
                      <w:rFonts w:ascii="TH SarabunPSK" w:hAnsi="TH SarabunPSK" w:cs="TH SarabunPSK"/>
                      <w:color w:val="000000" w:themeColor="text1"/>
                      <w:sz w:val="32"/>
                      <w:szCs w:val="32"/>
                    </w:rPr>
                    <w:t xml:space="preserve">I60-I62) &lt; 25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ร้อยละอัตราตายของผู้ป่วยโรคหลอดเลือดสมองตีบ/อุดตัน (</w:t>
                  </w:r>
                  <w:r w:rsidRPr="00FC6D9B">
                    <w:rPr>
                      <w:rFonts w:ascii="TH SarabunPSK" w:hAnsi="TH SarabunPSK" w:cs="TH SarabunPSK"/>
                      <w:color w:val="000000" w:themeColor="text1"/>
                      <w:sz w:val="32"/>
                      <w:szCs w:val="32"/>
                    </w:rPr>
                    <w:t xml:space="preserve">I63) &lt; 5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ร้อยละอัตราตายของผู้ป่วยโรคหลอดเลือดสมอง (</w:t>
                  </w:r>
                  <w:r w:rsidRPr="00FC6D9B">
                    <w:rPr>
                      <w:rFonts w:ascii="TH SarabunPSK" w:hAnsi="TH SarabunPSK" w:cs="TH SarabunPSK"/>
                      <w:color w:val="000000" w:themeColor="text1"/>
                      <w:sz w:val="32"/>
                      <w:szCs w:val="32"/>
                    </w:rPr>
                    <w:t>I60-I69) &lt; 7</w:t>
                  </w:r>
                </w:p>
              </w:tc>
            </w:tr>
          </w:tbl>
          <w:p w:rsidR="004B2A71" w:rsidRPr="00FC6D9B" w:rsidRDefault="004B2A71" w:rsidP="004B2A71">
            <w:pPr>
              <w:tabs>
                <w:tab w:val="left" w:pos="6720"/>
              </w:tabs>
              <w:contextualSpacing/>
              <w:rPr>
                <w:rFonts w:ascii="TH SarabunPSK" w:hAnsi="TH SarabunPSK" w:cs="TH SarabunPSK"/>
                <w:b/>
                <w:bCs/>
                <w:color w:val="000000" w:themeColor="text1"/>
                <w:sz w:val="32"/>
                <w:szCs w:val="32"/>
                <w:cs/>
              </w:rPr>
            </w:pPr>
          </w:p>
        </w:tc>
      </w:tr>
      <w:tr w:rsidR="004B2A71" w:rsidRPr="00FC6D9B" w:rsidTr="004B2A71">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วิธีการประเมินผล : </w:t>
            </w:r>
          </w:p>
        </w:tc>
        <w:tc>
          <w:tcPr>
            <w:tcW w:w="67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รายงาน ตก.2</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pacing w:val="-4"/>
                <w:sz w:val="32"/>
                <w:szCs w:val="32"/>
                <w:cs/>
              </w:rPr>
              <w:t>ฐานข้อมูลจากการประเมินข้อมูลจาก</w:t>
            </w:r>
            <w:r w:rsidRPr="00FC6D9B">
              <w:rPr>
                <w:rFonts w:ascii="TH SarabunPSK" w:hAnsi="TH SarabunPSK" w:cs="TH SarabunPSK"/>
                <w:color w:val="000000" w:themeColor="text1"/>
                <w:spacing w:val="-4"/>
                <w:sz w:val="32"/>
                <w:szCs w:val="32"/>
              </w:rPr>
              <w:t xml:space="preserve"> Health Data Center </w:t>
            </w:r>
            <w:r w:rsidRPr="00FC6D9B">
              <w:rPr>
                <w:rFonts w:ascii="TH SarabunPSK" w:hAnsi="TH SarabunPSK" w:cs="TH SarabunPSK"/>
                <w:color w:val="000000" w:themeColor="text1"/>
                <w:spacing w:val="-4"/>
                <w:sz w:val="32"/>
                <w:szCs w:val="32"/>
                <w:cs/>
              </w:rPr>
              <w:t>(</w:t>
            </w:r>
            <w:r w:rsidRPr="00FC6D9B">
              <w:rPr>
                <w:rFonts w:ascii="TH SarabunPSK" w:hAnsi="TH SarabunPSK" w:cs="TH SarabunPSK"/>
                <w:color w:val="000000" w:themeColor="text1"/>
                <w:spacing w:val="-4"/>
                <w:sz w:val="32"/>
                <w:szCs w:val="32"/>
              </w:rPr>
              <w:t>HDC</w:t>
            </w:r>
            <w:r w:rsidRPr="00FC6D9B">
              <w:rPr>
                <w:rFonts w:ascii="TH SarabunPSK" w:hAnsi="TH SarabunPSK" w:cs="TH SarabunPSK"/>
                <w:color w:val="000000" w:themeColor="text1"/>
                <w:spacing w:val="-4"/>
                <w:sz w:val="32"/>
                <w:szCs w:val="32"/>
                <w:cs/>
              </w:rPr>
              <w:t>) กระทรวงสาธารณสุข</w:t>
            </w:r>
          </w:p>
        </w:tc>
      </w:tr>
      <w:tr w:rsidR="004B2A71" w:rsidRPr="00FC6D9B" w:rsidTr="004B2A71">
        <w:trPr>
          <w:trHeight w:val="96"/>
        </w:trPr>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67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สำนักนิเทศระบบการแพทย์ กรมการแพทย์</w:t>
            </w:r>
          </w:p>
        </w:tc>
      </w:tr>
      <w:tr w:rsidR="004B2A71" w:rsidRPr="00FC6D9B" w:rsidTr="004B2A71">
        <w:trPr>
          <w:trHeight w:val="1069"/>
        </w:trPr>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รายละเอียดข้อมูลพื้นฐาน</w:t>
            </w: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cs/>
              </w:rPr>
            </w:pPr>
          </w:p>
        </w:tc>
        <w:tc>
          <w:tcPr>
            <w:tcW w:w="6769" w:type="dxa"/>
            <w:tcBorders>
              <w:top w:val="single" w:sz="4" w:space="0" w:color="auto"/>
              <w:left w:val="single" w:sz="4" w:space="0" w:color="auto"/>
              <w:bottom w:val="single" w:sz="4" w:space="0" w:color="auto"/>
              <w:right w:val="single" w:sz="4" w:space="0" w:color="auto"/>
            </w:tcBorders>
          </w:tcPr>
          <w:tbl>
            <w:tblPr>
              <w:tblW w:w="6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37"/>
              <w:gridCol w:w="2268"/>
              <w:gridCol w:w="779"/>
              <w:gridCol w:w="811"/>
              <w:gridCol w:w="763"/>
              <w:gridCol w:w="809"/>
              <w:gridCol w:w="809"/>
            </w:tblGrid>
            <w:tr w:rsidR="004B2A71" w:rsidRPr="00FC6D9B" w:rsidTr="004B2A71">
              <w:trPr>
                <w:trHeight w:val="364"/>
                <w:tblHeader/>
                <w:jc w:val="center"/>
              </w:trPr>
              <w:tc>
                <w:tcPr>
                  <w:tcW w:w="737" w:type="dxa"/>
                  <w:vMerge w:val="restart"/>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lastRenderedPageBreak/>
                    <w:t>Baseline data</w:t>
                  </w:r>
                </w:p>
              </w:tc>
              <w:tc>
                <w:tcPr>
                  <w:tcW w:w="2268" w:type="dxa"/>
                  <w:vMerge w:val="restart"/>
                  <w:vAlign w:val="center"/>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3971" w:type="dxa"/>
                  <w:gridSpan w:val="5"/>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trHeight w:val="140"/>
                <w:tblHeader/>
                <w:jc w:val="center"/>
              </w:trPr>
              <w:tc>
                <w:tcPr>
                  <w:tcW w:w="737"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2268"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779"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2557</w:t>
                  </w:r>
                </w:p>
              </w:tc>
              <w:tc>
                <w:tcPr>
                  <w:tcW w:w="81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2558</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2561</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43</w:t>
                  </w:r>
                </w:p>
              </w:tc>
              <w:tc>
                <w:tcPr>
                  <w:tcW w:w="2268"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อัตราตายผู้ป่วยโรคหลอเลือดสมองตีบ/อุดตัน (</w:t>
                  </w:r>
                  <w:r w:rsidRPr="00FC6D9B">
                    <w:rPr>
                      <w:rFonts w:ascii="TH SarabunPSK" w:hAnsi="TH SarabunPSK" w:cs="TH SarabunPSK"/>
                      <w:color w:val="000000" w:themeColor="text1"/>
                      <w:sz w:val="32"/>
                      <w:szCs w:val="32"/>
                    </w:rPr>
                    <w:t>Ischemic Stroke ;I63</w:t>
                  </w:r>
                  <w:r w:rsidRPr="00FC6D9B">
                    <w:rPr>
                      <w:rFonts w:ascii="TH SarabunPSK" w:hAnsi="TH SarabunPSK" w:cs="TH SarabunPSK"/>
                      <w:color w:val="000000" w:themeColor="text1"/>
                      <w:sz w:val="32"/>
                      <w:szCs w:val="32"/>
                      <w:cs/>
                    </w:rPr>
                    <w:t>)</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84</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28</w:t>
                  </w:r>
                </w:p>
              </w:tc>
              <w:tc>
                <w:tcPr>
                  <w:tcW w:w="2268"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อัตราตายผู้ป่วยโรคหลอเลือดสมองแตก (</w:t>
                  </w:r>
                  <w:r w:rsidRPr="00FC6D9B">
                    <w:rPr>
                      <w:rFonts w:ascii="TH SarabunPSK" w:hAnsi="TH SarabunPSK" w:cs="TH SarabunPSK"/>
                      <w:color w:val="000000" w:themeColor="text1"/>
                      <w:sz w:val="32"/>
                      <w:szCs w:val="32"/>
                    </w:rPr>
                    <w:t>Hemorrhagic Stroke;I60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I62</w:t>
                  </w:r>
                  <w:r w:rsidRPr="00FC6D9B">
                    <w:rPr>
                      <w:rFonts w:ascii="TH SarabunPSK" w:hAnsi="TH SarabunPSK" w:cs="TH SarabunPSK"/>
                      <w:color w:val="000000" w:themeColor="text1"/>
                      <w:sz w:val="32"/>
                      <w:szCs w:val="32"/>
                      <w:cs/>
                    </w:rPr>
                    <w:t>)</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37</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15</w:t>
                  </w:r>
                </w:p>
              </w:tc>
              <w:tc>
                <w:tcPr>
                  <w:tcW w:w="2268"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อัตราตายของผู้ป่วยโรคหลอดเลือดสมอง (</w:t>
                  </w:r>
                  <w:r w:rsidRPr="00FC6D9B">
                    <w:rPr>
                      <w:rFonts w:ascii="TH SarabunPSK" w:hAnsi="TH SarabunPSK" w:cs="TH SarabunPSK"/>
                      <w:color w:val="000000" w:themeColor="text1"/>
                      <w:sz w:val="32"/>
                      <w:szCs w:val="32"/>
                    </w:rPr>
                    <w:t>Stroke ;I60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I69</w:t>
                  </w:r>
                  <w:r w:rsidRPr="00FC6D9B">
                    <w:rPr>
                      <w:rFonts w:ascii="TH SarabunPSK" w:hAnsi="TH SarabunPSK" w:cs="TH SarabunPSK"/>
                      <w:color w:val="000000" w:themeColor="text1"/>
                      <w:sz w:val="32"/>
                      <w:szCs w:val="32"/>
                      <w:cs/>
                    </w:rPr>
                    <w:t>)</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17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9.1</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22</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2268"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ร้อยละผู้ป่วยโรคหลอดเลือดสมองตีบ/อุดตันระยะเฉียบพลัน (</w:t>
                  </w:r>
                  <w:r w:rsidRPr="00FC6D9B">
                    <w:rPr>
                      <w:rStyle w:val="A80"/>
                      <w:rFonts w:ascii="TH SarabunPSK" w:hAnsi="TH SarabunPSK" w:cs="TH SarabunPSK"/>
                      <w:color w:val="000000" w:themeColor="text1"/>
                    </w:rPr>
                    <w:t>I63</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4</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 xml:space="preserve">5 </w:t>
                  </w:r>
                  <w:r w:rsidRPr="00FC6D9B">
                    <w:rPr>
                      <w:rStyle w:val="A80"/>
                      <w:rFonts w:ascii="TH SarabunPSK" w:hAnsi="TH SarabunPSK" w:cs="TH SarabunPSK"/>
                      <w:color w:val="000000" w:themeColor="text1"/>
                      <w:cs/>
                    </w:rPr>
                    <w:t>ชั่วโมงได้รับการรักษาด้วยยาละลายลิ่มเลือดทางหลอดเลือดภายใน</w:t>
                  </w:r>
                  <w:r w:rsidRPr="00FC6D9B">
                    <w:rPr>
                      <w:rStyle w:val="A80"/>
                      <w:rFonts w:ascii="TH SarabunPSK" w:hAnsi="TH SarabunPSK" w:cs="TH SarabunPSK"/>
                      <w:color w:val="000000" w:themeColor="text1"/>
                    </w:rPr>
                    <w:t xml:space="preserve"> 60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needle time</w:t>
                  </w:r>
                  <w:r w:rsidRPr="00FC6D9B">
                    <w:rPr>
                      <w:rStyle w:val="A80"/>
                      <w:rFonts w:ascii="TH SarabunPSK" w:hAnsi="TH SarabunPSK" w:cs="TH SarabunPSK"/>
                      <w:color w:val="000000" w:themeColor="text1"/>
                      <w:cs/>
                    </w:rPr>
                    <w:t>)</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2268"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Style w:val="A80"/>
                      <w:rFonts w:ascii="TH SarabunPSK" w:hAnsi="TH SarabunPSK" w:cs="TH SarabunPSK"/>
                      <w:color w:val="000000" w:themeColor="text1"/>
                      <w:cs/>
                    </w:rPr>
                    <w:t>ร้อยละผู้ป่วยโรคหลอดเลือดสมอง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I69</w:t>
                  </w:r>
                  <w:r w:rsidRPr="00FC6D9B">
                    <w:rPr>
                      <w:rStyle w:val="A80"/>
                      <w:rFonts w:ascii="TH SarabunPSK" w:hAnsi="TH SarabunPSK" w:cs="TH SarabunPSK"/>
                      <w:color w:val="000000" w:themeColor="text1"/>
                      <w:cs/>
                    </w:rPr>
                    <w:t>) ที่มีอาการไม่เกิน</w:t>
                  </w:r>
                  <w:r w:rsidRPr="00FC6D9B">
                    <w:rPr>
                      <w:rStyle w:val="A80"/>
                      <w:rFonts w:ascii="TH SarabunPSK" w:hAnsi="TH SarabunPSK" w:cs="TH SarabunPSK"/>
                      <w:color w:val="000000" w:themeColor="text1"/>
                    </w:rPr>
                    <w:t xml:space="preserve"> 72 </w:t>
                  </w:r>
                  <w:r w:rsidRPr="00FC6D9B">
                    <w:rPr>
                      <w:rStyle w:val="A80"/>
                      <w:rFonts w:ascii="TH SarabunPSK" w:hAnsi="TH SarabunPSK" w:cs="TH SarabunPSK"/>
                      <w:color w:val="000000" w:themeColor="text1"/>
                      <w:cs/>
                    </w:rPr>
                    <w:t xml:space="preserve">ชั่วโมงได้รับการรักษาใน </w:t>
                  </w:r>
                  <w:r w:rsidRPr="00FC6D9B">
                    <w:rPr>
                      <w:rStyle w:val="A80"/>
                      <w:rFonts w:ascii="TH SarabunPSK" w:hAnsi="TH SarabunPSK" w:cs="TH SarabunPSK"/>
                      <w:color w:val="000000" w:themeColor="text1"/>
                    </w:rPr>
                    <w:t xml:space="preserve">Stroke Unit </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r>
            <w:tr w:rsidR="004B2A71" w:rsidRPr="00FC6D9B" w:rsidTr="004B2A71">
              <w:trPr>
                <w:trHeight w:val="1069"/>
                <w:jc w:val="center"/>
              </w:trPr>
              <w:tc>
                <w:tcPr>
                  <w:tcW w:w="737"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2268" w:type="dxa"/>
                </w:tcPr>
                <w:p w:rsidR="004B2A71" w:rsidRPr="00FC6D9B" w:rsidRDefault="004B2A71" w:rsidP="004B2A71">
                  <w:pPr>
                    <w:contextualSpacing/>
                    <w:rPr>
                      <w:rStyle w:val="A80"/>
                      <w:rFonts w:ascii="TH SarabunPSK" w:hAnsi="TH SarabunPSK" w:cs="TH SarabunPSK"/>
                      <w:color w:val="000000" w:themeColor="text1"/>
                      <w:cs/>
                    </w:rPr>
                  </w:pPr>
                  <w:r w:rsidRPr="00FC6D9B">
                    <w:rPr>
                      <w:rStyle w:val="A80"/>
                      <w:rFonts w:ascii="TH SarabunPSK" w:hAnsi="TH SarabunPSK" w:cs="TH SarabunPSK"/>
                      <w:color w:val="000000" w:themeColor="text1"/>
                      <w:cs/>
                    </w:rPr>
                    <w:t>ร้อยละผู้ป่วยโรคหลอดเลือดสมองแตก (</w:t>
                  </w:r>
                  <w:r w:rsidRPr="00FC6D9B">
                    <w:rPr>
                      <w:rStyle w:val="A80"/>
                      <w:rFonts w:ascii="TH SarabunPSK" w:hAnsi="TH SarabunPSK" w:cs="TH SarabunPSK"/>
                      <w:color w:val="000000" w:themeColor="text1"/>
                    </w:rPr>
                    <w:t>I60</w:t>
                  </w:r>
                  <w:r w:rsidRPr="00FC6D9B">
                    <w:rPr>
                      <w:rStyle w:val="A80"/>
                      <w:rFonts w:ascii="TH SarabunPSK" w:hAnsi="TH SarabunPSK" w:cs="TH SarabunPSK"/>
                      <w:color w:val="000000" w:themeColor="text1"/>
                      <w:cs/>
                    </w:rPr>
                    <w:t>-</w:t>
                  </w:r>
                  <w:r w:rsidRPr="00FC6D9B">
                    <w:rPr>
                      <w:rStyle w:val="A80"/>
                      <w:rFonts w:ascii="TH SarabunPSK" w:hAnsi="TH SarabunPSK" w:cs="TH SarabunPSK"/>
                      <w:color w:val="000000" w:themeColor="text1"/>
                    </w:rPr>
                    <w:t>I62</w:t>
                  </w:r>
                  <w:r w:rsidRPr="00FC6D9B">
                    <w:rPr>
                      <w:rStyle w:val="A80"/>
                      <w:rFonts w:ascii="TH SarabunPSK" w:hAnsi="TH SarabunPSK" w:cs="TH SarabunPSK"/>
                      <w:color w:val="000000" w:themeColor="text1"/>
                      <w:cs/>
                    </w:rPr>
                    <w:t xml:space="preserve">) ได้รับการผ่าตัดสมองภายใน </w:t>
                  </w:r>
                  <w:r w:rsidRPr="00FC6D9B">
                    <w:rPr>
                      <w:rStyle w:val="A80"/>
                      <w:rFonts w:ascii="TH SarabunPSK" w:hAnsi="TH SarabunPSK" w:cs="TH SarabunPSK"/>
                      <w:color w:val="000000" w:themeColor="text1"/>
                    </w:rPr>
                    <w:t xml:space="preserve">90 </w:t>
                  </w:r>
                  <w:r w:rsidRPr="00FC6D9B">
                    <w:rPr>
                      <w:rStyle w:val="A80"/>
                      <w:rFonts w:ascii="TH SarabunPSK" w:hAnsi="TH SarabunPSK" w:cs="TH SarabunPSK"/>
                      <w:color w:val="000000" w:themeColor="text1"/>
                      <w:cs/>
                    </w:rPr>
                    <w:t>นาที (</w:t>
                  </w:r>
                  <w:r w:rsidRPr="00FC6D9B">
                    <w:rPr>
                      <w:rStyle w:val="A80"/>
                      <w:rFonts w:ascii="TH SarabunPSK" w:hAnsi="TH SarabunPSK" w:cs="TH SarabunPSK"/>
                      <w:color w:val="000000" w:themeColor="text1"/>
                    </w:rPr>
                    <w:t>door to operation room time</w:t>
                  </w:r>
                  <w:r w:rsidRPr="00FC6D9B">
                    <w:rPr>
                      <w:rStyle w:val="A80"/>
                      <w:rFonts w:ascii="TH SarabunPSK" w:hAnsi="TH SarabunPSK" w:cs="TH SarabunPSK"/>
                      <w:color w:val="000000" w:themeColor="text1"/>
                      <w:cs/>
                    </w:rPr>
                    <w:t>)</w:t>
                  </w:r>
                </w:p>
              </w:tc>
              <w:tc>
                <w:tcPr>
                  <w:tcW w:w="779"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11"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763" w:type="dxa"/>
                  <w:tcBorders>
                    <w:righ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9"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808" w:type="dxa"/>
                  <w:tcBorders>
                    <w:left w:val="single" w:sz="4" w:space="0" w:color="auto"/>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r>
          </w:tbl>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br/>
            </w:r>
          </w:p>
        </w:tc>
      </w:tr>
      <w:tr w:rsidR="004B2A71" w:rsidRPr="00FC6D9B" w:rsidTr="004B2A71">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67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.นายแพทย์สุชาติ หาญไชยพิบูลย์กุล</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02-306-9899 </w:t>
            </w:r>
            <w:r w:rsidRPr="00FC6D9B">
              <w:rPr>
                <w:rFonts w:ascii="TH SarabunPSK" w:hAnsi="TH SarabunPSK" w:cs="TH SarabunPSK"/>
                <w:color w:val="000000" w:themeColor="text1"/>
                <w:sz w:val="32"/>
                <w:szCs w:val="32"/>
                <w:cs/>
              </w:rPr>
              <w:tab/>
              <w:t>โทรศัพท์มือถือ : 081-843-4502</w:t>
            </w:r>
            <w:r w:rsidRPr="00FC6D9B">
              <w:rPr>
                <w:rFonts w:ascii="TH SarabunPSK" w:hAnsi="TH SarabunPSK" w:cs="TH SarabunPSK"/>
                <w:color w:val="000000" w:themeColor="text1"/>
                <w:sz w:val="32"/>
                <w:szCs w:val="32"/>
                <w:cs/>
              </w:rPr>
              <w:tab/>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ต่อ 2408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 02-354-7072</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suchathanc@yahoo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lastRenderedPageBreak/>
              <w:t>2</w:t>
            </w:r>
            <w:r w:rsidRPr="00FC6D9B">
              <w:rPr>
                <w:rFonts w:ascii="TH SarabunPSK" w:hAnsi="TH SarabunPSK" w:cs="TH SarabunPSK"/>
                <w:color w:val="000000" w:themeColor="text1"/>
                <w:sz w:val="32"/>
                <w:szCs w:val="32"/>
                <w:cs/>
              </w:rPr>
              <w:t>. นางจุฑาภรณ์  บุญธง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02-306-9899  </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114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9480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ต่อ 1138</w:t>
            </w:r>
          </w:p>
          <w:p w:rsidR="004B2A71" w:rsidRPr="00FC6D9B" w:rsidRDefault="004B2A71" w:rsidP="004B2A71">
            <w:pPr>
              <w:contextualSpacing/>
              <w:rPr>
                <w:rStyle w:val="a8"/>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354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7072</w:t>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hyperlink r:id="rId25" w:history="1">
              <w:r w:rsidRPr="00FC6D9B">
                <w:rPr>
                  <w:rStyle w:val="a8"/>
                  <w:rFonts w:ascii="TH SarabunPSK" w:hAnsi="TH SarabunPSK" w:cs="TH SarabunPSK"/>
                  <w:color w:val="000000" w:themeColor="text1"/>
                  <w:sz w:val="32"/>
                  <w:szCs w:val="32"/>
                </w:rPr>
                <w:t>j</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bunthong@gmail</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com</w:t>
              </w:r>
            </w:hyperlink>
          </w:p>
          <w:p w:rsidR="004B2A71" w:rsidRPr="00FC6D9B" w:rsidRDefault="004B2A71" w:rsidP="004B2A71">
            <w:pPr>
              <w:contextualSpacing/>
              <w:rPr>
                <w:rFonts w:ascii="TH SarabunPSK" w:hAnsi="TH SarabunPSK" w:cs="TH SarabunPSK"/>
                <w:color w:val="000000" w:themeColor="text1"/>
                <w:sz w:val="32"/>
                <w:szCs w:val="32"/>
              </w:rPr>
            </w:pPr>
            <w:r w:rsidRPr="00FC6D9B">
              <w:rPr>
                <w:rStyle w:val="a8"/>
                <w:rFonts w:ascii="TH SarabunPSK" w:hAnsi="TH SarabunPSK" w:cs="TH SarabunPSK"/>
                <w:color w:val="000000" w:themeColor="text1"/>
                <w:sz w:val="32"/>
                <w:szCs w:val="32"/>
                <w:cs/>
              </w:rPr>
              <w:t xml:space="preserve">3. </w:t>
            </w:r>
            <w:r w:rsidRPr="00FC6D9B">
              <w:rPr>
                <w:rFonts w:ascii="TH SarabunPSK" w:hAnsi="TH SarabunPSK" w:cs="TH SarabunPSK"/>
                <w:color w:val="000000" w:themeColor="text1"/>
                <w:sz w:val="32"/>
                <w:szCs w:val="32"/>
                <w:cs/>
              </w:rPr>
              <w:t>กลุ่มงานนิเทศระบบการแพทย์ สำนักนิเทศระบบการแพทย์ กรมการแพทย์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 2590 6358</w:t>
            </w:r>
            <w:r w:rsidRPr="00FC6D9B">
              <w:rPr>
                <w:rFonts w:ascii="TH SarabunPSK" w:hAnsi="TH SarabunPSK" w:cs="TH SarabunPSK"/>
                <w:color w:val="000000" w:themeColor="text1"/>
                <w:sz w:val="32"/>
                <w:szCs w:val="32"/>
              </w:rPr>
              <w:t>-59</w:t>
            </w:r>
            <w:r w:rsidRPr="00FC6D9B">
              <w:rPr>
                <w:rFonts w:ascii="TH SarabunPSK" w:hAnsi="TH SarabunPSK" w:cs="TH SarabunPSK"/>
                <w:color w:val="000000" w:themeColor="text1"/>
                <w:sz w:val="32"/>
                <w:szCs w:val="32"/>
                <w:cs/>
              </w:rPr>
              <w:t xml:space="preserve">      โทรสาร : 0 2965 9851   </w:t>
            </w:r>
            <w:r w:rsidRPr="00FC6D9B">
              <w:rPr>
                <w:rFonts w:ascii="TH SarabunPSK" w:hAnsi="TH SarabunPSK" w:cs="TH SarabunPSK"/>
                <w:color w:val="000000" w:themeColor="text1"/>
                <w:sz w:val="32"/>
                <w:szCs w:val="32"/>
                <w:cs/>
              </w:rPr>
              <w:tab/>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rPr>
              <w:t>E-mail : supervision.dms@gmail.com</w:t>
            </w:r>
          </w:p>
        </w:tc>
      </w:tr>
      <w:tr w:rsidR="004B2A71" w:rsidRPr="00FC6D9B" w:rsidTr="004B2A71">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w:t>
            </w:r>
            <w:r w:rsidRPr="00FC6D9B">
              <w:rPr>
                <w:rFonts w:ascii="TH SarabunPSK" w:hAnsi="TH SarabunPSK" w:cs="TH SarabunPSK"/>
                <w:b/>
                <w:bCs/>
                <w:color w:val="000000" w:themeColor="text1"/>
                <w:spacing w:val="-10"/>
                <w:sz w:val="32"/>
                <w:szCs w:val="32"/>
                <w:cs/>
              </w:rPr>
              <w:t>จัดทำข้อมูล (ระดับส่วนกลาง)</w:t>
            </w:r>
          </w:p>
        </w:tc>
        <w:tc>
          <w:tcPr>
            <w:tcW w:w="67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1. </w:t>
            </w:r>
            <w:r w:rsidRPr="00FC6D9B">
              <w:rPr>
                <w:rStyle w:val="af"/>
                <w:rFonts w:ascii="TH SarabunPSK" w:hAnsi="TH SarabunPSK" w:cs="TH SarabunPSK"/>
                <w:color w:val="000000" w:themeColor="text1"/>
                <w:sz w:val="32"/>
                <w:szCs w:val="32"/>
                <w:shd w:val="clear" w:color="auto" w:fill="FFFFFF"/>
                <w:cs/>
              </w:rPr>
              <w:t>ศูนย์เทคโนโลยีสารสนเทศ</w:t>
            </w:r>
            <w:r w:rsidRPr="00FC6D9B">
              <w:rPr>
                <w:rFonts w:ascii="TH SarabunPSK" w:hAnsi="TH SarabunPSK" w:cs="TH SarabunPSK"/>
                <w:color w:val="000000" w:themeColor="text1"/>
                <w:sz w:val="32"/>
                <w:szCs w:val="32"/>
                <w:shd w:val="clear" w:color="auto" w:fill="FFFFFF"/>
                <w:cs/>
              </w:rPr>
              <w:t>และการสื่อสาร</w:t>
            </w:r>
            <w:r w:rsidRPr="00FC6D9B">
              <w:rPr>
                <w:rFonts w:ascii="TH SarabunPSK" w:hAnsi="TH SarabunPSK" w:cs="TH SarabunPSK"/>
                <w:color w:val="000000" w:themeColor="text1"/>
                <w:sz w:val="32"/>
                <w:szCs w:val="32"/>
                <w:cs/>
              </w:rPr>
              <w:t xml:space="preserve"> สำนักงานปลัดกระทรวงสาธารณสุข</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2. กลุ่มงานนิเทศระบบการแพทย์ สำนักนิเทศระบบการแพทย์ กรมการแพทย์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 2590 6358</w:t>
            </w:r>
            <w:r w:rsidRPr="00FC6D9B">
              <w:rPr>
                <w:rFonts w:ascii="TH SarabunPSK" w:hAnsi="TH SarabunPSK" w:cs="TH SarabunPSK"/>
                <w:color w:val="000000" w:themeColor="text1"/>
                <w:sz w:val="32"/>
                <w:szCs w:val="32"/>
              </w:rPr>
              <w:t>-59</w:t>
            </w:r>
            <w:r w:rsidRPr="00FC6D9B">
              <w:rPr>
                <w:rFonts w:ascii="TH SarabunPSK" w:hAnsi="TH SarabunPSK" w:cs="TH SarabunPSK"/>
                <w:color w:val="000000" w:themeColor="text1"/>
                <w:sz w:val="32"/>
                <w:szCs w:val="32"/>
                <w:cs/>
              </w:rPr>
              <w:t xml:space="preserve">   โทรสาร : 0 2965 9851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rPr>
              <w:t>E-mail : supervision.dms@gmail.com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นายปวิช อภิปาลกุล</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นักวิเคราะห์นโยบายและแผนปฏิบัติการ</w:t>
            </w:r>
          </w:p>
          <w:p w:rsidR="004B2A71" w:rsidRPr="00FC6D9B" w:rsidRDefault="004B2A71" w:rsidP="004B2A71">
            <w:pPr>
              <w:ind w:right="-250" w:firstLine="34"/>
              <w:contextualSpacing/>
              <w:jc w:val="both"/>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02-59</w:t>
            </w:r>
            <w:r w:rsidRPr="00FC6D9B">
              <w:rPr>
                <w:rFonts w:ascii="TH SarabunPSK" w:hAnsi="TH SarabunPSK" w:cs="TH SarabunPSK"/>
                <w:color w:val="000000" w:themeColor="text1"/>
                <w:sz w:val="32"/>
                <w:szCs w:val="32"/>
                <w:cs/>
              </w:rPr>
              <w:t xml:space="preserve">06352   </w:t>
            </w:r>
            <w:r w:rsidRPr="00FC6D9B">
              <w:rPr>
                <w:rFonts w:ascii="TH SarabunPSK" w:hAnsi="TH SarabunPSK" w:cs="TH SarabunPSK"/>
                <w:color w:val="000000" w:themeColor="text1"/>
                <w:sz w:val="32"/>
                <w:szCs w:val="32"/>
                <w:cs/>
              </w:rPr>
              <w:tab/>
              <w:t>โทรศัพท์มือถือ :</w:t>
            </w:r>
            <w:r w:rsidRPr="00FC6D9B">
              <w:rPr>
                <w:rStyle w:val="apple-converted-space"/>
                <w:rFonts w:ascii="TH SarabunPSK" w:hAnsi="TH SarabunPSK" w:cs="TH SarabunPSK"/>
                <w:color w:val="000000" w:themeColor="text1"/>
                <w:shd w:val="clear" w:color="auto" w:fill="FFFFFF"/>
              </w:rPr>
              <w:t> </w:t>
            </w:r>
            <w:r w:rsidRPr="00FC6D9B">
              <w:rPr>
                <w:rFonts w:ascii="TH SarabunPSK" w:hAnsi="TH SarabunPSK" w:cs="TH SarabunPSK"/>
                <w:color w:val="000000" w:themeColor="text1"/>
                <w:sz w:val="32"/>
                <w:szCs w:val="32"/>
                <w:cs/>
              </w:rPr>
              <w:t>085</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9594499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02</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5918279   </w:t>
            </w:r>
            <w:r w:rsidRPr="00FC6D9B">
              <w:rPr>
                <w:rFonts w:ascii="TH SarabunPSK" w:hAnsi="TH SarabunPSK" w:cs="TH SarabunPSK"/>
                <w:color w:val="000000" w:themeColor="text1"/>
                <w:sz w:val="32"/>
                <w:szCs w:val="32"/>
              </w:rPr>
              <w:tab/>
              <w:t>E-mail : eva634752@gmail.com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สำนักยุทธศาสตร์การแพทย์</w:t>
            </w:r>
          </w:p>
        </w:tc>
      </w:tr>
      <w:tr w:rsidR="004B2A71" w:rsidRPr="00FC6D9B" w:rsidTr="004B2A71">
        <w:tc>
          <w:tcPr>
            <w:tcW w:w="357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67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นางจุฑาภรณ์  บุญธง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02-306-9899  </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114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9480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ต่อ 1138</w:t>
            </w:r>
          </w:p>
          <w:p w:rsidR="004B2A71" w:rsidRPr="00FC6D9B" w:rsidRDefault="004B2A71" w:rsidP="004B2A71">
            <w:pPr>
              <w:contextualSpacing/>
              <w:rPr>
                <w:rStyle w:val="a8"/>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354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7072</w:t>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hyperlink r:id="rId26" w:history="1">
              <w:r w:rsidRPr="00FC6D9B">
                <w:rPr>
                  <w:rStyle w:val="a8"/>
                  <w:rFonts w:ascii="TH SarabunPSK" w:hAnsi="TH SarabunPSK" w:cs="TH SarabunPSK"/>
                  <w:color w:val="000000" w:themeColor="text1"/>
                  <w:sz w:val="32"/>
                  <w:szCs w:val="32"/>
                </w:rPr>
                <w:t>j</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bunthong@gmail</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com</w:t>
              </w:r>
            </w:hyperlink>
          </w:p>
          <w:p w:rsidR="004B2A71" w:rsidRPr="00FC6D9B" w:rsidRDefault="004B2A71" w:rsidP="004B2A71">
            <w:pPr>
              <w:contextualSpacing/>
              <w:rPr>
                <w:rFonts w:ascii="TH SarabunPSK" w:hAnsi="TH SarabunPSK" w:cs="TH SarabunPSK"/>
                <w:color w:val="000000" w:themeColor="text1"/>
                <w:sz w:val="32"/>
                <w:szCs w:val="32"/>
              </w:rPr>
            </w:pPr>
            <w:r w:rsidRPr="00FC6D9B">
              <w:rPr>
                <w:rStyle w:val="a8"/>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กลุ่มงานนิเทศระบบการแพทย์ สำนักนิเทศระบบการแพทย์ กรมการแพทย์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 2590 6358</w:t>
            </w:r>
            <w:r w:rsidRPr="00FC6D9B">
              <w:rPr>
                <w:rFonts w:ascii="TH SarabunPSK" w:hAnsi="TH SarabunPSK" w:cs="TH SarabunPSK"/>
                <w:color w:val="000000" w:themeColor="text1"/>
                <w:sz w:val="32"/>
                <w:szCs w:val="32"/>
              </w:rPr>
              <w:t>-59</w:t>
            </w:r>
            <w:r w:rsidRPr="00FC6D9B">
              <w:rPr>
                <w:rFonts w:ascii="TH SarabunPSK" w:hAnsi="TH SarabunPSK" w:cs="TH SarabunPSK"/>
                <w:color w:val="000000" w:themeColor="text1"/>
                <w:sz w:val="32"/>
                <w:szCs w:val="32"/>
                <w:cs/>
              </w:rPr>
              <w:tab/>
              <w:t xml:space="preserve">โทรสาร : 0 2965 9851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rPr>
              <w:t>E-mail : supervision.dms@gmail.com</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jc w:val="center"/>
        <w:rPr>
          <w:rFonts w:ascii="TH SarabunPSK" w:hAnsi="TH SarabunPSK" w:cs="TH SarabunPSK"/>
          <w:b/>
          <w:bCs/>
          <w:color w:val="000000" w:themeColor="text1"/>
          <w:sz w:val="32"/>
          <w:szCs w:val="32"/>
        </w:rPr>
      </w:pPr>
    </w:p>
    <w:p w:rsidR="004B2A71" w:rsidRPr="00FC6D9B" w:rsidRDefault="004B2A71" w:rsidP="004B2A71">
      <w:pPr>
        <w:contextualSpacing/>
        <w:jc w:val="center"/>
        <w:rPr>
          <w:rFonts w:ascii="TH SarabunPSK" w:hAnsi="TH SarabunPSK" w:cs="TH SarabunPSK"/>
          <w:b/>
          <w:bCs/>
          <w:color w:val="000000" w:themeColor="text1"/>
          <w:sz w:val="32"/>
          <w:szCs w:val="32"/>
        </w:rPr>
      </w:pPr>
    </w:p>
    <w:p w:rsidR="004B2A71" w:rsidRDefault="004B2A71" w:rsidP="004B2A71">
      <w:pPr>
        <w:contextualSpacing/>
        <w:jc w:val="center"/>
        <w:rPr>
          <w:rFonts w:ascii="TH SarabunPSK" w:hAnsi="TH SarabunPSK" w:cs="TH SarabunPSK"/>
          <w:b/>
          <w:bCs/>
          <w:color w:val="000000" w:themeColor="text1"/>
          <w:sz w:val="32"/>
          <w:szCs w:val="32"/>
        </w:rPr>
      </w:pPr>
    </w:p>
    <w:p w:rsidR="004B2A71" w:rsidRDefault="004B2A71" w:rsidP="004B2A71">
      <w:pPr>
        <w:contextualSpacing/>
        <w:jc w:val="center"/>
        <w:rPr>
          <w:rFonts w:ascii="TH SarabunPSK" w:hAnsi="TH SarabunPSK" w:cs="TH SarabunPSK"/>
          <w:b/>
          <w:bCs/>
          <w:color w:val="000000" w:themeColor="text1"/>
          <w:sz w:val="32"/>
          <w:szCs w:val="32"/>
        </w:rPr>
      </w:pPr>
    </w:p>
    <w:p w:rsidR="004B2A71" w:rsidRPr="00FC6D9B" w:rsidRDefault="004B2A71" w:rsidP="004B2A71">
      <w:pPr>
        <w:contextualSpacing/>
        <w:jc w:val="center"/>
        <w:rPr>
          <w:rFonts w:ascii="TH SarabunPSK" w:hAnsi="TH SarabunPSK" w:cs="TH SarabunPSK"/>
          <w:b/>
          <w:bCs/>
          <w:color w:val="000000" w:themeColor="text1"/>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97"/>
        <w:gridCol w:w="8052"/>
      </w:tblGrid>
      <w:tr w:rsidR="004B2A71" w:rsidRPr="005D6C74" w:rsidTr="004B2A71">
        <w:tc>
          <w:tcPr>
            <w:tcW w:w="2297"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หมวด</w:t>
            </w:r>
          </w:p>
        </w:tc>
        <w:tc>
          <w:tcPr>
            <w:tcW w:w="8052"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Service Excellence(</w:t>
            </w:r>
            <w:r w:rsidRPr="005D6C74">
              <w:rPr>
                <w:rFonts w:ascii="TH SarabunPSK" w:hAnsi="TH SarabunPSK" w:cs="TH SarabunPSK"/>
                <w:b/>
                <w:bCs/>
                <w:color w:val="FF0000"/>
                <w:sz w:val="32"/>
                <w:szCs w:val="32"/>
                <w:cs/>
              </w:rPr>
              <w:t>ยุทธศาสตร์การบริการที่เป็นเลิศ</w:t>
            </w:r>
            <w:r w:rsidRPr="005D6C74">
              <w:rPr>
                <w:rFonts w:ascii="TH SarabunPSK" w:hAnsi="TH SarabunPSK" w:cs="TH SarabunPSK"/>
                <w:b/>
                <w:bCs/>
                <w:color w:val="FF0000"/>
                <w:sz w:val="32"/>
                <w:szCs w:val="32"/>
              </w:rPr>
              <w:t>)</w:t>
            </w:r>
          </w:p>
        </w:tc>
      </w:tr>
      <w:tr w:rsidR="004B2A71" w:rsidRPr="005D6C74" w:rsidTr="004B2A71">
        <w:tc>
          <w:tcPr>
            <w:tcW w:w="2297"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8052"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6.</w:t>
            </w:r>
            <w:r w:rsidRPr="005D6C74">
              <w:rPr>
                <w:rFonts w:ascii="TH SarabunPSK" w:hAnsi="TH SarabunPSK" w:cs="TH SarabunPSK"/>
                <w:b/>
                <w:bCs/>
                <w:color w:val="FF0000"/>
                <w:sz w:val="32"/>
                <w:szCs w:val="32"/>
                <w:cs/>
              </w:rPr>
              <w:t>การพัฒนาระบบบริการสุขภาพ (</w:t>
            </w:r>
            <w:r w:rsidRPr="005D6C74">
              <w:rPr>
                <w:rFonts w:ascii="TH SarabunPSK" w:hAnsi="TH SarabunPSK" w:cs="TH SarabunPSK"/>
                <w:b/>
                <w:bCs/>
                <w:color w:val="FF0000"/>
                <w:sz w:val="32"/>
                <w:szCs w:val="32"/>
              </w:rPr>
              <w:t>Service Plan)</w:t>
            </w:r>
          </w:p>
        </w:tc>
      </w:tr>
      <w:tr w:rsidR="004B2A71" w:rsidRPr="005D6C74" w:rsidTr="004B2A71">
        <w:tc>
          <w:tcPr>
            <w:tcW w:w="2297"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8052"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2.</w:t>
            </w:r>
            <w:r w:rsidRPr="005D6C74">
              <w:rPr>
                <w:rFonts w:ascii="TH SarabunPSK" w:hAnsi="TH SarabunPSK" w:cs="TH SarabunPSK"/>
                <w:b/>
                <w:bCs/>
                <w:color w:val="FF0000"/>
                <w:sz w:val="32"/>
                <w:szCs w:val="32"/>
                <w:cs/>
              </w:rPr>
              <w:t>โครงการพัฒนาระบบบริการสุขภาพ สาขาโรคติดต่อ</w:t>
            </w:r>
          </w:p>
        </w:tc>
      </w:tr>
      <w:tr w:rsidR="004B2A71" w:rsidRPr="005D6C74" w:rsidTr="004B2A71">
        <w:tc>
          <w:tcPr>
            <w:tcW w:w="2297"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8052"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cs/>
              </w:rPr>
              <w:t>จังหวัด</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เขต</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ประเทศ</w:t>
            </w:r>
          </w:p>
        </w:tc>
      </w:tr>
      <w:tr w:rsidR="004B2A71" w:rsidRPr="005D6C74" w:rsidTr="004B2A71">
        <w:tc>
          <w:tcPr>
            <w:tcW w:w="2297"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w:t>
            </w:r>
          </w:p>
        </w:tc>
        <w:tc>
          <w:tcPr>
            <w:tcW w:w="8052"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16.</w:t>
            </w:r>
            <w:r w:rsidRPr="005D6C74">
              <w:rPr>
                <w:rFonts w:ascii="TH SarabunPSK" w:hAnsi="TH SarabunPSK" w:cs="TH SarabunPSK"/>
                <w:b/>
                <w:bCs/>
                <w:color w:val="FF0000"/>
                <w:sz w:val="32"/>
                <w:szCs w:val="32"/>
                <w:cs/>
              </w:rPr>
              <w:t>อัตราสำเร็จของการรักษาวัณโรคปอดรายใหม่</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xml:space="preserve"> ความสำเร็จการรักษา</w:t>
            </w:r>
            <w:r w:rsidRPr="00FC6D9B">
              <w:rPr>
                <w:rFonts w:ascii="TH SarabunPSK" w:hAnsi="TH SarabunPSK" w:cs="TH SarabunPSK"/>
                <w:color w:val="000000" w:themeColor="text1"/>
                <w:sz w:val="32"/>
                <w:szCs w:val="32"/>
                <w:cs/>
              </w:rPr>
              <w:t xml:space="preserve"> หมายถึง ผู้ป่วยวัณโรคที่มีผลการรักษาหายรวมกับรักษาครบ </w:t>
            </w:r>
          </w:p>
          <w:p w:rsidR="004B2A71" w:rsidRPr="00FC6D9B" w:rsidRDefault="004B2A71" w:rsidP="004B2A71">
            <w:pPr>
              <w:ind w:firstLine="461"/>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1.1</w:t>
            </w:r>
            <w:r w:rsidRPr="00FC6D9B">
              <w:rPr>
                <w:rFonts w:ascii="TH SarabunPSK" w:hAnsi="TH SarabunPSK" w:cs="TH SarabunPSK"/>
                <w:color w:val="000000" w:themeColor="text1"/>
                <w:sz w:val="32"/>
                <w:szCs w:val="32"/>
                <w:cs/>
              </w:rPr>
              <w:t xml:space="preserve"> รักษาหาย (</w:t>
            </w:r>
            <w:r w:rsidRPr="00FC6D9B">
              <w:rPr>
                <w:rFonts w:ascii="TH SarabunPSK" w:hAnsi="TH SarabunPSK" w:cs="TH SarabunPSK"/>
                <w:color w:val="000000" w:themeColor="text1"/>
                <w:sz w:val="32"/>
                <w:szCs w:val="32"/>
              </w:rPr>
              <w:t xml:space="preserve">Cured) </w:t>
            </w:r>
            <w:r w:rsidRPr="00FC6D9B">
              <w:rPr>
                <w:rFonts w:ascii="TH SarabunPSK" w:hAnsi="TH SarabunPSK" w:cs="TH SarabunPSK"/>
                <w:color w:val="000000" w:themeColor="text1"/>
                <w:sz w:val="32"/>
                <w:szCs w:val="32"/>
                <w:cs/>
              </w:rPr>
              <w:t>หมายถึง ผู้ป่วยวัณโรคปอดที่มีผลตรวจพบเชื้อวัณโรคทางห้องปฏิบัติการยืนยันเมื่อเริ่มการรักษา และต่อมาตรวจไม่พบเชื้อวัณโรคทางห้องปฏิบัติการอย่างน้อยหนึ่งครั้งก่อนสิ้นสุดการรักษาและในเดือนสุดท้ายของการรักษา</w:t>
            </w:r>
          </w:p>
          <w:p w:rsidR="004B2A71" w:rsidRPr="00FC6D9B" w:rsidRDefault="004B2A71" w:rsidP="004B2A71">
            <w:pPr>
              <w:ind w:firstLine="461"/>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1.2</w:t>
            </w:r>
            <w:r w:rsidRPr="00FC6D9B">
              <w:rPr>
                <w:rFonts w:ascii="TH SarabunPSK" w:hAnsi="TH SarabunPSK" w:cs="TH SarabunPSK"/>
                <w:color w:val="000000" w:themeColor="text1"/>
                <w:sz w:val="32"/>
                <w:szCs w:val="32"/>
                <w:cs/>
              </w:rPr>
              <w:t xml:space="preserve"> รักษาครบ (</w:t>
            </w:r>
            <w:r w:rsidRPr="00FC6D9B">
              <w:rPr>
                <w:rFonts w:ascii="TH SarabunPSK" w:hAnsi="TH SarabunPSK" w:cs="TH SarabunPSK"/>
                <w:color w:val="000000" w:themeColor="text1"/>
                <w:sz w:val="32"/>
                <w:szCs w:val="32"/>
              </w:rPr>
              <w:t xml:space="preserve">Treatment Completed) </w:t>
            </w:r>
            <w:r w:rsidRPr="00FC6D9B">
              <w:rPr>
                <w:rFonts w:ascii="TH SarabunPSK" w:hAnsi="TH SarabunPSK" w:cs="TH SarabunPSK"/>
                <w:color w:val="000000" w:themeColor="text1"/>
                <w:sz w:val="32"/>
                <w:szCs w:val="32"/>
                <w:cs/>
              </w:rPr>
              <w:t>หมายถึง ผู้ป่วยวัณโรคที่รักษาครบกำหนดโดยไม่มีหลักฐานที่แสดงว่าการรักษาล้มเหลว ซึ่งผู้ป่วยดังกล่าวไม่มีเอกสารที่แสดงผลการตรวจเสมหะในเดือนสุดท้ายของการรักษา ทั้งนี้มีผลตรวจเสมหะอย่างน้อยหนึ่งครั้งก่อนสิ้นสุดการรักษา เป็นลบรวมทั้งผู้ป่วยที่ไม่ได้ตรวจหรือไม่มีผลตรวจ</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xml:space="preserve"> ผู้ป่วยวัณโรคปอดรายใหม่</w:t>
            </w:r>
            <w:r w:rsidRPr="00FC6D9B">
              <w:rPr>
                <w:rFonts w:ascii="TH SarabunPSK" w:hAnsi="TH SarabunPSK" w:cs="TH SarabunPSK"/>
                <w:color w:val="000000" w:themeColor="text1"/>
                <w:sz w:val="32"/>
                <w:szCs w:val="32"/>
                <w:cs/>
              </w:rPr>
              <w:t xml:space="preserve"> หมายถึง ผู้ป่วยที่ไม่เคยรักษาวัณโรคมาก่อนและผู้ป่วยที่รักษาวัณโรคน้อยกว่า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เดือน และไม่เคยขึ้นทะเบียนในแผนงานวัณโรคแห่งชาติ แบ่งเป็น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กลุ่ม คือ</w:t>
            </w:r>
          </w:p>
          <w:p w:rsidR="004B2A71" w:rsidRPr="00FC6D9B" w:rsidRDefault="004B2A71" w:rsidP="004B2A71">
            <w:pPr>
              <w:ind w:firstLine="461"/>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2.1</w:t>
            </w:r>
            <w:r w:rsidRPr="00FC6D9B">
              <w:rPr>
                <w:rFonts w:ascii="TH SarabunPSK" w:hAnsi="TH SarabunPSK" w:cs="TH SarabunPSK"/>
                <w:color w:val="000000" w:themeColor="text1"/>
                <w:sz w:val="32"/>
                <w:szCs w:val="32"/>
                <w:cs/>
              </w:rPr>
              <w:t xml:space="preserve"> ผู้ป่วยที่มีผลตรวจยืนยันพบเชื้อ (</w:t>
            </w:r>
            <w:r w:rsidRPr="00FC6D9B">
              <w:rPr>
                <w:rFonts w:ascii="TH SarabunPSK" w:hAnsi="TH SarabunPSK" w:cs="TH SarabunPSK"/>
                <w:color w:val="000000" w:themeColor="text1"/>
                <w:sz w:val="32"/>
                <w:szCs w:val="32"/>
              </w:rPr>
              <w:t xml:space="preserve">Bacteriologically confirmed: B+) </w:t>
            </w:r>
            <w:r w:rsidRPr="00FC6D9B">
              <w:rPr>
                <w:rFonts w:ascii="TH SarabunPSK" w:hAnsi="TH SarabunPSK" w:cs="TH SarabunPSK"/>
                <w:color w:val="000000" w:themeColor="text1"/>
                <w:sz w:val="32"/>
                <w:szCs w:val="32"/>
                <w:cs/>
              </w:rPr>
              <w:t xml:space="preserve">หมายถึง ผู้ป่วยที่มีผลตรวจเสมหะเป็นบวก อาจจะเป็นการตรวจด้วยวิธี </w:t>
            </w:r>
            <w:r w:rsidRPr="00FC6D9B">
              <w:rPr>
                <w:rFonts w:ascii="TH SarabunPSK" w:hAnsi="TH SarabunPSK" w:cs="TH SarabunPSK"/>
                <w:color w:val="000000" w:themeColor="text1"/>
                <w:sz w:val="32"/>
                <w:szCs w:val="32"/>
              </w:rPr>
              <w:t xml:space="preserve">Smear microscopy </w:t>
            </w:r>
            <w:r w:rsidRPr="00FC6D9B">
              <w:rPr>
                <w:rFonts w:ascii="TH SarabunPSK" w:hAnsi="TH SarabunPSK" w:cs="TH SarabunPSK"/>
                <w:color w:val="000000" w:themeColor="text1"/>
                <w:sz w:val="32"/>
                <w:szCs w:val="32"/>
                <w:cs/>
              </w:rPr>
              <w:t xml:space="preserve">หรือ </w:t>
            </w:r>
            <w:r w:rsidRPr="00FC6D9B">
              <w:rPr>
                <w:rFonts w:ascii="TH SarabunPSK" w:hAnsi="TH SarabunPSK" w:cs="TH SarabunPSK"/>
                <w:color w:val="000000" w:themeColor="text1"/>
                <w:sz w:val="32"/>
                <w:szCs w:val="32"/>
              </w:rPr>
              <w:t xml:space="preserve">culture </w:t>
            </w:r>
            <w:r w:rsidRPr="00FC6D9B">
              <w:rPr>
                <w:rFonts w:ascii="TH SarabunPSK" w:hAnsi="TH SarabunPSK" w:cs="TH SarabunPSK"/>
                <w:color w:val="000000" w:themeColor="text1"/>
                <w:sz w:val="32"/>
                <w:szCs w:val="32"/>
                <w:cs/>
              </w:rPr>
              <w:t xml:space="preserve">หรือวิธี </w:t>
            </w:r>
            <w:r w:rsidRPr="00FC6D9B">
              <w:rPr>
                <w:rFonts w:ascii="TH SarabunPSK" w:hAnsi="TH SarabunPSK" w:cs="TH SarabunPSK"/>
                <w:color w:val="000000" w:themeColor="text1"/>
                <w:sz w:val="32"/>
                <w:szCs w:val="32"/>
              </w:rPr>
              <w:t xml:space="preserve">Molecular </w:t>
            </w:r>
            <w:r w:rsidRPr="00FC6D9B">
              <w:rPr>
                <w:rFonts w:ascii="TH SarabunPSK" w:hAnsi="TH SarabunPSK" w:cs="TH SarabunPSK"/>
                <w:color w:val="000000" w:themeColor="text1"/>
                <w:sz w:val="32"/>
                <w:szCs w:val="32"/>
                <w:cs/>
              </w:rPr>
              <w:t xml:space="preserve">หรือ วิธีการอื่นๆที่องค์การอนามัยโลกรับรอง </w:t>
            </w:r>
          </w:p>
          <w:p w:rsidR="004B2A71" w:rsidRPr="00FC6D9B" w:rsidRDefault="004B2A71" w:rsidP="004B2A71">
            <w:pPr>
              <w:ind w:firstLine="461"/>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2.2</w:t>
            </w:r>
            <w:r w:rsidRPr="00FC6D9B">
              <w:rPr>
                <w:rFonts w:ascii="TH SarabunPSK" w:hAnsi="TH SarabunPSK" w:cs="TH SarabunPSK"/>
                <w:color w:val="000000" w:themeColor="text1"/>
                <w:sz w:val="32"/>
                <w:szCs w:val="32"/>
                <w:cs/>
              </w:rPr>
              <w:t xml:space="preserve"> ผู้ป่วยที่วินิจฉัยด้วยลักษณะทางคลินิก (</w:t>
            </w:r>
            <w:r w:rsidRPr="00FC6D9B">
              <w:rPr>
                <w:rFonts w:ascii="TH SarabunPSK" w:hAnsi="TH SarabunPSK" w:cs="TH SarabunPSK"/>
                <w:color w:val="000000" w:themeColor="text1"/>
                <w:sz w:val="32"/>
                <w:szCs w:val="32"/>
              </w:rPr>
              <w:t xml:space="preserve">Clinically diagnosed: B - ) </w:t>
            </w:r>
            <w:r w:rsidRPr="00FC6D9B">
              <w:rPr>
                <w:rFonts w:ascii="TH SarabunPSK" w:hAnsi="TH SarabunPSK" w:cs="TH SarabunPSK"/>
                <w:color w:val="000000" w:themeColor="text1"/>
                <w:sz w:val="32"/>
                <w:szCs w:val="32"/>
                <w:cs/>
              </w:rPr>
              <w:t>หมายถึง ผู้ป่วยที่มีผลตรวจเสมหะ เป็นลบ แต่ทำการวินิจฉัยด้วยวิธีการตรวจเอ็กซเรย์รังสีทรวงอก หรือมีลักษณะทางคลินิกเข้าได้กับวัณโรค</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 xml:space="preserve"> กลุ่มเป้าหมาย</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3.1.</w:t>
            </w:r>
            <w:r w:rsidRPr="00FC6D9B">
              <w:rPr>
                <w:rFonts w:ascii="TH SarabunPSK" w:hAnsi="TH SarabunPSK" w:cs="TH SarabunPSK"/>
                <w:b/>
                <w:bCs/>
                <w:color w:val="000000" w:themeColor="text1"/>
                <w:sz w:val="32"/>
                <w:szCs w:val="32"/>
                <w:cs/>
              </w:rPr>
              <w:t>การประเมินอัตราความสำเร็จการรักษาผู้ป่วยวัณโรคปอดรายใหม่</w:t>
            </w:r>
            <w:r w:rsidRPr="00FC6D9B">
              <w:rPr>
                <w:rFonts w:ascii="TH SarabunPSK" w:hAnsi="TH SarabunPSK" w:cs="TH SarabunPSK"/>
                <w:color w:val="000000" w:themeColor="text1"/>
                <w:sz w:val="32"/>
                <w:szCs w:val="32"/>
                <w:cs/>
              </w:rPr>
              <w:t xml:space="preserve"> คือ ผู้ป่วยวัณโรคปอดรายใหม่ที่ขึ้นทะเบียน ในไตรมาสที่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ของปีงบประมาณ </w:t>
            </w:r>
            <w:r w:rsidRPr="00FC6D9B">
              <w:rPr>
                <w:rFonts w:ascii="TH SarabunPSK" w:hAnsi="TH SarabunPSK" w:cs="TH SarabunPSK"/>
                <w:color w:val="000000" w:themeColor="text1"/>
                <w:sz w:val="32"/>
                <w:szCs w:val="32"/>
              </w:rPr>
              <w:t>2562 (</w:t>
            </w:r>
            <w:r w:rsidRPr="00FC6D9B">
              <w:rPr>
                <w:rFonts w:ascii="TH SarabunPSK" w:hAnsi="TH SarabunPSK" w:cs="TH SarabunPSK"/>
                <w:color w:val="000000" w:themeColor="text1"/>
                <w:sz w:val="32"/>
                <w:szCs w:val="32"/>
                <w:cs/>
              </w:rPr>
              <w:t xml:space="preserve">เดือนตุลาคม – ธันวาคม </w:t>
            </w:r>
            <w:r w:rsidRPr="00FC6D9B">
              <w:rPr>
                <w:rFonts w:ascii="TH SarabunPSK" w:hAnsi="TH SarabunPSK" w:cs="TH SarabunPSK"/>
                <w:color w:val="000000" w:themeColor="text1"/>
                <w:sz w:val="32"/>
                <w:szCs w:val="32"/>
              </w:rPr>
              <w:t xml:space="preserve">2561) </w:t>
            </w:r>
            <w:r w:rsidRPr="00FC6D9B">
              <w:rPr>
                <w:rFonts w:ascii="TH SarabunPSK" w:hAnsi="TH SarabunPSK" w:cs="TH SarabunPSK"/>
                <w:color w:val="000000" w:themeColor="text1"/>
                <w:sz w:val="32"/>
                <w:szCs w:val="32"/>
                <w:cs/>
              </w:rPr>
              <w:lastRenderedPageBreak/>
              <w:t>ที่เป็นผู้ป่วยไทย ผู้ป่วยไม่ใช่ไทย และผู้ป่วยในเรือนจำ ที่รักษาในโรงพยาบาลรัฐทั้งในและนอกสังกัดกระทรวงสาธารณสุข ไม่รวมโรงพยาบาลเอกชน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3.2.</w:t>
            </w:r>
            <w:r w:rsidRPr="00FC6D9B">
              <w:rPr>
                <w:rFonts w:ascii="TH SarabunPSK" w:hAnsi="TH SarabunPSK" w:cs="TH SarabunPSK"/>
                <w:b/>
                <w:bCs/>
                <w:color w:val="000000" w:themeColor="text1"/>
                <w:sz w:val="32"/>
                <w:szCs w:val="32"/>
                <w:cs/>
              </w:rPr>
              <w:t>การประเมินร้อยละความครอบคลุมการรักษาผู้ป่วยวัณโรครายใหม่และกลับเป็นซ้ำ (</w:t>
            </w:r>
            <w:r w:rsidRPr="00FC6D9B">
              <w:rPr>
                <w:rFonts w:ascii="TH SarabunPSK" w:hAnsi="TH SarabunPSK" w:cs="TH SarabunPSK"/>
                <w:b/>
                <w:bCs/>
                <w:color w:val="000000" w:themeColor="text1"/>
                <w:sz w:val="32"/>
                <w:szCs w:val="32"/>
              </w:rPr>
              <w:t>TB Treatment Coverage)</w:t>
            </w:r>
            <w:r w:rsidRPr="00FC6D9B">
              <w:rPr>
                <w:rFonts w:ascii="TH SarabunPSK" w:hAnsi="TH SarabunPSK" w:cs="TH SarabunPSK"/>
                <w:color w:val="000000" w:themeColor="text1"/>
                <w:sz w:val="32"/>
                <w:szCs w:val="32"/>
                <w:cs/>
              </w:rPr>
              <w:t xml:space="preserve">คือ ผู้ป่วยวัณโรครายใหม่และกลับเป็นซ้ำที่ขึ้นทะเบียนในปีงบประมาณ </w:t>
            </w:r>
            <w:r w:rsidRPr="00FC6D9B">
              <w:rPr>
                <w:rFonts w:ascii="TH SarabunPSK" w:hAnsi="TH SarabunPSK" w:cs="TH SarabunPSK"/>
                <w:color w:val="000000" w:themeColor="text1"/>
                <w:sz w:val="32"/>
                <w:szCs w:val="32"/>
              </w:rPr>
              <w:t xml:space="preserve">2562 (1 </w:t>
            </w:r>
            <w:r w:rsidRPr="00FC6D9B">
              <w:rPr>
                <w:rFonts w:ascii="TH SarabunPSK" w:hAnsi="TH SarabunPSK" w:cs="TH SarabunPSK"/>
                <w:color w:val="000000" w:themeColor="text1"/>
                <w:sz w:val="32"/>
                <w:szCs w:val="32"/>
                <w:cs/>
              </w:rPr>
              <w:t xml:space="preserve">ตุลาคม </w:t>
            </w:r>
            <w:r w:rsidRPr="00FC6D9B">
              <w:rPr>
                <w:rFonts w:ascii="TH SarabunPSK" w:hAnsi="TH SarabunPSK" w:cs="TH SarabunPSK"/>
                <w:color w:val="000000" w:themeColor="text1"/>
                <w:sz w:val="32"/>
                <w:szCs w:val="32"/>
              </w:rPr>
              <w:t xml:space="preserve">2561–30 </w:t>
            </w:r>
            <w:r w:rsidRPr="00FC6D9B">
              <w:rPr>
                <w:rFonts w:ascii="TH SarabunPSK" w:hAnsi="TH SarabunPSK" w:cs="TH SarabunPSK"/>
                <w:color w:val="000000" w:themeColor="text1"/>
                <w:sz w:val="32"/>
                <w:szCs w:val="32"/>
                <w:cs/>
              </w:rPr>
              <w:t xml:space="preserve">กันยายน </w:t>
            </w:r>
            <w:r w:rsidRPr="00FC6D9B">
              <w:rPr>
                <w:rFonts w:ascii="TH SarabunPSK" w:hAnsi="TH SarabunPSK" w:cs="TH SarabunPSK"/>
                <w:color w:val="000000" w:themeColor="text1"/>
                <w:sz w:val="32"/>
                <w:szCs w:val="32"/>
              </w:rPr>
              <w:t xml:space="preserve">2562) </w:t>
            </w:r>
            <w:r w:rsidRPr="00FC6D9B">
              <w:rPr>
                <w:rFonts w:ascii="TH SarabunPSK" w:hAnsi="TH SarabunPSK" w:cs="TH SarabunPSK"/>
                <w:color w:val="000000" w:themeColor="text1"/>
                <w:sz w:val="32"/>
                <w:szCs w:val="32"/>
                <w:cs/>
              </w:rPr>
              <w:t>ที่เป็นผู้ป่วยไทย ผู้ป่วยไม่ใช่ไทย และผู้ป่วยในเรือนจำ ที่รักษาในโรงพยาบาลรัฐทั้งในและนอกสังกัดกระทรวงสาธารณสุข และโรงพยาบาลเอกชน</w:t>
            </w:r>
          </w:p>
          <w:p w:rsidR="004B2A71" w:rsidRPr="00FC6D9B" w:rsidRDefault="004B2A71" w:rsidP="004B2A71">
            <w:pPr>
              <w:pStyle w:val="ab"/>
              <w:jc w:val="thaiDistribute"/>
              <w:rPr>
                <w:rFonts w:ascii="TH SarabunPSK" w:hAnsi="TH SarabunPSK" w:cs="TH SarabunPSK"/>
                <w:color w:val="000000" w:themeColor="text1"/>
                <w:szCs w:val="32"/>
              </w:rPr>
            </w:pP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Cs w:val="32"/>
                <w:cs/>
              </w:rPr>
              <w:t>หน่วยงานที่ดำเนินการ</w:t>
            </w:r>
            <w:r w:rsidRPr="00FC6D9B">
              <w:rPr>
                <w:rFonts w:ascii="TH SarabunPSK" w:hAnsi="TH SarabunPSK" w:cs="TH SarabunPSK"/>
                <w:color w:val="000000" w:themeColor="text1"/>
                <w:szCs w:val="32"/>
                <w:cs/>
              </w:rPr>
              <w:t xml:space="preserve"> ประกอบด้วย </w:t>
            </w:r>
          </w:p>
          <w:p w:rsidR="004B2A71" w:rsidRPr="00FC6D9B" w:rsidRDefault="004B2A71" w:rsidP="004B2A71">
            <w:pPr>
              <w:pStyle w:val="ab"/>
              <w:ind w:firstLine="603"/>
              <w:jc w:val="thaiDistribute"/>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shd w:val="clear" w:color="auto" w:fill="FFFFFF"/>
              </w:rPr>
              <w:t xml:space="preserve">4.1 </w:t>
            </w:r>
            <w:r w:rsidRPr="00FC6D9B">
              <w:rPr>
                <w:rFonts w:ascii="TH SarabunPSK" w:hAnsi="TH SarabunPSK" w:cs="TH SarabunPSK"/>
                <w:color w:val="000000" w:themeColor="text1"/>
                <w:sz w:val="32"/>
                <w:szCs w:val="32"/>
                <w:shd w:val="clear" w:color="auto" w:fill="FFFFFF"/>
                <w:cs/>
              </w:rPr>
              <w:t>สำนักวัณโรค กรมควบคุมโรค รับผิดชอบดำเนินงานตามแผนงานควบคุมโรค</w:t>
            </w:r>
            <w:r w:rsidRPr="00FC6D9B">
              <w:rPr>
                <w:rFonts w:ascii="TH SarabunPSK" w:hAnsi="TH SarabunPSK" w:cs="TH SarabunPSK"/>
                <w:color w:val="000000" w:themeColor="text1"/>
                <w:spacing w:val="-10"/>
                <w:sz w:val="32"/>
                <w:szCs w:val="32"/>
                <w:cs/>
              </w:rPr>
              <w:t xml:space="preserve">ของประเทศ </w:t>
            </w:r>
          </w:p>
          <w:p w:rsidR="004B2A71" w:rsidRPr="00FC6D9B" w:rsidRDefault="004B2A71" w:rsidP="004B2A71">
            <w:pPr>
              <w:pStyle w:val="ab"/>
              <w:ind w:firstLine="603"/>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shd w:val="clear" w:color="auto" w:fill="FFFFFF"/>
              </w:rPr>
              <w:t xml:space="preserve">4.2 </w:t>
            </w:r>
            <w:r w:rsidRPr="00FC6D9B">
              <w:rPr>
                <w:rFonts w:ascii="TH SarabunPSK" w:hAnsi="TH SarabunPSK" w:cs="TH SarabunPSK"/>
                <w:color w:val="000000" w:themeColor="text1"/>
                <w:sz w:val="32"/>
                <w:szCs w:val="32"/>
                <w:shd w:val="clear" w:color="auto" w:fill="FFFFFF"/>
                <w:cs/>
              </w:rPr>
              <w:t xml:space="preserve">สำนักงานเขตสุขภาพที่ </w:t>
            </w:r>
            <w:r w:rsidRPr="00FC6D9B">
              <w:rPr>
                <w:rFonts w:ascii="TH SarabunPSK" w:hAnsi="TH SarabunPSK" w:cs="TH SarabunPSK"/>
                <w:color w:val="000000" w:themeColor="text1"/>
                <w:sz w:val="32"/>
                <w:szCs w:val="32"/>
                <w:shd w:val="clear" w:color="auto" w:fill="FFFFFF"/>
              </w:rPr>
              <w:t>1-12</w:t>
            </w:r>
            <w:r w:rsidRPr="00FC6D9B">
              <w:rPr>
                <w:rFonts w:ascii="TH SarabunPSK" w:hAnsi="TH SarabunPSK" w:cs="TH SarabunPSK"/>
                <w:color w:val="000000" w:themeColor="text1"/>
                <w:sz w:val="32"/>
                <w:szCs w:val="32"/>
                <w:shd w:val="clear" w:color="auto" w:fill="FFFFFF"/>
                <w:cs/>
              </w:rPr>
              <w:t xml:space="preserve"> และ สำนักงานป้องกันควบคุมโรคที่ </w:t>
            </w:r>
            <w:r w:rsidRPr="00FC6D9B">
              <w:rPr>
                <w:rFonts w:ascii="TH SarabunPSK" w:hAnsi="TH SarabunPSK" w:cs="TH SarabunPSK"/>
                <w:color w:val="000000" w:themeColor="text1"/>
                <w:sz w:val="32"/>
                <w:szCs w:val="32"/>
                <w:shd w:val="clear" w:color="auto" w:fill="FFFFFF"/>
              </w:rPr>
              <w:t>1-12</w:t>
            </w:r>
            <w:r w:rsidRPr="00FC6D9B">
              <w:rPr>
                <w:rFonts w:ascii="TH SarabunPSK" w:hAnsi="TH SarabunPSK" w:cs="TH SarabunPSK"/>
                <w:color w:val="000000" w:themeColor="text1"/>
                <w:sz w:val="32"/>
                <w:szCs w:val="32"/>
                <w:shd w:val="clear" w:color="auto" w:fill="FFFFFF"/>
                <w:cs/>
              </w:rPr>
              <w:t xml:space="preserve"> รับผิดชอบแผนงานควบคุมวัณโรค</w:t>
            </w:r>
            <w:r w:rsidRPr="00FC6D9B">
              <w:rPr>
                <w:rFonts w:ascii="TH SarabunPSK" w:hAnsi="TH SarabunPSK" w:cs="TH SarabunPSK"/>
                <w:color w:val="000000" w:themeColor="text1"/>
                <w:szCs w:val="32"/>
                <w:cs/>
              </w:rPr>
              <w:t>ระดับเขต (</w:t>
            </w:r>
            <w:r w:rsidRPr="00FC6D9B">
              <w:rPr>
                <w:rFonts w:ascii="TH SarabunPSK" w:hAnsi="TH SarabunPSK" w:cs="TH SarabunPSK"/>
                <w:color w:val="000000" w:themeColor="text1"/>
                <w:sz w:val="32"/>
                <w:szCs w:val="40"/>
              </w:rPr>
              <w:t>Regional Program</w:t>
            </w:r>
            <w:r w:rsidRPr="00FC6D9B">
              <w:rPr>
                <w:rFonts w:ascii="TH SarabunPSK" w:hAnsi="TH SarabunPSK" w:cs="TH SarabunPSK"/>
                <w:color w:val="000000" w:themeColor="text1"/>
                <w:szCs w:val="32"/>
                <w:cs/>
              </w:rPr>
              <w:t>)</w:t>
            </w:r>
          </w:p>
          <w:p w:rsidR="004B2A71" w:rsidRPr="00FC6D9B" w:rsidRDefault="004B2A71" w:rsidP="004B2A71">
            <w:pPr>
              <w:pStyle w:val="ab"/>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t xml:space="preserve">5 </w:t>
            </w:r>
            <w:r w:rsidRPr="00FC6D9B">
              <w:rPr>
                <w:rFonts w:ascii="TH SarabunPSK" w:hAnsi="TH SarabunPSK" w:cs="TH SarabunPSK"/>
                <w:b/>
                <w:bCs/>
                <w:color w:val="000000" w:themeColor="text1"/>
                <w:sz w:val="32"/>
                <w:szCs w:val="32"/>
                <w:cs/>
              </w:rPr>
              <w:t xml:space="preserve">ระบบข้อมูลผู้ป่วยวัณโรค </w:t>
            </w:r>
            <w:r w:rsidRPr="00FC6D9B">
              <w:rPr>
                <w:rFonts w:ascii="TH SarabunPSK" w:hAnsi="TH SarabunPSK" w:cs="TH SarabunPSK"/>
                <w:color w:val="000000" w:themeColor="text1"/>
                <w:sz w:val="32"/>
                <w:szCs w:val="32"/>
                <w:cs/>
              </w:rPr>
              <w:t xml:space="preserve">หมายถึง โปรแกรมบริหารจัดการรายป่วยวัณโรค(โปรแกรม </w:t>
            </w:r>
            <w:r w:rsidRPr="00FC6D9B">
              <w:rPr>
                <w:rFonts w:ascii="TH SarabunPSK" w:hAnsi="TH SarabunPSK" w:cs="TH SarabunPSK"/>
                <w:color w:val="000000" w:themeColor="text1"/>
                <w:sz w:val="32"/>
                <w:szCs w:val="32"/>
              </w:rPr>
              <w:t xml:space="preserve">TBCM online) </w:t>
            </w:r>
            <w:r w:rsidRPr="00FC6D9B">
              <w:rPr>
                <w:rFonts w:ascii="TH SarabunPSK" w:hAnsi="TH SarabunPSK" w:cs="TH SarabunPSK"/>
                <w:color w:val="000000" w:themeColor="text1"/>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4B2A71" w:rsidRPr="00FC6D9B" w:rsidTr="004B2A71">
        <w:trPr>
          <w:trHeight w:val="1552"/>
        </w:trPr>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อัตราความสำเร็จการรักษาผู้ป่วยวัณโรคปอดรายใหม่</w:t>
            </w:r>
          </w:p>
          <w:tbl>
            <w:tblPr>
              <w:tblW w:w="0" w:type="auto"/>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tabs>
                      <w:tab w:val="left" w:pos="277"/>
                      <w:tab w:val="center" w:pos="813"/>
                    </w:tabs>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85</w:t>
                  </w:r>
                </w:p>
              </w:tc>
            </w:tr>
          </w:tbl>
          <w:p w:rsidR="004B2A71" w:rsidRPr="00FC6D9B" w:rsidRDefault="004B2A71" w:rsidP="004B2A71">
            <w:pPr>
              <w:jc w:val="thaiDistribute"/>
              <w:rPr>
                <w:rFonts w:ascii="TH SarabunPSK" w:hAnsi="TH SarabunPSK" w:cs="TH SarabunPSK"/>
                <w:b/>
                <w:bCs/>
                <w:color w:val="000000" w:themeColor="text1"/>
                <w:sz w:val="32"/>
                <w:szCs w:val="32"/>
              </w:rPr>
            </w:pP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เพื่อให้ผู้ติดเชื้อวัณโรคและผู้ป่วยวัณโรคเข้าถึงระบบบริการสุขภาพในด้านการตรวจวินิจฉัย ป้องกัน ดูแลรักษาที่ได้มาตรฐานและรักษาหายรักษาครบ</w:t>
            </w:r>
          </w:p>
          <w:p w:rsidR="004B2A71" w:rsidRPr="00FC6D9B" w:rsidRDefault="004B2A71" w:rsidP="004B2A71">
            <w:pP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เพื่อพัฒนามาตรฐานระบบบริการสุขภาพในการตรวจวินิจฉัย ป้องกัน ดูแลรักษาผู้ติดเชื้อวัณโรคและผู้ป่วยวัณโรคของสถานบริการสาธารณสุข</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ผู้ป่วยวัณโรคปอดรายใหม่ที่ขึ้นทะเบียน ในไตรมาสที่ </w:t>
            </w: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xml:space="preserve"> ของปีงบประมาณ </w:t>
            </w:r>
            <w:r w:rsidRPr="00FC6D9B">
              <w:rPr>
                <w:rFonts w:ascii="TH SarabunPSK" w:hAnsi="TH SarabunPSK" w:cs="TH SarabunPSK"/>
                <w:b/>
                <w:bCs/>
                <w:color w:val="000000" w:themeColor="text1"/>
                <w:sz w:val="32"/>
                <w:szCs w:val="32"/>
              </w:rPr>
              <w:t xml:space="preserve">2562 </w:t>
            </w:r>
            <w:r w:rsidRPr="00FC6D9B">
              <w:rPr>
                <w:rFonts w:ascii="TH SarabunPSK" w:hAnsi="TH SarabunPSK" w:cs="TH SarabunPSK"/>
                <w:b/>
                <w:bCs/>
                <w:color w:val="000000" w:themeColor="text1"/>
                <w:sz w:val="32"/>
                <w:szCs w:val="32"/>
              </w:rPr>
              <w:br/>
              <w:t>(</w:t>
            </w:r>
            <w:r w:rsidRPr="00FC6D9B">
              <w:rPr>
                <w:rFonts w:ascii="TH SarabunPSK" w:hAnsi="TH SarabunPSK" w:cs="TH SarabunPSK"/>
                <w:b/>
                <w:bCs/>
                <w:color w:val="000000" w:themeColor="text1"/>
                <w:sz w:val="32"/>
                <w:szCs w:val="32"/>
                <w:cs/>
              </w:rPr>
              <w:t xml:space="preserve">เดือนตุลาคม – ธันวาคม </w:t>
            </w:r>
            <w:r w:rsidRPr="00FC6D9B">
              <w:rPr>
                <w:rFonts w:ascii="TH SarabunPSK" w:hAnsi="TH SarabunPSK" w:cs="TH SarabunPSK"/>
                <w:b/>
                <w:bCs/>
                <w:color w:val="000000" w:themeColor="text1"/>
                <w:sz w:val="32"/>
                <w:szCs w:val="32"/>
              </w:rPr>
              <w:t xml:space="preserve">2561) </w:t>
            </w:r>
            <w:r w:rsidRPr="00FC6D9B">
              <w:rPr>
                <w:rFonts w:ascii="TH SarabunPSK" w:hAnsi="TH SarabunPSK" w:cs="TH SarabunPSK"/>
                <w:color w:val="000000" w:themeColor="text1"/>
                <w:sz w:val="32"/>
                <w:szCs w:val="32"/>
                <w:cs/>
              </w:rPr>
              <w:t xml:space="preserve">ที่เป็นผู้ป่วยไทย ผู้ป่วยไม่ใช่ไทย และผู้ป่วยในเรือนจำ ที่รักษาในโรงพยาบาลรัฐ ทั้งในและนอกสังกัดกระทรวงสาธารณสุข </w:t>
            </w:r>
            <w:r w:rsidRPr="00FC6D9B">
              <w:rPr>
                <w:rFonts w:ascii="TH SarabunPSK" w:hAnsi="TH SarabunPSK" w:cs="TH SarabunPSK"/>
                <w:color w:val="000000" w:themeColor="text1"/>
                <w:sz w:val="32"/>
                <w:szCs w:val="32"/>
                <w:u w:val="single"/>
                <w:cs/>
              </w:rPr>
              <w:t>ไม่รวมโรงพยาบาลเอกชน</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บันทึกข้อมูลผู้ป่วยวัณโรค ผ่านโปรแกรมบริหารจัดการรายป่วยวัณโรค (โปรแกรม </w:t>
            </w:r>
            <w:r w:rsidRPr="00FC6D9B">
              <w:rPr>
                <w:rFonts w:ascii="TH SarabunPSK" w:hAnsi="TH SarabunPSK" w:cs="TH SarabunPSK"/>
                <w:color w:val="000000" w:themeColor="text1"/>
                <w:sz w:val="32"/>
                <w:szCs w:val="32"/>
              </w:rPr>
              <w:t xml:space="preserve">TBCM online) </w:t>
            </w:r>
            <w:r w:rsidRPr="00FC6D9B">
              <w:rPr>
                <w:rFonts w:ascii="TH SarabunPSK" w:hAnsi="TH SarabunPSK" w:cs="TH SarabunPSK"/>
                <w:color w:val="000000" w:themeColor="text1"/>
                <w:sz w:val="32"/>
                <w:szCs w:val="32"/>
                <w:cs/>
              </w:rPr>
              <w:t>หรือ ระบบการจัดเก็บข้อมูลผู้ป่วยวัณโรคผ่านระบบออนไลน์ หรือ ระบบรายงานผู้ป่วย</w:t>
            </w:r>
            <w:r w:rsidRPr="00FC6D9B">
              <w:rPr>
                <w:rFonts w:ascii="TH SarabunPSK" w:hAnsi="TH SarabunPSK" w:cs="TH SarabunPSK"/>
                <w:color w:val="000000" w:themeColor="text1"/>
                <w:sz w:val="32"/>
                <w:szCs w:val="32"/>
                <w:cs/>
              </w:rPr>
              <w:lastRenderedPageBreak/>
              <w:t xml:space="preserve">ที่ทางกรมควบคุมโรคกำหนด </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แหล่งข้อมูล</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โปรแกรมบริหารจัดการรายป่วยวัณโรค (โปรแกรม </w:t>
            </w:r>
            <w:r w:rsidRPr="00FC6D9B">
              <w:rPr>
                <w:rFonts w:ascii="TH SarabunPSK" w:hAnsi="TH SarabunPSK" w:cs="TH SarabunPSK"/>
                <w:color w:val="000000" w:themeColor="text1"/>
                <w:sz w:val="32"/>
                <w:szCs w:val="32"/>
              </w:rPr>
              <w:t xml:space="preserve">TBCM online) </w:t>
            </w:r>
            <w:r w:rsidRPr="00FC6D9B">
              <w:rPr>
                <w:rFonts w:ascii="TH SarabunPSK" w:hAnsi="TH SarabunPSK" w:cs="TH SarabunPSK"/>
                <w:color w:val="000000" w:themeColor="text1"/>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rPr>
            </w:pPr>
            <w:bookmarkStart w:id="2" w:name="_Hlk519777362"/>
            <w:r w:rsidRPr="00FC6D9B">
              <w:rPr>
                <w:rFonts w:ascii="TH SarabunPSK" w:hAnsi="TH SarabunPSK" w:cs="TH SarabunPSK"/>
                <w:b/>
                <w:bCs/>
                <w:color w:val="000000" w:themeColor="text1"/>
                <w:sz w:val="32"/>
                <w:szCs w:val="32"/>
                <w:cs/>
              </w:rPr>
              <w:t>อัตราความสำเร็จการรักษาผู้ป่วยวัณโรคปอดรายใหม่</w:t>
            </w:r>
            <w:bookmarkEnd w:id="2"/>
            <w:r w:rsidRPr="00FC6D9B">
              <w:rPr>
                <w:rFonts w:ascii="TH SarabunPSK" w:eastAsia="Times New Roman" w:hAnsi="TH SarabunPSK" w:cs="TH SarabunPSK"/>
                <w:b/>
                <w:bCs/>
                <w:color w:val="000000" w:themeColor="text1"/>
                <w:sz w:val="32"/>
                <w:szCs w:val="32"/>
                <w:cs/>
              </w:rPr>
              <w:t xml:space="preserve">ที่ขึ้นทะเบียน ในไตรมาสที่ </w:t>
            </w:r>
            <w:r w:rsidRPr="00FC6D9B">
              <w:rPr>
                <w:rFonts w:ascii="TH SarabunPSK" w:eastAsia="Times New Roman" w:hAnsi="TH SarabunPSK" w:cs="TH SarabunPSK"/>
                <w:b/>
                <w:bCs/>
                <w:color w:val="000000" w:themeColor="text1"/>
                <w:sz w:val="32"/>
                <w:szCs w:val="32"/>
              </w:rPr>
              <w:t xml:space="preserve">1 </w:t>
            </w:r>
            <w:r w:rsidRPr="00FC6D9B">
              <w:rPr>
                <w:rFonts w:ascii="TH SarabunPSK" w:eastAsia="Times New Roman" w:hAnsi="TH SarabunPSK" w:cs="TH SarabunPSK"/>
                <w:b/>
                <w:bCs/>
                <w:color w:val="000000" w:themeColor="text1"/>
                <w:sz w:val="32"/>
                <w:szCs w:val="32"/>
                <w:cs/>
              </w:rPr>
              <w:br/>
              <w:t xml:space="preserve">ของปีงบประมาณ </w:t>
            </w:r>
            <w:r w:rsidRPr="00FC6D9B">
              <w:rPr>
                <w:rFonts w:ascii="TH SarabunPSK" w:eastAsia="Times New Roman" w:hAnsi="TH SarabunPSK" w:cs="TH SarabunPSK"/>
                <w:b/>
                <w:bCs/>
                <w:color w:val="000000" w:themeColor="text1"/>
                <w:sz w:val="32"/>
                <w:szCs w:val="32"/>
              </w:rPr>
              <w:t>2562</w:t>
            </w:r>
            <w:r w:rsidRPr="00FC6D9B">
              <w:rPr>
                <w:rFonts w:ascii="TH SarabunPSK" w:eastAsia="Times New Roman" w:hAnsi="TH SarabunPSK" w:cs="TH SarabunPSK"/>
                <w:b/>
                <w:bCs/>
                <w:color w:val="000000" w:themeColor="text1"/>
                <w:sz w:val="32"/>
                <w:szCs w:val="32"/>
                <w:cs/>
              </w:rPr>
              <w:t xml:space="preserve"> (เดือนตุลาคม – ธันวาคม </w:t>
            </w:r>
            <w:r w:rsidRPr="00FC6D9B">
              <w:rPr>
                <w:rFonts w:ascii="TH SarabunPSK" w:eastAsia="Times New Roman" w:hAnsi="TH SarabunPSK" w:cs="TH SarabunPSK"/>
                <w:b/>
                <w:bCs/>
                <w:color w:val="000000" w:themeColor="text1"/>
                <w:sz w:val="32"/>
                <w:szCs w:val="32"/>
              </w:rPr>
              <w:t>2561</w:t>
            </w:r>
            <w:r w:rsidRPr="00FC6D9B">
              <w:rPr>
                <w:rFonts w:ascii="TH SarabunPSK" w:eastAsia="Times New Roman" w:hAnsi="TH SarabunPSK" w:cs="TH SarabunPSK"/>
                <w:b/>
                <w:bCs/>
                <w:color w:val="000000" w:themeColor="text1"/>
                <w:sz w:val="32"/>
                <w:szCs w:val="32"/>
                <w:cs/>
              </w:rPr>
              <w:t>)</w:t>
            </w:r>
            <w:r w:rsidRPr="00FC6D9B">
              <w:rPr>
                <w:rFonts w:ascii="TH SarabunPSK" w:hAnsi="TH SarabunPSK" w:cs="TH SarabunPSK"/>
                <w:color w:val="000000" w:themeColor="text1"/>
                <w:sz w:val="32"/>
                <w:szCs w:val="32"/>
                <w:cs/>
              </w:rPr>
              <w:t>คำนวณจาก</w:t>
            </w:r>
          </w:p>
          <w:p w:rsidR="004B2A71" w:rsidRPr="00FC6D9B" w:rsidRDefault="004B2A71" w:rsidP="004B2A71">
            <w:pPr>
              <w:ind w:left="426"/>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สูตรคำนวณ   =   (</w:t>
            </w:r>
            <w:r w:rsidRPr="00FC6D9B">
              <w:rPr>
                <w:rFonts w:ascii="TH SarabunPSK" w:hAnsi="TH SarabunPSK" w:cs="TH SarabunPSK"/>
                <w:color w:val="000000" w:themeColor="text1"/>
                <w:sz w:val="32"/>
                <w:szCs w:val="32"/>
              </w:rPr>
              <w:t xml:space="preserve">A/B) x </w:t>
            </w:r>
            <w:r w:rsidRPr="00FC6D9B">
              <w:rPr>
                <w:rFonts w:ascii="TH SarabunPSK" w:hAnsi="TH SarabunPSK" w:cs="TH SarabunPSK"/>
                <w:color w:val="000000" w:themeColor="text1"/>
                <w:sz w:val="32"/>
                <w:szCs w:val="32"/>
                <w:cs/>
              </w:rPr>
              <w:t>100</w:t>
            </w:r>
          </w:p>
          <w:p w:rsidR="004B2A71" w:rsidRPr="00FC6D9B" w:rsidRDefault="004B2A71" w:rsidP="004B2A71">
            <w:pPr>
              <w:ind w:left="887" w:hanging="426"/>
              <w:jc w:val="thaiDistribute"/>
              <w:rPr>
                <w:rFonts w:ascii="TH SarabunPSK"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A </w:t>
            </w:r>
            <w:r w:rsidRPr="00FC6D9B">
              <w:rPr>
                <w:rFonts w:ascii="TH SarabunPSK" w:eastAsia="Times New Roman" w:hAnsi="TH SarabunPSK" w:cs="TH SarabunPSK"/>
                <w:color w:val="000000" w:themeColor="text1"/>
                <w:sz w:val="32"/>
                <w:szCs w:val="32"/>
                <w:cs/>
              </w:rPr>
              <w:t xml:space="preserve">= จำนวนผู้ป่วยวัณโรคปอดรายใหม่ ที่ขึ้นทะเบียน ในไตรมาสที่ </w:t>
            </w:r>
            <w:r w:rsidRPr="00FC6D9B">
              <w:rPr>
                <w:rFonts w:ascii="TH SarabunPSK" w:eastAsia="Times New Roman" w:hAnsi="TH SarabunPSK" w:cs="TH SarabunPSK"/>
                <w:color w:val="000000" w:themeColor="text1"/>
                <w:sz w:val="32"/>
                <w:szCs w:val="32"/>
              </w:rPr>
              <w:t xml:space="preserve">1 </w:t>
            </w:r>
            <w:r w:rsidRPr="00FC6D9B">
              <w:rPr>
                <w:rFonts w:ascii="TH SarabunPSK" w:eastAsia="Times New Roman" w:hAnsi="TH SarabunPSK" w:cs="TH SarabunPSK"/>
                <w:color w:val="000000" w:themeColor="text1"/>
                <w:sz w:val="32"/>
                <w:szCs w:val="32"/>
                <w:cs/>
              </w:rPr>
              <w:t xml:space="preserve">ของปีงบประมาณ </w:t>
            </w:r>
            <w:r w:rsidRPr="00FC6D9B">
              <w:rPr>
                <w:rFonts w:ascii="TH SarabunPSK" w:eastAsia="Times New Roman" w:hAnsi="TH SarabunPSK" w:cs="TH SarabunPSK"/>
                <w:color w:val="000000" w:themeColor="text1"/>
                <w:sz w:val="32"/>
                <w:szCs w:val="32"/>
              </w:rPr>
              <w:t>2561</w:t>
            </w:r>
            <w:r w:rsidRPr="00FC6D9B">
              <w:rPr>
                <w:rFonts w:ascii="TH SarabunPSK" w:eastAsia="Times New Roman" w:hAnsi="TH SarabunPSK" w:cs="TH SarabunPSK"/>
                <w:color w:val="000000" w:themeColor="text1"/>
                <w:sz w:val="32"/>
                <w:szCs w:val="32"/>
                <w:cs/>
              </w:rPr>
              <w:t xml:space="preserve"> (เดือนตุลาคม – ธันวาคม </w:t>
            </w:r>
            <w:r w:rsidRPr="00FC6D9B">
              <w:rPr>
                <w:rFonts w:ascii="TH SarabunPSK" w:eastAsia="Times New Roman" w:hAnsi="TH SarabunPSK" w:cs="TH SarabunPSK"/>
                <w:color w:val="000000" w:themeColor="text1"/>
                <w:sz w:val="32"/>
                <w:szCs w:val="32"/>
              </w:rPr>
              <w:t>2561</w:t>
            </w:r>
            <w:r w:rsidRPr="00FC6D9B">
              <w:rPr>
                <w:rFonts w:ascii="TH SarabunPSK" w:eastAsia="Times New Roman" w:hAnsi="TH SarabunPSK" w:cs="TH SarabunPSK"/>
                <w:color w:val="000000" w:themeColor="text1"/>
                <w:sz w:val="32"/>
                <w:szCs w:val="32"/>
                <w:cs/>
              </w:rPr>
              <w:t>) โดยมีผลการรักษาหาย (</w:t>
            </w:r>
            <w:r w:rsidRPr="00FC6D9B">
              <w:rPr>
                <w:rFonts w:ascii="TH SarabunPSK" w:eastAsia="Times New Roman" w:hAnsi="TH SarabunPSK" w:cs="TH SarabunPSK"/>
                <w:color w:val="000000" w:themeColor="text1"/>
                <w:sz w:val="32"/>
                <w:szCs w:val="32"/>
              </w:rPr>
              <w:t>Cured</w:t>
            </w:r>
            <w:r w:rsidRPr="00FC6D9B">
              <w:rPr>
                <w:rFonts w:ascii="TH SarabunPSK" w:eastAsia="Times New Roman" w:hAnsi="TH SarabunPSK" w:cs="TH SarabunPSK"/>
                <w:color w:val="000000" w:themeColor="text1"/>
                <w:sz w:val="32"/>
                <w:szCs w:val="32"/>
                <w:cs/>
              </w:rPr>
              <w:t xml:space="preserve">) </w:t>
            </w:r>
            <w:r w:rsidRPr="00FC6D9B">
              <w:rPr>
                <w:rFonts w:ascii="TH SarabunPSK" w:eastAsia="Times New Roman" w:hAnsi="TH SarabunPSK" w:cs="TH SarabunPSK"/>
                <w:color w:val="000000" w:themeColor="text1"/>
                <w:sz w:val="32"/>
                <w:szCs w:val="32"/>
                <w:cs/>
              </w:rPr>
              <w:br/>
              <w:t>รวมกับรักษาครบ (</w:t>
            </w:r>
            <w:r w:rsidRPr="00FC6D9B">
              <w:rPr>
                <w:rFonts w:ascii="TH SarabunPSK" w:eastAsia="Times New Roman" w:hAnsi="TH SarabunPSK" w:cs="TH SarabunPSK"/>
                <w:color w:val="000000" w:themeColor="text1"/>
                <w:sz w:val="32"/>
                <w:szCs w:val="32"/>
              </w:rPr>
              <w:t>Completed</w:t>
            </w:r>
            <w:r w:rsidRPr="00FC6D9B">
              <w:rPr>
                <w:rFonts w:ascii="TH SarabunPSK" w:eastAsia="Times New Roman" w:hAnsi="TH SarabunPSK" w:cs="TH SarabunPSK"/>
                <w:color w:val="000000" w:themeColor="text1"/>
                <w:sz w:val="32"/>
                <w:szCs w:val="32"/>
                <w:cs/>
              </w:rPr>
              <w:t xml:space="preserve">) โดยครบรอบรายงานผลการรักษาวันที่ </w:t>
            </w:r>
            <w:r w:rsidRPr="00FC6D9B">
              <w:rPr>
                <w:rFonts w:ascii="TH SarabunPSK" w:eastAsia="Times New Roman" w:hAnsi="TH SarabunPSK" w:cs="TH SarabunPSK"/>
                <w:color w:val="000000" w:themeColor="text1"/>
                <w:sz w:val="32"/>
                <w:szCs w:val="32"/>
              </w:rPr>
              <w:br/>
              <w:t xml:space="preserve">30 </w:t>
            </w:r>
            <w:r w:rsidRPr="00FC6D9B">
              <w:rPr>
                <w:rFonts w:ascii="TH SarabunPSK" w:eastAsia="Times New Roman" w:hAnsi="TH SarabunPSK" w:cs="TH SarabunPSK"/>
                <w:color w:val="000000" w:themeColor="text1"/>
                <w:sz w:val="32"/>
                <w:szCs w:val="32"/>
                <w:cs/>
              </w:rPr>
              <w:t xml:space="preserve">กันยายน </w:t>
            </w:r>
            <w:r w:rsidRPr="00FC6D9B">
              <w:rPr>
                <w:rFonts w:ascii="TH SarabunPSK" w:eastAsia="Times New Roman" w:hAnsi="TH SarabunPSK" w:cs="TH SarabunPSK"/>
                <w:color w:val="000000" w:themeColor="text1"/>
                <w:sz w:val="32"/>
                <w:szCs w:val="32"/>
              </w:rPr>
              <w:t xml:space="preserve">2562 </w:t>
            </w:r>
          </w:p>
          <w:p w:rsidR="004B2A71" w:rsidRPr="00FC6D9B" w:rsidRDefault="004B2A71" w:rsidP="004B2A71">
            <w:pPr>
              <w:ind w:left="887" w:hanging="426"/>
              <w:jc w:val="thaiDistribute"/>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color w:val="000000" w:themeColor="text1"/>
                <w:sz w:val="32"/>
                <w:szCs w:val="32"/>
              </w:rPr>
              <w:t xml:space="preserve">B </w:t>
            </w:r>
            <w:r w:rsidRPr="00FC6D9B">
              <w:rPr>
                <w:rFonts w:ascii="TH SarabunPSK" w:eastAsia="Times New Roman" w:hAnsi="TH SarabunPSK" w:cs="TH SarabunPSK"/>
                <w:color w:val="000000" w:themeColor="text1"/>
                <w:sz w:val="32"/>
                <w:szCs w:val="32"/>
                <w:cs/>
              </w:rPr>
              <w:t>= จำนวน</w:t>
            </w:r>
            <w:bookmarkStart w:id="3" w:name="_Hlk519777427"/>
            <w:r w:rsidRPr="00FC6D9B">
              <w:rPr>
                <w:rFonts w:ascii="TH SarabunPSK" w:eastAsia="Times New Roman" w:hAnsi="TH SarabunPSK" w:cs="TH SarabunPSK"/>
                <w:color w:val="000000" w:themeColor="text1"/>
                <w:sz w:val="32"/>
                <w:szCs w:val="32"/>
                <w:cs/>
              </w:rPr>
              <w:t>ผู้ป่วยวัณโรคปอดรายใหม่ ที่ขึ้นทะเบียน ในไตรมาสที่ 1 ของปีงบประมาณ 256</w:t>
            </w:r>
            <w:r w:rsidRPr="00FC6D9B">
              <w:rPr>
                <w:rFonts w:ascii="TH SarabunPSK" w:eastAsia="Times New Roman" w:hAnsi="TH SarabunPSK" w:cs="TH SarabunPSK"/>
                <w:color w:val="000000" w:themeColor="text1"/>
                <w:sz w:val="32"/>
                <w:szCs w:val="32"/>
              </w:rPr>
              <w:t>2</w:t>
            </w:r>
            <w:r w:rsidRPr="00FC6D9B">
              <w:rPr>
                <w:rFonts w:ascii="TH SarabunPSK" w:eastAsia="Times New Roman" w:hAnsi="TH SarabunPSK" w:cs="TH SarabunPSK"/>
                <w:color w:val="000000" w:themeColor="text1"/>
                <w:sz w:val="32"/>
                <w:szCs w:val="32"/>
                <w:cs/>
              </w:rPr>
              <w:t xml:space="preserve"> (เดือนตุลาคม – ธันวาคม 256</w:t>
            </w:r>
            <w:r w:rsidRPr="00FC6D9B">
              <w:rPr>
                <w:rFonts w:ascii="TH SarabunPSK" w:eastAsia="Times New Roman"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w:t>
            </w:r>
            <w:bookmarkEnd w:id="3"/>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461" w:hanging="426"/>
              <w:jc w:val="thaiDistribute"/>
              <w:rPr>
                <w:rFonts w:ascii="TH SarabunPSK" w:hAnsi="TH SarabunPSK" w:cs="TH SarabunPSK"/>
                <w:color w:val="000000" w:themeColor="text1"/>
                <w:sz w:val="32"/>
                <w:szCs w:val="32"/>
                <w:cs/>
              </w:rPr>
            </w:pPr>
            <w:r w:rsidRPr="00FC6D9B">
              <w:rPr>
                <w:rFonts w:ascii="TH SarabunPSK" w:eastAsia="Times New Roman" w:hAnsi="TH SarabunPSK" w:cs="TH SarabunPSK"/>
                <w:color w:val="000000" w:themeColor="text1"/>
                <w:sz w:val="32"/>
                <w:szCs w:val="32"/>
              </w:rPr>
              <w:t xml:space="preserve">A </w:t>
            </w:r>
            <w:r w:rsidRPr="00FC6D9B">
              <w:rPr>
                <w:rFonts w:ascii="TH SarabunPSK" w:eastAsia="Times New Roman" w:hAnsi="TH SarabunPSK" w:cs="TH SarabunPSK"/>
                <w:color w:val="000000" w:themeColor="text1"/>
                <w:sz w:val="32"/>
                <w:szCs w:val="32"/>
                <w:cs/>
              </w:rPr>
              <w:t xml:space="preserve">= จำนวนผู้ป่วยวัณโรคปอดรายใหม่ ที่ขึ้นทะเบียน ในไตรมาสที่ </w:t>
            </w:r>
            <w:r w:rsidRPr="00FC6D9B">
              <w:rPr>
                <w:rFonts w:ascii="TH SarabunPSK" w:eastAsia="Times New Roman" w:hAnsi="TH SarabunPSK" w:cs="TH SarabunPSK"/>
                <w:color w:val="000000" w:themeColor="text1"/>
                <w:sz w:val="32"/>
                <w:szCs w:val="32"/>
              </w:rPr>
              <w:t xml:space="preserve">1 </w:t>
            </w:r>
            <w:r w:rsidRPr="00FC6D9B">
              <w:rPr>
                <w:rFonts w:ascii="TH SarabunPSK" w:eastAsia="Times New Roman" w:hAnsi="TH SarabunPSK" w:cs="TH SarabunPSK"/>
                <w:color w:val="000000" w:themeColor="text1"/>
                <w:sz w:val="32"/>
                <w:szCs w:val="32"/>
                <w:cs/>
              </w:rPr>
              <w:t xml:space="preserve">ของปีงบประมาณ </w:t>
            </w:r>
            <w:r w:rsidRPr="00FC6D9B">
              <w:rPr>
                <w:rFonts w:ascii="TH SarabunPSK" w:eastAsia="Times New Roman" w:hAnsi="TH SarabunPSK" w:cs="TH SarabunPSK"/>
                <w:color w:val="000000" w:themeColor="text1"/>
                <w:sz w:val="32"/>
                <w:szCs w:val="32"/>
              </w:rPr>
              <w:t>2561</w:t>
            </w:r>
            <w:r w:rsidRPr="00FC6D9B">
              <w:rPr>
                <w:rFonts w:ascii="TH SarabunPSK" w:eastAsia="Times New Roman" w:hAnsi="TH SarabunPSK" w:cs="TH SarabunPSK"/>
                <w:color w:val="000000" w:themeColor="text1"/>
                <w:sz w:val="32"/>
                <w:szCs w:val="32"/>
                <w:cs/>
              </w:rPr>
              <w:t xml:space="preserve"> (เดือนตุลาคม – ธันวาคม </w:t>
            </w:r>
            <w:r w:rsidRPr="00FC6D9B">
              <w:rPr>
                <w:rFonts w:ascii="TH SarabunPSK" w:eastAsia="Times New Roman" w:hAnsi="TH SarabunPSK" w:cs="TH SarabunPSK"/>
                <w:color w:val="000000" w:themeColor="text1"/>
                <w:sz w:val="32"/>
                <w:szCs w:val="32"/>
              </w:rPr>
              <w:t>2561</w:t>
            </w:r>
            <w:r w:rsidRPr="00FC6D9B">
              <w:rPr>
                <w:rFonts w:ascii="TH SarabunPSK" w:eastAsia="Times New Roman" w:hAnsi="TH SarabunPSK" w:cs="TH SarabunPSK"/>
                <w:color w:val="000000" w:themeColor="text1"/>
                <w:sz w:val="32"/>
                <w:szCs w:val="32"/>
                <w:cs/>
              </w:rPr>
              <w:t>) โดยมีผลการรักษาหาย (</w:t>
            </w:r>
            <w:r w:rsidRPr="00FC6D9B">
              <w:rPr>
                <w:rFonts w:ascii="TH SarabunPSK" w:eastAsia="Times New Roman" w:hAnsi="TH SarabunPSK" w:cs="TH SarabunPSK"/>
                <w:color w:val="000000" w:themeColor="text1"/>
                <w:sz w:val="32"/>
                <w:szCs w:val="32"/>
              </w:rPr>
              <w:t>Cured</w:t>
            </w:r>
            <w:r w:rsidRPr="00FC6D9B">
              <w:rPr>
                <w:rFonts w:ascii="TH SarabunPSK" w:eastAsia="Times New Roman" w:hAnsi="TH SarabunPSK" w:cs="TH SarabunPSK"/>
                <w:color w:val="000000" w:themeColor="text1"/>
                <w:sz w:val="32"/>
                <w:szCs w:val="32"/>
                <w:cs/>
              </w:rPr>
              <w:t>) รวมกับรักษาครบ (</w:t>
            </w:r>
            <w:r w:rsidRPr="00FC6D9B">
              <w:rPr>
                <w:rFonts w:ascii="TH SarabunPSK" w:eastAsia="Times New Roman" w:hAnsi="TH SarabunPSK" w:cs="TH SarabunPSK"/>
                <w:color w:val="000000" w:themeColor="text1"/>
                <w:sz w:val="32"/>
                <w:szCs w:val="32"/>
              </w:rPr>
              <w:t>Completed</w:t>
            </w:r>
            <w:r w:rsidRPr="00FC6D9B">
              <w:rPr>
                <w:rFonts w:ascii="TH SarabunPSK" w:eastAsia="Times New Roman" w:hAnsi="TH SarabunPSK" w:cs="TH SarabunPSK"/>
                <w:color w:val="000000" w:themeColor="text1"/>
                <w:sz w:val="32"/>
                <w:szCs w:val="32"/>
                <w:cs/>
              </w:rPr>
              <w:t xml:space="preserve">) โดยครบรอบรายงานผลการรักษาวันที่ </w:t>
            </w:r>
            <w:r w:rsidRPr="00FC6D9B">
              <w:rPr>
                <w:rFonts w:ascii="TH SarabunPSK" w:eastAsia="Times New Roman" w:hAnsi="TH SarabunPSK" w:cs="TH SarabunPSK"/>
                <w:color w:val="000000" w:themeColor="text1"/>
                <w:sz w:val="32"/>
                <w:szCs w:val="32"/>
              </w:rPr>
              <w:t xml:space="preserve">30 </w:t>
            </w:r>
            <w:r w:rsidRPr="00FC6D9B">
              <w:rPr>
                <w:rFonts w:ascii="TH SarabunPSK" w:eastAsia="Times New Roman" w:hAnsi="TH SarabunPSK" w:cs="TH SarabunPSK"/>
                <w:color w:val="000000" w:themeColor="text1"/>
                <w:sz w:val="32"/>
                <w:szCs w:val="32"/>
                <w:cs/>
              </w:rPr>
              <w:t xml:space="preserve">กันยายน </w:t>
            </w:r>
            <w:r w:rsidRPr="00FC6D9B">
              <w:rPr>
                <w:rFonts w:ascii="TH SarabunPSK" w:eastAsia="Times New Roman" w:hAnsi="TH SarabunPSK" w:cs="TH SarabunPSK"/>
                <w:color w:val="000000" w:themeColor="text1"/>
                <w:sz w:val="32"/>
                <w:szCs w:val="32"/>
              </w:rPr>
              <w:t xml:space="preserve">2562 </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461" w:hanging="426"/>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B </w:t>
            </w:r>
            <w:r w:rsidRPr="00FC6D9B">
              <w:rPr>
                <w:rFonts w:ascii="TH SarabunPSK" w:eastAsia="Times New Roman" w:hAnsi="TH SarabunPSK" w:cs="TH SarabunPSK"/>
                <w:color w:val="000000" w:themeColor="text1"/>
                <w:sz w:val="32"/>
                <w:szCs w:val="32"/>
                <w:cs/>
              </w:rPr>
              <w:t>= จำนวนผู้ป่วยวัณโรคปอดรายใหม่ ที่ขึ้นทะเบียน ในไตรมาสที่ 1 ของปีงบประมาณ 256</w:t>
            </w:r>
            <w:r w:rsidRPr="00FC6D9B">
              <w:rPr>
                <w:rFonts w:ascii="TH SarabunPSK" w:eastAsia="Times New Roman" w:hAnsi="TH SarabunPSK" w:cs="TH SarabunPSK"/>
                <w:color w:val="000000" w:themeColor="text1"/>
                <w:sz w:val="32"/>
                <w:szCs w:val="32"/>
              </w:rPr>
              <w:t>2</w:t>
            </w:r>
            <w:r w:rsidRPr="00FC6D9B">
              <w:rPr>
                <w:rFonts w:ascii="TH SarabunPSK" w:eastAsia="Times New Roman" w:hAnsi="TH SarabunPSK" w:cs="TH SarabunPSK"/>
                <w:color w:val="000000" w:themeColor="text1"/>
                <w:sz w:val="32"/>
                <w:szCs w:val="32"/>
                <w:cs/>
              </w:rPr>
              <w:t xml:space="preserve"> (เดือนตุลาคม – ธันวาคม 256</w:t>
            </w:r>
            <w:r w:rsidRPr="00FC6D9B">
              <w:rPr>
                <w:rFonts w:ascii="TH SarabunPSK" w:eastAsia="Times New Roman"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ร้อยละความครอบคลุมการรักษา</w:t>
            </w:r>
            <w:bookmarkStart w:id="4" w:name="_Hlk517869468"/>
            <w:r w:rsidRPr="00FC6D9B">
              <w:rPr>
                <w:rFonts w:ascii="TH SarabunPSK" w:hAnsi="TH SarabunPSK" w:cs="TH SarabunPSK"/>
                <w:b/>
                <w:bCs/>
                <w:color w:val="000000" w:themeColor="text1"/>
                <w:sz w:val="32"/>
                <w:szCs w:val="32"/>
                <w:cs/>
              </w:rPr>
              <w:t>ผู้ป่วยวัณโรครายใหม่และกลับเป็นซ้ำ (</w:t>
            </w:r>
            <w:r w:rsidRPr="00FC6D9B">
              <w:rPr>
                <w:rFonts w:ascii="TH SarabunPSK" w:hAnsi="TH SarabunPSK" w:cs="TH SarabunPSK"/>
                <w:b/>
                <w:bCs/>
                <w:color w:val="000000" w:themeColor="text1"/>
                <w:sz w:val="32"/>
                <w:szCs w:val="32"/>
              </w:rPr>
              <w:t xml:space="preserve">TB Treatment Coverage) </w:t>
            </w:r>
            <w:r w:rsidRPr="00FC6D9B">
              <w:rPr>
                <w:rFonts w:ascii="TH SarabunPSK" w:eastAsia="Times New Roman" w:hAnsi="TH SarabunPSK" w:cs="TH SarabunPSK"/>
                <w:b/>
                <w:bCs/>
                <w:color w:val="000000" w:themeColor="text1"/>
                <w:sz w:val="32"/>
                <w:szCs w:val="32"/>
                <w:cs/>
              </w:rPr>
              <w:t xml:space="preserve">ที่ขึ้นทะเบียนในปีงบประมาณ </w:t>
            </w:r>
            <w:r w:rsidRPr="00FC6D9B">
              <w:rPr>
                <w:rFonts w:ascii="TH SarabunPSK" w:eastAsia="Times New Roman" w:hAnsi="TH SarabunPSK" w:cs="TH SarabunPSK"/>
                <w:b/>
                <w:bCs/>
                <w:color w:val="000000" w:themeColor="text1"/>
                <w:sz w:val="32"/>
                <w:szCs w:val="32"/>
              </w:rPr>
              <w:t>2562</w:t>
            </w:r>
            <w:r w:rsidRPr="00FC6D9B">
              <w:rPr>
                <w:rFonts w:ascii="TH SarabunPSK" w:eastAsia="Times New Roman" w:hAnsi="TH SarabunPSK" w:cs="TH SarabunPSK"/>
                <w:b/>
                <w:bCs/>
                <w:color w:val="000000" w:themeColor="text1"/>
                <w:sz w:val="32"/>
                <w:szCs w:val="32"/>
                <w:cs/>
              </w:rPr>
              <w:t xml:space="preserve"> ( </w:t>
            </w:r>
            <w:r w:rsidRPr="00FC6D9B">
              <w:rPr>
                <w:rFonts w:ascii="TH SarabunPSK" w:eastAsia="Times New Roman" w:hAnsi="TH SarabunPSK" w:cs="TH SarabunPSK"/>
                <w:b/>
                <w:bCs/>
                <w:color w:val="000000" w:themeColor="text1"/>
                <w:sz w:val="32"/>
                <w:szCs w:val="32"/>
              </w:rPr>
              <w:t>1</w:t>
            </w:r>
            <w:r w:rsidRPr="00FC6D9B">
              <w:rPr>
                <w:rFonts w:ascii="TH SarabunPSK" w:eastAsia="Times New Roman" w:hAnsi="TH SarabunPSK" w:cs="TH SarabunPSK"/>
                <w:b/>
                <w:bCs/>
                <w:color w:val="000000" w:themeColor="text1"/>
                <w:sz w:val="32"/>
                <w:szCs w:val="32"/>
                <w:cs/>
              </w:rPr>
              <w:t xml:space="preserve"> ตุลาคม </w:t>
            </w:r>
            <w:r w:rsidRPr="00FC6D9B">
              <w:rPr>
                <w:rFonts w:ascii="TH SarabunPSK" w:eastAsia="Times New Roman" w:hAnsi="TH SarabunPSK" w:cs="TH SarabunPSK"/>
                <w:b/>
                <w:bCs/>
                <w:color w:val="000000" w:themeColor="text1"/>
                <w:sz w:val="32"/>
                <w:szCs w:val="32"/>
              </w:rPr>
              <w:t>2561</w:t>
            </w:r>
            <w:r w:rsidRPr="00FC6D9B">
              <w:rPr>
                <w:rFonts w:ascii="TH SarabunPSK" w:eastAsia="Times New Roman" w:hAnsi="TH SarabunPSK" w:cs="TH SarabunPSK"/>
                <w:b/>
                <w:bCs/>
                <w:color w:val="000000" w:themeColor="text1"/>
                <w:sz w:val="32"/>
                <w:szCs w:val="32"/>
                <w:cs/>
              </w:rPr>
              <w:t>– -</w:t>
            </w:r>
            <w:r w:rsidRPr="00FC6D9B">
              <w:rPr>
                <w:rFonts w:ascii="TH SarabunPSK" w:eastAsia="Times New Roman" w:hAnsi="TH SarabunPSK" w:cs="TH SarabunPSK"/>
                <w:b/>
                <w:bCs/>
                <w:color w:val="000000" w:themeColor="text1"/>
                <w:sz w:val="32"/>
                <w:szCs w:val="32"/>
              </w:rPr>
              <w:t xml:space="preserve">30 </w:t>
            </w:r>
            <w:r w:rsidRPr="00FC6D9B">
              <w:rPr>
                <w:rFonts w:ascii="TH SarabunPSK" w:eastAsia="Times New Roman" w:hAnsi="TH SarabunPSK" w:cs="TH SarabunPSK"/>
                <w:b/>
                <w:bCs/>
                <w:color w:val="000000" w:themeColor="text1"/>
                <w:sz w:val="32"/>
                <w:szCs w:val="32"/>
                <w:cs/>
              </w:rPr>
              <w:t xml:space="preserve">กันยายน </w:t>
            </w:r>
            <w:r w:rsidRPr="00FC6D9B">
              <w:rPr>
                <w:rFonts w:ascii="TH SarabunPSK" w:eastAsia="Times New Roman" w:hAnsi="TH SarabunPSK" w:cs="TH SarabunPSK"/>
                <w:b/>
                <w:bCs/>
                <w:color w:val="000000" w:themeColor="text1"/>
                <w:sz w:val="32"/>
                <w:szCs w:val="32"/>
              </w:rPr>
              <w:t>2562</w:t>
            </w:r>
            <w:r w:rsidRPr="00FC6D9B">
              <w:rPr>
                <w:rFonts w:ascii="TH SarabunPSK" w:eastAsia="Times New Roman" w:hAnsi="TH SarabunPSK" w:cs="TH SarabunPSK"/>
                <w:b/>
                <w:bCs/>
                <w:color w:val="000000" w:themeColor="text1"/>
                <w:sz w:val="32"/>
                <w:szCs w:val="32"/>
                <w:cs/>
              </w:rPr>
              <w:t>)</w:t>
            </w:r>
            <w:bookmarkEnd w:id="4"/>
            <w:r w:rsidRPr="00FC6D9B">
              <w:rPr>
                <w:rFonts w:ascii="TH SarabunPSK" w:hAnsi="TH SarabunPSK" w:cs="TH SarabunPSK"/>
                <w:color w:val="000000" w:themeColor="text1"/>
                <w:sz w:val="32"/>
                <w:szCs w:val="32"/>
                <w:cs/>
              </w:rPr>
              <w:t>คำนวณจาก</w:t>
            </w:r>
          </w:p>
          <w:p w:rsidR="004B2A71" w:rsidRPr="00FC6D9B" w:rsidRDefault="004B2A71" w:rsidP="004B2A71">
            <w:pPr>
              <w:ind w:left="426"/>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สูตรคำนวณ   =   (</w:t>
            </w:r>
            <w:r w:rsidRPr="00FC6D9B">
              <w:rPr>
                <w:rFonts w:ascii="TH SarabunPSK" w:hAnsi="TH SarabunPSK" w:cs="TH SarabunPSK"/>
                <w:color w:val="000000" w:themeColor="text1"/>
                <w:sz w:val="32"/>
                <w:szCs w:val="32"/>
              </w:rPr>
              <w:t xml:space="preserve">A/B) x </w:t>
            </w:r>
            <w:r w:rsidRPr="00FC6D9B">
              <w:rPr>
                <w:rFonts w:ascii="TH SarabunPSK" w:hAnsi="TH SarabunPSK" w:cs="TH SarabunPSK"/>
                <w:color w:val="000000" w:themeColor="text1"/>
                <w:sz w:val="32"/>
                <w:szCs w:val="32"/>
                <w:cs/>
              </w:rPr>
              <w:t>100</w:t>
            </w:r>
          </w:p>
          <w:p w:rsidR="004B2A71" w:rsidRPr="00FC6D9B" w:rsidRDefault="004B2A71" w:rsidP="004B2A71">
            <w:pPr>
              <w:ind w:left="882" w:hanging="426"/>
              <w:jc w:val="thaiDistribute"/>
              <w:rPr>
                <w:rFonts w:ascii="TH SarabunPSK"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A </w:t>
            </w:r>
            <w:r w:rsidRPr="00FC6D9B">
              <w:rPr>
                <w:rFonts w:ascii="TH SarabunPSK" w:eastAsia="Times New Roman" w:hAnsi="TH SarabunPSK" w:cs="TH SarabunPSK"/>
                <w:color w:val="000000" w:themeColor="text1"/>
                <w:sz w:val="32"/>
                <w:szCs w:val="32"/>
                <w:cs/>
              </w:rPr>
              <w:t>= จำนวนผู้ป่วยวัณโรครายใหม่และกลับเป็นซ้ำ (</w:t>
            </w:r>
            <w:r w:rsidRPr="00FC6D9B">
              <w:rPr>
                <w:rFonts w:ascii="TH SarabunPSK" w:eastAsia="Times New Roman" w:hAnsi="TH SarabunPSK" w:cs="TH SarabunPSK"/>
                <w:color w:val="000000" w:themeColor="text1"/>
                <w:sz w:val="32"/>
                <w:szCs w:val="32"/>
              </w:rPr>
              <w:t xml:space="preserve">TB Treatment Coverage)  </w:t>
            </w:r>
            <w:r w:rsidRPr="00FC6D9B">
              <w:rPr>
                <w:rFonts w:ascii="TH SarabunPSK" w:eastAsia="Times New Roman" w:hAnsi="TH SarabunPSK" w:cs="TH SarabunPSK"/>
                <w:color w:val="000000" w:themeColor="text1"/>
                <w:sz w:val="32"/>
                <w:szCs w:val="32"/>
                <w:cs/>
              </w:rPr>
              <w:t>ที่ค้นพบและขึ้นทะเบียนในปีงบประมาณ 2562 ( 1 ตุลาคม 2561– -30 กันยายน 2562)</w:t>
            </w:r>
          </w:p>
          <w:p w:rsidR="004B2A71" w:rsidRPr="00FC6D9B" w:rsidRDefault="004B2A71" w:rsidP="004B2A71">
            <w:pPr>
              <w:ind w:left="882" w:hanging="426"/>
              <w:jc w:val="thaiDistribute"/>
              <w:rPr>
                <w:rFonts w:ascii="TH SarabunPSK" w:hAnsi="TH SarabunPSK" w:cs="TH SarabunPSK"/>
                <w:color w:val="000000" w:themeColor="text1"/>
                <w:sz w:val="32"/>
                <w:szCs w:val="32"/>
                <w:cs/>
              </w:rPr>
            </w:pPr>
            <w:r w:rsidRPr="00FC6D9B">
              <w:rPr>
                <w:rFonts w:ascii="TH SarabunPSK" w:eastAsia="Times New Roman" w:hAnsi="TH SarabunPSK" w:cs="TH SarabunPSK"/>
                <w:color w:val="000000" w:themeColor="text1"/>
                <w:sz w:val="32"/>
                <w:szCs w:val="32"/>
              </w:rPr>
              <w:t xml:space="preserve">B </w:t>
            </w:r>
            <w:r w:rsidRPr="00FC6D9B">
              <w:rPr>
                <w:rFonts w:ascii="TH SarabunPSK" w:eastAsia="Times New Roman" w:hAnsi="TH SarabunPSK" w:cs="TH SarabunPSK"/>
                <w:color w:val="000000" w:themeColor="text1"/>
                <w:sz w:val="32"/>
                <w:szCs w:val="32"/>
                <w:cs/>
              </w:rPr>
              <w:t>= จำนวนคาดประมาณการผู้ป่วยวัณโรครายใหม่และกลับเป็นซ้ำ (</w:t>
            </w:r>
            <w:r w:rsidRPr="00FC6D9B">
              <w:rPr>
                <w:rFonts w:ascii="TH SarabunPSK" w:eastAsia="Times New Roman" w:hAnsi="TH SarabunPSK" w:cs="TH SarabunPSK"/>
                <w:color w:val="000000" w:themeColor="text1"/>
                <w:sz w:val="32"/>
                <w:szCs w:val="32"/>
              </w:rPr>
              <w:t xml:space="preserve">TB Treatment Coverage)  </w:t>
            </w:r>
            <w:r w:rsidRPr="00FC6D9B">
              <w:rPr>
                <w:rFonts w:ascii="TH SarabunPSK" w:eastAsia="Times New Roman" w:hAnsi="TH SarabunPSK" w:cs="TH SarabunPSK"/>
                <w:color w:val="000000" w:themeColor="text1"/>
                <w:sz w:val="32"/>
                <w:szCs w:val="32"/>
                <w:cs/>
              </w:rPr>
              <w:t xml:space="preserve">ที่ขึ้นทะเบียนในปีงบประมาณ 2562 ( 1 ตุลาคม 2561– -30 กันยายน </w:t>
            </w:r>
            <w:r w:rsidRPr="00FC6D9B">
              <w:rPr>
                <w:rFonts w:ascii="TH SarabunPSK" w:eastAsia="Times New Roman" w:hAnsi="TH SarabunPSK" w:cs="TH SarabunPSK"/>
                <w:color w:val="000000" w:themeColor="text1"/>
                <w:sz w:val="32"/>
                <w:szCs w:val="32"/>
                <w:cs/>
              </w:rPr>
              <w:lastRenderedPageBreak/>
              <w:t>2562)</w:t>
            </w:r>
            <w:r w:rsidRPr="00FC6D9B">
              <w:rPr>
                <w:rFonts w:ascii="TH SarabunPSK" w:hAnsi="TH SarabunPSK" w:cs="TH SarabunPSK"/>
                <w:color w:val="000000" w:themeColor="text1"/>
                <w:sz w:val="32"/>
                <w:szCs w:val="32"/>
                <w:cs/>
              </w:rPr>
              <w:t xml:space="preserve">คิดจากอัตรา </w:t>
            </w:r>
            <w:r w:rsidRPr="00FC6D9B">
              <w:rPr>
                <w:rFonts w:ascii="TH SarabunPSK" w:hAnsi="TH SarabunPSK" w:cs="TH SarabunPSK"/>
                <w:color w:val="000000" w:themeColor="text1"/>
                <w:sz w:val="32"/>
                <w:szCs w:val="32"/>
              </w:rPr>
              <w:t xml:space="preserve">156 </w:t>
            </w:r>
            <w:r w:rsidRPr="00FC6D9B">
              <w:rPr>
                <w:rFonts w:ascii="TH SarabunPSK" w:hAnsi="TH SarabunPSK" w:cs="TH SarabunPSK"/>
                <w:color w:val="000000" w:themeColor="text1"/>
                <w:sz w:val="32"/>
                <w:szCs w:val="32"/>
                <w:cs/>
              </w:rPr>
              <w:t>ต่อประชากรแสนคน</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รายการข้อมูล 1</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461" w:hanging="426"/>
              <w:jc w:val="thaiDistribute"/>
              <w:rPr>
                <w:rFonts w:ascii="TH SarabunPSK" w:hAnsi="TH SarabunPSK" w:cs="TH SarabunPSK"/>
                <w:color w:val="000000" w:themeColor="text1"/>
                <w:sz w:val="32"/>
                <w:szCs w:val="32"/>
                <w:cs/>
              </w:rPr>
            </w:pPr>
            <w:r w:rsidRPr="00FC6D9B">
              <w:rPr>
                <w:rFonts w:ascii="TH SarabunPSK" w:eastAsia="Times New Roman" w:hAnsi="TH SarabunPSK" w:cs="TH SarabunPSK"/>
                <w:color w:val="000000" w:themeColor="text1"/>
                <w:sz w:val="32"/>
                <w:szCs w:val="32"/>
              </w:rPr>
              <w:t xml:space="preserve">A </w:t>
            </w:r>
            <w:r w:rsidRPr="00FC6D9B">
              <w:rPr>
                <w:rFonts w:ascii="TH SarabunPSK" w:eastAsia="Times New Roman" w:hAnsi="TH SarabunPSK" w:cs="TH SarabunPSK"/>
                <w:color w:val="000000" w:themeColor="text1"/>
                <w:sz w:val="32"/>
                <w:szCs w:val="32"/>
                <w:cs/>
              </w:rPr>
              <w:t>= จำนวนผู้ป่วยวัณโรครายใหม่และกลับเป็นซ้ำ (</w:t>
            </w:r>
            <w:r w:rsidRPr="00FC6D9B">
              <w:rPr>
                <w:rFonts w:ascii="TH SarabunPSK" w:eastAsia="Times New Roman" w:hAnsi="TH SarabunPSK" w:cs="TH SarabunPSK"/>
                <w:color w:val="000000" w:themeColor="text1"/>
                <w:sz w:val="32"/>
                <w:szCs w:val="32"/>
              </w:rPr>
              <w:t xml:space="preserve">TB Treatment Coverage)  </w:t>
            </w:r>
            <w:r w:rsidRPr="00FC6D9B">
              <w:rPr>
                <w:rFonts w:ascii="TH SarabunPSK" w:eastAsia="Times New Roman" w:hAnsi="TH SarabunPSK" w:cs="TH SarabunPSK"/>
                <w:color w:val="000000" w:themeColor="text1"/>
                <w:sz w:val="32"/>
                <w:szCs w:val="32"/>
                <w:cs/>
              </w:rPr>
              <w:t>ที่ค้นพบและขึ้นทะเบียนในปีงบประมาณ 2562 ( 1 ตุลาคม 2561– -30 กันยายน 2562)</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461" w:hanging="426"/>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B </w:t>
            </w:r>
            <w:r w:rsidRPr="00FC6D9B">
              <w:rPr>
                <w:rFonts w:ascii="TH SarabunPSK" w:eastAsia="Times New Roman" w:hAnsi="TH SarabunPSK" w:cs="TH SarabunPSK"/>
                <w:color w:val="000000" w:themeColor="text1"/>
                <w:sz w:val="32"/>
                <w:szCs w:val="32"/>
                <w:cs/>
              </w:rPr>
              <w:t>= จำนวนคาดประมาณการผู้ป่วยวัณโรครายใหม่และกลับเป็นซ้ำ (</w:t>
            </w:r>
            <w:r w:rsidRPr="00FC6D9B">
              <w:rPr>
                <w:rFonts w:ascii="TH SarabunPSK" w:eastAsia="Times New Roman" w:hAnsi="TH SarabunPSK" w:cs="TH SarabunPSK"/>
                <w:color w:val="000000" w:themeColor="text1"/>
                <w:sz w:val="32"/>
                <w:szCs w:val="32"/>
              </w:rPr>
              <w:t xml:space="preserve">TB Treatment Coverage)  </w:t>
            </w:r>
            <w:r w:rsidRPr="00FC6D9B">
              <w:rPr>
                <w:rFonts w:ascii="TH SarabunPSK" w:eastAsia="Times New Roman" w:hAnsi="TH SarabunPSK" w:cs="TH SarabunPSK"/>
                <w:color w:val="000000" w:themeColor="text1"/>
                <w:sz w:val="32"/>
                <w:szCs w:val="32"/>
                <w:cs/>
              </w:rPr>
              <w:t>ที่ขึ้นทะเบียนในปีงบประมาณ 2562 ( 1 ตุลาคม 2561– -30 กันยายน 2562)</w:t>
            </w:r>
            <w:r w:rsidRPr="00FC6D9B">
              <w:rPr>
                <w:rFonts w:ascii="TH SarabunPSK" w:hAnsi="TH SarabunPSK" w:cs="TH SarabunPSK"/>
                <w:color w:val="000000" w:themeColor="text1"/>
                <w:sz w:val="32"/>
                <w:szCs w:val="32"/>
                <w:cs/>
              </w:rPr>
              <w:t xml:space="preserve">คิดจากอัตรา </w:t>
            </w:r>
            <w:r w:rsidRPr="00FC6D9B">
              <w:rPr>
                <w:rFonts w:ascii="TH SarabunPSK" w:hAnsi="TH SarabunPSK" w:cs="TH SarabunPSK"/>
                <w:color w:val="000000" w:themeColor="text1"/>
                <w:sz w:val="32"/>
                <w:szCs w:val="32"/>
              </w:rPr>
              <w:t xml:space="preserve">156 </w:t>
            </w:r>
            <w:r w:rsidRPr="00FC6D9B">
              <w:rPr>
                <w:rFonts w:ascii="TH SarabunPSK" w:hAnsi="TH SarabunPSK" w:cs="TH SarabunPSK"/>
                <w:color w:val="000000" w:themeColor="text1"/>
                <w:sz w:val="32"/>
                <w:szCs w:val="32"/>
                <w:cs/>
              </w:rPr>
              <w:t>ต่อประชากรแสนคน</w:t>
            </w:r>
          </w:p>
          <w:p w:rsidR="004B2A71" w:rsidRPr="00FC6D9B" w:rsidRDefault="004B2A71" w:rsidP="004B2A71">
            <w:pPr>
              <w:ind w:left="461" w:hanging="426"/>
              <w:jc w:val="thaiDistribute"/>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z w:val="32"/>
                <w:szCs w:val="32"/>
                <w:cs/>
              </w:rPr>
              <w:t>หมายเหตุ</w:t>
            </w:r>
            <w:r w:rsidRPr="00FC6D9B">
              <w:rPr>
                <w:rFonts w:ascii="TH SarabunPSK" w:eastAsia="Times New Roman" w:hAnsi="TH SarabunPSK" w:cs="TH SarabunPSK"/>
                <w:color w:val="000000" w:themeColor="text1"/>
                <w:sz w:val="32"/>
                <w:szCs w:val="32"/>
                <w:cs/>
              </w:rPr>
              <w:t xml:space="preserve">  ข้อมูลประชากรอ้างอิงจากฐานข้อมูล </w:t>
            </w:r>
            <w:r w:rsidRPr="00FC6D9B">
              <w:rPr>
                <w:rFonts w:ascii="TH SarabunPSK" w:eastAsia="Times New Roman" w:hAnsi="TH SarabunPSK" w:cs="TH SarabunPSK"/>
                <w:color w:val="000000" w:themeColor="text1"/>
                <w:sz w:val="32"/>
                <w:szCs w:val="32"/>
              </w:rPr>
              <w:t>HDC</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634754">
            <w:pPr>
              <w:pStyle w:val="a6"/>
              <w:numPr>
                <w:ilvl w:val="0"/>
                <w:numId w:val="43"/>
              </w:numPr>
              <w:ind w:left="32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ระยะเวลาประเมินผลในไตรมาสที่ </w:t>
            </w:r>
            <w:r w:rsidRPr="00FC6D9B">
              <w:rPr>
                <w:rFonts w:ascii="TH SarabunPSK" w:hAnsi="TH SarabunPSK" w:cs="TH SarabunPSK"/>
                <w:color w:val="000000" w:themeColor="text1"/>
                <w:sz w:val="32"/>
                <w:szCs w:val="32"/>
              </w:rPr>
              <w:t xml:space="preserve">4 </w:t>
            </w:r>
          </w:p>
          <w:p w:rsidR="004B2A71" w:rsidRPr="00FC6D9B" w:rsidRDefault="004B2A71" w:rsidP="00634754">
            <w:pPr>
              <w:pStyle w:val="a6"/>
              <w:numPr>
                <w:ilvl w:val="0"/>
                <w:numId w:val="43"/>
              </w:numPr>
              <w:ind w:left="32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ครบรอบรายงานและประเมินผล วันที่ </w:t>
            </w:r>
            <w:r w:rsidRPr="00FC6D9B">
              <w:rPr>
                <w:rFonts w:ascii="TH SarabunPSK" w:hAnsi="TH SarabunPSK" w:cs="TH SarabunPSK"/>
                <w:color w:val="000000" w:themeColor="text1"/>
                <w:sz w:val="32"/>
                <w:szCs w:val="32"/>
              </w:rPr>
              <w:t xml:space="preserve">30 </w:t>
            </w:r>
            <w:r w:rsidRPr="00FC6D9B">
              <w:rPr>
                <w:rFonts w:ascii="TH SarabunPSK" w:hAnsi="TH SarabunPSK" w:cs="TH SarabunPSK"/>
                <w:color w:val="000000" w:themeColor="text1"/>
                <w:sz w:val="32"/>
                <w:szCs w:val="32"/>
                <w:cs/>
              </w:rPr>
              <w:t>กันยายน 256</w:t>
            </w:r>
            <w:r w:rsidRPr="00FC6D9B">
              <w:rPr>
                <w:rFonts w:ascii="TH SarabunPSK" w:hAnsi="TH SarabunPSK" w:cs="TH SarabunPSK"/>
                <w:color w:val="000000" w:themeColor="text1"/>
                <w:sz w:val="32"/>
                <w:szCs w:val="32"/>
              </w:rPr>
              <w:t>2</w:t>
            </w:r>
          </w:p>
          <w:p w:rsidR="004B2A71" w:rsidRPr="00FC6D9B" w:rsidRDefault="004B2A71" w:rsidP="00634754">
            <w:pPr>
              <w:pStyle w:val="a6"/>
              <w:numPr>
                <w:ilvl w:val="0"/>
                <w:numId w:val="43"/>
              </w:numPr>
              <w:ind w:left="320"/>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ติดตามความก้าวหน้าของผลการดำเนินงานตามมาตรการ ทุกไตรมาส</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เงื่อนไขการคำนวณ</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256" w:hanging="256"/>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การประเมินผลสำเร็จของการรักษาวัณโรค </w:t>
            </w:r>
            <w:r w:rsidRPr="00FC6D9B">
              <w:rPr>
                <w:rFonts w:ascii="TH SarabunPSK" w:hAnsi="TH SarabunPSK" w:cs="TH SarabunPSK"/>
                <w:b/>
                <w:bCs/>
                <w:color w:val="000000" w:themeColor="text1"/>
                <w:sz w:val="32"/>
                <w:szCs w:val="32"/>
                <w:u w:val="single"/>
                <w:cs/>
              </w:rPr>
              <w:t>ไม่นับรวม</w:t>
            </w:r>
          </w:p>
          <w:p w:rsidR="004B2A71" w:rsidRPr="00FC6D9B" w:rsidRDefault="004B2A71" w:rsidP="00634754">
            <w:pPr>
              <w:pStyle w:val="a6"/>
              <w:numPr>
                <w:ilvl w:val="0"/>
                <w:numId w:val="42"/>
              </w:num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ผู้ป่วยวัณโรคนอกปอดรายใหม่ ขึ้นทะเบียนรักษาใน </w:t>
            </w:r>
            <w:r w:rsidRPr="00FC6D9B">
              <w:rPr>
                <w:rFonts w:ascii="TH SarabunPSK" w:hAnsi="TH SarabunPSK" w:cs="TH SarabunPSK"/>
                <w:color w:val="000000" w:themeColor="text1"/>
                <w:sz w:val="32"/>
                <w:szCs w:val="32"/>
              </w:rPr>
              <w:t xml:space="preserve">Cohort </w:t>
            </w:r>
            <w:r w:rsidRPr="00FC6D9B">
              <w:rPr>
                <w:rFonts w:ascii="TH SarabunPSK" w:hAnsi="TH SarabunPSK" w:cs="TH SarabunPSK"/>
                <w:color w:val="000000" w:themeColor="text1"/>
                <w:sz w:val="32"/>
                <w:szCs w:val="32"/>
                <w:cs/>
              </w:rPr>
              <w:t xml:space="preserve">ที่ </w:t>
            </w:r>
            <w:r w:rsidRPr="00FC6D9B">
              <w:rPr>
                <w:rFonts w:ascii="TH SarabunPSK" w:hAnsi="TH SarabunPSK" w:cs="TH SarabunPSK"/>
                <w:color w:val="000000" w:themeColor="text1"/>
                <w:sz w:val="32"/>
                <w:szCs w:val="32"/>
              </w:rPr>
              <w:t xml:space="preserve">1 </w:t>
            </w:r>
            <w:r w:rsidRPr="00FC6D9B">
              <w:rPr>
                <w:rFonts w:ascii="TH SarabunPSK" w:hAnsi="TH SarabunPSK" w:cs="TH SarabunPSK"/>
                <w:color w:val="000000" w:themeColor="text1"/>
                <w:sz w:val="32"/>
                <w:szCs w:val="32"/>
                <w:cs/>
              </w:rPr>
              <w:t xml:space="preserve">ของปีงบประมาณ </w:t>
            </w:r>
            <w:r w:rsidRPr="00FC6D9B">
              <w:rPr>
                <w:rFonts w:ascii="TH SarabunPSK" w:hAnsi="TH SarabunPSK" w:cs="TH SarabunPSK"/>
                <w:color w:val="000000" w:themeColor="text1"/>
                <w:sz w:val="32"/>
                <w:szCs w:val="32"/>
              </w:rPr>
              <w:t>2562 (</w:t>
            </w:r>
            <w:r w:rsidRPr="00FC6D9B">
              <w:rPr>
                <w:rFonts w:ascii="TH SarabunPSK" w:hAnsi="TH SarabunPSK" w:cs="TH SarabunPSK"/>
                <w:color w:val="000000" w:themeColor="text1"/>
                <w:sz w:val="32"/>
                <w:szCs w:val="32"/>
                <w:cs/>
              </w:rPr>
              <w:t xml:space="preserve">ตั้งแต่ตุลาคม-ธันวาคม </w:t>
            </w:r>
            <w:r w:rsidRPr="00FC6D9B">
              <w:rPr>
                <w:rFonts w:ascii="TH SarabunPSK" w:hAnsi="TH SarabunPSK" w:cs="TH SarabunPSK"/>
                <w:color w:val="000000" w:themeColor="text1"/>
                <w:sz w:val="32"/>
                <w:szCs w:val="32"/>
              </w:rPr>
              <w:t>2561)</w:t>
            </w:r>
          </w:p>
          <w:p w:rsidR="004B2A71" w:rsidRPr="00FC6D9B" w:rsidRDefault="004B2A71" w:rsidP="00634754">
            <w:pPr>
              <w:pStyle w:val="a6"/>
              <w:numPr>
                <w:ilvl w:val="0"/>
                <w:numId w:val="42"/>
              </w:num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ผู้ป่วยวัณโรคกลับเป็นซ้ำ (</w:t>
            </w:r>
            <w:r w:rsidRPr="00FC6D9B">
              <w:rPr>
                <w:rFonts w:ascii="TH SarabunPSK" w:hAnsi="TH SarabunPSK" w:cs="TH SarabunPSK"/>
                <w:color w:val="000000" w:themeColor="text1"/>
                <w:sz w:val="32"/>
                <w:szCs w:val="32"/>
              </w:rPr>
              <w:t>Relapse)</w:t>
            </w:r>
            <w:r w:rsidRPr="00FC6D9B">
              <w:rPr>
                <w:rFonts w:ascii="TH SarabunPSK" w:hAnsi="TH SarabunPSK" w:cs="TH SarabunPSK"/>
                <w:color w:val="000000" w:themeColor="text1"/>
                <w:sz w:val="32"/>
                <w:szCs w:val="32"/>
                <w:cs/>
              </w:rPr>
              <w:t xml:space="preserve"> ที่เป็นผู้ป่วยที่มีผลตรวจยืนยันพบเชื้อ (</w:t>
            </w:r>
            <w:r w:rsidRPr="00FC6D9B">
              <w:rPr>
                <w:rFonts w:ascii="TH SarabunPSK" w:hAnsi="TH SarabunPSK" w:cs="TH SarabunPSK"/>
                <w:color w:val="000000" w:themeColor="text1"/>
                <w:sz w:val="32"/>
                <w:szCs w:val="32"/>
              </w:rPr>
              <w:t xml:space="preserve">Bacteriologically confirmed: B+)  </w:t>
            </w:r>
            <w:r w:rsidRPr="00FC6D9B">
              <w:rPr>
                <w:rFonts w:ascii="TH SarabunPSK" w:hAnsi="TH SarabunPSK" w:cs="TH SarabunPSK"/>
                <w:color w:val="000000" w:themeColor="text1"/>
                <w:sz w:val="32"/>
                <w:szCs w:val="32"/>
                <w:cs/>
              </w:rPr>
              <w:t>ผู้ป่วยที่วินิจฉัยด้วยลักษณะทางคลินิก (</w:t>
            </w:r>
            <w:r w:rsidRPr="00FC6D9B">
              <w:rPr>
                <w:rFonts w:ascii="TH SarabunPSK" w:hAnsi="TH SarabunPSK" w:cs="TH SarabunPSK"/>
                <w:color w:val="000000" w:themeColor="text1"/>
                <w:sz w:val="32"/>
                <w:szCs w:val="32"/>
              </w:rPr>
              <w:t xml:space="preserve">Clinically diagnosed: B - ) </w:t>
            </w:r>
            <w:r w:rsidRPr="00FC6D9B">
              <w:rPr>
                <w:rFonts w:ascii="TH SarabunPSK" w:hAnsi="TH SarabunPSK" w:cs="TH SarabunPSK"/>
                <w:color w:val="000000" w:themeColor="text1"/>
                <w:sz w:val="32"/>
                <w:szCs w:val="32"/>
                <w:cs/>
              </w:rPr>
              <w:t xml:space="preserve">และผู้ป่วยวัณโรคนอกปอด ที่ขึ้นทะเบียนรักษาใน </w:t>
            </w:r>
            <w:r w:rsidRPr="00FC6D9B">
              <w:rPr>
                <w:rFonts w:ascii="TH SarabunPSK" w:hAnsi="TH SarabunPSK" w:cs="TH SarabunPSK"/>
                <w:color w:val="000000" w:themeColor="text1"/>
                <w:sz w:val="32"/>
                <w:szCs w:val="32"/>
              </w:rPr>
              <w:t xml:space="preserve">Cohort </w:t>
            </w:r>
            <w:r w:rsidRPr="00FC6D9B">
              <w:rPr>
                <w:rFonts w:ascii="TH SarabunPSK" w:hAnsi="TH SarabunPSK" w:cs="TH SarabunPSK"/>
                <w:color w:val="000000" w:themeColor="text1"/>
                <w:sz w:val="32"/>
                <w:szCs w:val="32"/>
                <w:cs/>
              </w:rPr>
              <w:t>ที่ 1 ของปีงบประมาณ 256</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(ตั้งแต่ตุลาคม-ธันวาคม 25</w:t>
            </w:r>
            <w:r w:rsidRPr="00FC6D9B">
              <w:rPr>
                <w:rFonts w:ascii="TH SarabunPSK" w:hAnsi="TH SarabunPSK" w:cs="TH SarabunPSK"/>
                <w:color w:val="000000" w:themeColor="text1"/>
                <w:sz w:val="32"/>
                <w:szCs w:val="32"/>
              </w:rPr>
              <w:t>61</w:t>
            </w:r>
            <w:r w:rsidRPr="00FC6D9B">
              <w:rPr>
                <w:rFonts w:ascii="TH SarabunPSK" w:hAnsi="TH SarabunPSK" w:cs="TH SarabunPSK"/>
                <w:color w:val="000000" w:themeColor="text1"/>
                <w:sz w:val="32"/>
                <w:szCs w:val="32"/>
                <w:cs/>
              </w:rPr>
              <w:t xml:space="preserve">) </w:t>
            </w:r>
          </w:p>
          <w:p w:rsidR="004B2A71" w:rsidRPr="00FC6D9B" w:rsidRDefault="004B2A71" w:rsidP="004B2A71">
            <w:pPr>
              <w:ind w:left="256" w:hanging="256"/>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กรณีที่แพทย์มีการเปลี่ยนแปลงการวินิจฉัย หรือ พบว่าเป็น </w:t>
            </w:r>
            <w:r w:rsidRPr="00FC6D9B">
              <w:rPr>
                <w:rFonts w:ascii="TH SarabunPSK" w:hAnsi="TH SarabunPSK" w:cs="TH SarabunPSK"/>
                <w:color w:val="000000" w:themeColor="text1"/>
                <w:sz w:val="32"/>
                <w:szCs w:val="32"/>
              </w:rPr>
              <w:t xml:space="preserve">Rifampicin resistant Tuberculosis (RR-TB), Multidrug resistant tuberculosis (MDR-TB) </w:t>
            </w:r>
            <w:r w:rsidRPr="00FC6D9B">
              <w:rPr>
                <w:rFonts w:ascii="TH SarabunPSK" w:hAnsi="TH SarabunPSK" w:cs="TH SarabunPSK"/>
                <w:color w:val="000000" w:themeColor="text1"/>
                <w:sz w:val="32"/>
                <w:szCs w:val="32"/>
                <w:cs/>
              </w:rPr>
              <w:t xml:space="preserve">หรือ </w:t>
            </w:r>
            <w:r w:rsidRPr="00FC6D9B">
              <w:rPr>
                <w:rFonts w:ascii="TH SarabunPSK" w:hAnsi="TH SarabunPSK" w:cs="TH SarabunPSK"/>
                <w:color w:val="000000" w:themeColor="text1"/>
                <w:sz w:val="32"/>
                <w:szCs w:val="32"/>
              </w:rPr>
              <w:t xml:space="preserve">Extensively drug resistant tuberculosis (XDR-TB) </w:t>
            </w:r>
            <w:r w:rsidRPr="00FC6D9B">
              <w:rPr>
                <w:rFonts w:ascii="TH SarabunPSK" w:hAnsi="TH SarabunPSK" w:cs="TH SarabunPSK"/>
                <w:color w:val="000000" w:themeColor="text1"/>
                <w:sz w:val="32"/>
                <w:szCs w:val="32"/>
                <w:cs/>
              </w:rPr>
              <w:t>ก่อนสิ้นเดือนที่ 5  จะไม่ถูกนำมานับรวมอยู่ในตัวหาร “</w:t>
            </w: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เพื่อคิดคำนวณอัตราความสำเร็จของการรักษาวัณโรค</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3. </w:t>
            </w:r>
            <w:bookmarkStart w:id="5" w:name="_Hlk523500484"/>
            <w:r w:rsidRPr="00FC6D9B">
              <w:rPr>
                <w:rFonts w:ascii="TH SarabunPSK" w:hAnsi="TH SarabunPSK" w:cs="TH SarabunPSK"/>
                <w:color w:val="000000" w:themeColor="text1"/>
                <w:sz w:val="32"/>
                <w:szCs w:val="32"/>
                <w:cs/>
              </w:rPr>
              <w:t xml:space="preserve">พื้นที่เป้าหมายที่มีการประเมินผลสำเร็จการรักษาวัณโรค คือ พื้นที่เขตสุขภาพที่ </w:t>
            </w:r>
            <w:r w:rsidRPr="00FC6D9B">
              <w:rPr>
                <w:rFonts w:ascii="TH SarabunPSK" w:hAnsi="TH SarabunPSK" w:cs="TH SarabunPSK"/>
                <w:color w:val="000000" w:themeColor="text1"/>
                <w:sz w:val="32"/>
                <w:szCs w:val="32"/>
              </w:rPr>
              <w:t xml:space="preserve">1-12 </w:t>
            </w:r>
            <w:r w:rsidRPr="00FC6D9B">
              <w:rPr>
                <w:rFonts w:ascii="TH SarabunPSK" w:hAnsi="TH SarabunPSK" w:cs="TH SarabunPSK"/>
                <w:color w:val="000000" w:themeColor="text1"/>
                <w:sz w:val="32"/>
                <w:szCs w:val="32"/>
                <w:u w:val="single"/>
                <w:cs/>
              </w:rPr>
              <w:t xml:space="preserve">ยกเว้นในพื้นที่เขตสุขภาพที่ </w:t>
            </w:r>
            <w:r w:rsidRPr="00FC6D9B">
              <w:rPr>
                <w:rFonts w:ascii="TH SarabunPSK" w:hAnsi="TH SarabunPSK" w:cs="TH SarabunPSK"/>
                <w:color w:val="000000" w:themeColor="text1"/>
                <w:sz w:val="32"/>
                <w:szCs w:val="32"/>
                <w:u w:val="single"/>
              </w:rPr>
              <w:t>13</w:t>
            </w:r>
            <w:r w:rsidRPr="00FC6D9B">
              <w:rPr>
                <w:rFonts w:ascii="TH SarabunPSK" w:hAnsi="TH SarabunPSK" w:cs="TH SarabunPSK"/>
                <w:color w:val="000000" w:themeColor="text1"/>
                <w:sz w:val="32"/>
                <w:szCs w:val="32"/>
                <w:u w:val="single"/>
                <w:cs/>
              </w:rPr>
              <w:t xml:space="preserve"> หรือกรุงเทพมหานคร</w:t>
            </w:r>
            <w:r w:rsidRPr="00FC6D9B">
              <w:rPr>
                <w:rFonts w:ascii="TH SarabunPSK" w:hAnsi="TH SarabunPSK" w:cs="TH SarabunPSK"/>
                <w:color w:val="000000" w:themeColor="text1"/>
                <w:sz w:val="32"/>
                <w:szCs w:val="32"/>
                <w:cs/>
              </w:rPr>
              <w:t xml:space="preserve">  เนื่องจากกรุงเทพมหานครเป็นพื้นที่ที่มีบริบทของหน่วยงานสถานพยาบาลที่มีความหลากหลาย มีความจำเพาะ ซึ่งรับผิดชอบดำเนินการโดยสถาบันป้องกันควบคุมโรคเขตเมืองและเขตสุขภาพที่ </w:t>
            </w:r>
            <w:r w:rsidRPr="00FC6D9B">
              <w:rPr>
                <w:rFonts w:ascii="TH SarabunPSK" w:hAnsi="TH SarabunPSK" w:cs="TH SarabunPSK"/>
                <w:color w:val="000000" w:themeColor="text1"/>
                <w:sz w:val="32"/>
                <w:szCs w:val="32"/>
              </w:rPr>
              <w:t>13</w:t>
            </w:r>
            <w:r w:rsidRPr="00FC6D9B">
              <w:rPr>
                <w:rFonts w:ascii="TH SarabunPSK" w:hAnsi="TH SarabunPSK" w:cs="TH SarabunPSK"/>
                <w:color w:val="000000" w:themeColor="text1"/>
                <w:sz w:val="32"/>
                <w:szCs w:val="32"/>
                <w:cs/>
              </w:rPr>
              <w:t xml:space="preserve"> ภายใต้แผนงานวัณโรคและแผนงานป้องกันควบคุมวัณโรคในเขตเมืองใหญ่ </w:t>
            </w:r>
            <w:bookmarkEnd w:id="5"/>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35"/>
        </w:trPr>
        <w:tc>
          <w:tcPr>
            <w:tcW w:w="10349" w:type="dxa"/>
            <w:gridSpan w:val="2"/>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เกณฑ์การประเมิน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2564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2126"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85</w:t>
                  </w:r>
                </w:p>
              </w:tc>
            </w:tr>
          </w:tbl>
          <w:p w:rsidR="004B2A71" w:rsidRPr="00FC6D9B" w:rsidRDefault="004B2A71" w:rsidP="004B2A71">
            <w:pPr>
              <w:rPr>
                <w:rFonts w:ascii="TH SarabunPSK" w:hAnsi="TH SarabunPSK" w:cs="TH SarabunPSK"/>
                <w:b/>
                <w:bCs/>
                <w:color w:val="000000" w:themeColor="text1"/>
                <w:sz w:val="20"/>
                <w:szCs w:val="20"/>
              </w:rPr>
            </w:pP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หมายเหตุ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ครบรอบรายงานและประเมินผลการรักษาวันที่ </w:t>
            </w:r>
            <w:r w:rsidRPr="00FC6D9B">
              <w:rPr>
                <w:rFonts w:ascii="TH SarabunPSK" w:hAnsi="TH SarabunPSK" w:cs="TH SarabunPSK"/>
                <w:color w:val="000000" w:themeColor="text1"/>
                <w:sz w:val="32"/>
                <w:szCs w:val="32"/>
              </w:rPr>
              <w:t xml:space="preserve">30 </w:t>
            </w:r>
            <w:r w:rsidRPr="00FC6D9B">
              <w:rPr>
                <w:rFonts w:ascii="TH SarabunPSK" w:hAnsi="TH SarabunPSK" w:cs="TH SarabunPSK"/>
                <w:color w:val="000000" w:themeColor="text1"/>
                <w:sz w:val="32"/>
                <w:szCs w:val="32"/>
                <w:cs/>
              </w:rPr>
              <w:t>กันยายน 256</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เพื่อนำผลการรักษา (</w:t>
            </w:r>
            <w:r w:rsidRPr="00FC6D9B">
              <w:rPr>
                <w:rFonts w:ascii="TH SarabunPSK" w:hAnsi="TH SarabunPSK" w:cs="TH SarabunPSK"/>
                <w:color w:val="000000" w:themeColor="text1"/>
                <w:sz w:val="32"/>
                <w:szCs w:val="32"/>
              </w:rPr>
              <w:t xml:space="preserve">Outcome) </w:t>
            </w:r>
            <w:r w:rsidRPr="00FC6D9B">
              <w:rPr>
                <w:rFonts w:ascii="TH SarabunPSK" w:hAnsi="TH SarabunPSK" w:cs="TH SarabunPSK"/>
                <w:color w:val="000000" w:themeColor="text1"/>
                <w:sz w:val="32"/>
                <w:szCs w:val="32"/>
                <w:cs/>
              </w:rPr>
              <w:t xml:space="preserve">ไปรายงานเป็นผลลัพธ์ของตัวชี้วัด ภายในวันที่ </w:t>
            </w:r>
            <w:r w:rsidRPr="00FC6D9B">
              <w:rPr>
                <w:rFonts w:ascii="TH SarabunPSK" w:hAnsi="TH SarabunPSK" w:cs="TH SarabunPSK"/>
                <w:color w:val="000000" w:themeColor="text1"/>
                <w:sz w:val="32"/>
                <w:szCs w:val="32"/>
              </w:rPr>
              <w:t xml:space="preserve">30 </w:t>
            </w:r>
            <w:r w:rsidRPr="00FC6D9B">
              <w:rPr>
                <w:rFonts w:ascii="TH SarabunPSK" w:hAnsi="TH SarabunPSK" w:cs="TH SarabunPSK"/>
                <w:color w:val="000000" w:themeColor="text1"/>
                <w:sz w:val="32"/>
                <w:szCs w:val="32"/>
                <w:cs/>
              </w:rPr>
              <w:t>กันยายน 25</w:t>
            </w:r>
            <w:r w:rsidRPr="00FC6D9B">
              <w:rPr>
                <w:rFonts w:ascii="TH SarabunPSK" w:hAnsi="TH SarabunPSK" w:cs="TH SarabunPSK"/>
                <w:color w:val="000000" w:themeColor="text1"/>
                <w:sz w:val="32"/>
                <w:szCs w:val="32"/>
              </w:rPr>
              <w:t>62</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วิธีการประเมินผล : </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ใช้อัตราความสำเร็จในการรักษาผู้ป่วยวัณโรคปอดรายใหม่ ที่ขึ้นทะเบียน ในไตรมาสที่ 1 ของปีงบประมาณ 256</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(เดือนตุลาคม – ธันวาคม 256</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แยกเป็นระดับจังหวัด และเขตสุขภาพ</w:t>
            </w:r>
          </w:p>
          <w:p w:rsidR="004B2A71" w:rsidRPr="00FC6D9B" w:rsidRDefault="004B2A71" w:rsidP="004B2A71">
            <w:pPr>
              <w:pStyle w:val="ab"/>
              <w:tabs>
                <w:tab w:val="left" w:pos="2835"/>
              </w:tabs>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แนวทางการประเมินผล</w:t>
            </w:r>
          </w:p>
          <w:p w:rsidR="004B2A71" w:rsidRPr="00FC6D9B" w:rsidRDefault="004B2A71" w:rsidP="004B2A71">
            <w:pPr>
              <w:pStyle w:val="ab"/>
              <w:tabs>
                <w:tab w:val="left" w:pos="2835"/>
              </w:tabs>
              <w:jc w:val="thaiDistribute"/>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1 ระดับประเทศ  โดยกรมควบคุมโรค (สำนักวัณโรค)</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ประเมินจากอัตราความสำเร็จการรักษาผู้ป่วยวัณโรคปอดรายใหม่ ที่ขึ้นทะเบียน </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ในไตรมาสที่ 1 ของปีงบประมาณ 256</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(เดือนตุลาคม – ธันวาคม 256</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ในภาพรวมของประเทศ</w:t>
            </w:r>
          </w:p>
          <w:p w:rsidR="004B2A71" w:rsidRPr="00FC6D9B" w:rsidRDefault="004B2A71" w:rsidP="004B2A71">
            <w:pPr>
              <w:pStyle w:val="ab"/>
              <w:tabs>
                <w:tab w:val="left" w:pos="2835"/>
              </w:tabs>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 ระดับเขตสุขภาพ/สำนักงานป้องกันควบคุมโรค</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ประเมินจากอัตราความสำเร็จการรักษาผู้ป่วยวัณโรคปอดรายใหม่ ที่ขึ้นทะเบียน </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ในไตรมาสที่ 1 ของปีงบประมาณ 256</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(เดือนตุลาคม – ธันวาคม 2560) ในระดับพื้นที่</w:t>
            </w:r>
          </w:p>
          <w:p w:rsidR="004B2A71" w:rsidRPr="00FC6D9B" w:rsidRDefault="004B2A71" w:rsidP="004B2A71">
            <w:pPr>
              <w:pStyle w:val="ab"/>
              <w:tabs>
                <w:tab w:val="left" w:pos="2835"/>
              </w:tabs>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3 ระดับจังหวัด</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ประเมินจากอัตราความสำเร็จการรักษาผู้ป่วยวัณโรคปอดรายใหม่ ที่ขึ้นทะเบียน </w:t>
            </w:r>
          </w:p>
          <w:p w:rsidR="004B2A71" w:rsidRPr="00FC6D9B" w:rsidRDefault="004B2A71" w:rsidP="004B2A71">
            <w:pPr>
              <w:pStyle w:val="ab"/>
              <w:tabs>
                <w:tab w:val="left" w:pos="2835"/>
              </w:tabs>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ในไตรมาสที่ 1 ของปีงบประมาณ 256</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(เดือนตุลาคม – ธันวาคม 256</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ในภาพของหน่วยงาน/หน่วยบริการภายในจังหวัด</w:t>
            </w:r>
          </w:p>
        </w:tc>
      </w:tr>
      <w:tr w:rsidR="004B2A71" w:rsidRPr="00FC6D9B" w:rsidTr="004B2A71">
        <w:trPr>
          <w:trHeight w:val="96"/>
        </w:trPr>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1.แนวทางการดำเนินงานวัณโรคแห่งชาติ</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w:t>
            </w:r>
            <w:r w:rsidRPr="00FC6D9B">
              <w:rPr>
                <w:rFonts w:ascii="TH SarabunPSK" w:eastAsia="Times New Roman" w:hAnsi="TH SarabunPSK" w:cs="TH SarabunPSK"/>
                <w:color w:val="000000" w:themeColor="text1"/>
                <w:sz w:val="32"/>
                <w:szCs w:val="32"/>
                <w:cs/>
              </w:rPr>
              <w:t>ระบบข้อมูลผู้ป่วยวัณโรครายบุคคล</w:t>
            </w:r>
          </w:p>
        </w:tc>
      </w:tr>
      <w:tr w:rsidR="004B2A71" w:rsidRPr="00FC6D9B" w:rsidTr="004B2A71">
        <w:trPr>
          <w:trHeight w:val="2961"/>
        </w:trPr>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รายละเอียดข้อมูลพื้นฐาน</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82"/>
              <w:gridCol w:w="1372"/>
              <w:gridCol w:w="1372"/>
              <w:gridCol w:w="1372"/>
              <w:gridCol w:w="1372"/>
            </w:tblGrid>
            <w:tr w:rsidR="004B2A71" w:rsidRPr="00FC6D9B" w:rsidTr="004B2A71">
              <w:trPr>
                <w:jc w:val="center"/>
              </w:trPr>
              <w:tc>
                <w:tcPr>
                  <w:tcW w:w="1682" w:type="dxa"/>
                  <w:vMerge w:val="restart"/>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372" w:type="dxa"/>
                  <w:vMerge w:val="restart"/>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116" w:type="dxa"/>
                  <w:gridSpan w:val="3"/>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682"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58</w:t>
                  </w: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w:t>
                  </w:r>
                  <w:r w:rsidRPr="00FC6D9B">
                    <w:rPr>
                      <w:rFonts w:ascii="TH SarabunPSK" w:hAnsi="TH SarabunPSK" w:cs="TH SarabunPSK"/>
                      <w:b/>
                      <w:bCs/>
                      <w:color w:val="000000" w:themeColor="text1"/>
                      <w:sz w:val="32"/>
                      <w:szCs w:val="32"/>
                    </w:rPr>
                    <w:t>9</w:t>
                  </w: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60</w:t>
                  </w:r>
                </w:p>
              </w:tc>
            </w:tr>
            <w:tr w:rsidR="004B2A71" w:rsidRPr="00FC6D9B" w:rsidTr="004B2A71">
              <w:trPr>
                <w:jc w:val="center"/>
              </w:trPr>
              <w:tc>
                <w:tcPr>
                  <w:tcW w:w="1682" w:type="dxa"/>
                </w:tcPr>
                <w:p w:rsidR="004B2A71" w:rsidRPr="00FC6D9B" w:rsidRDefault="004B2A71" w:rsidP="004B2A71">
                  <w:pPr>
                    <w:jc w:val="center"/>
                    <w:rPr>
                      <w:rFonts w:ascii="TH SarabunPSK" w:hAnsi="TH SarabunPSK" w:cs="TH SarabunPSK"/>
                      <w:color w:val="000000" w:themeColor="text1"/>
                      <w:sz w:val="32"/>
                      <w:szCs w:val="32"/>
                    </w:rPr>
                  </w:pPr>
                  <w:bookmarkStart w:id="6" w:name="_Hlk523386616"/>
                  <w:r w:rsidRPr="00FC6D9B">
                    <w:rPr>
                      <w:rFonts w:ascii="TH SarabunPSK" w:hAnsi="TH SarabunPSK" w:cs="TH SarabunPSK"/>
                      <w:color w:val="000000" w:themeColor="text1"/>
                      <w:sz w:val="30"/>
                      <w:szCs w:val="30"/>
                      <w:cs/>
                    </w:rPr>
                    <w:t>อัตราความสำเร็จการรักษาวัณโรคปอดรายใหม่</w:t>
                  </w:r>
                  <w:r w:rsidRPr="00FC6D9B">
                    <w:rPr>
                      <w:rFonts w:ascii="TH SarabunPSK" w:hAnsi="TH SarabunPSK" w:cs="TH SarabunPSK"/>
                      <w:color w:val="000000" w:themeColor="text1"/>
                      <w:sz w:val="32"/>
                      <w:szCs w:val="32"/>
                    </w:rPr>
                    <w:t>**</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0"/>
                      <w:szCs w:val="30"/>
                      <w:cs/>
                    </w:rPr>
                    <w:t>ร้อยละ</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40"/>
                    </w:rPr>
                    <w:t>82.8</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40"/>
                    </w:rPr>
                    <w:t>84.2</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40"/>
                    </w:rPr>
                    <w:t>84.4</w:t>
                  </w:r>
                </w:p>
              </w:tc>
            </w:tr>
          </w:tbl>
          <w:bookmarkEnd w:id="6"/>
          <w:p w:rsidR="004B2A71"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หมายเหตุ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อัตราความสำเร็จการรักษาผู้ป่วยวัณโรคปอดรายใหม่ ที่ขึ้นทะเบียน ในไตรมาสที่ 1 ของแต่ละปีงบประมาณ</w:t>
            </w:r>
          </w:p>
          <w:p w:rsidR="004B2A71"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/ผู้ประสานงานตัวชี้วัด</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กรมควบคุมโรค  สำนักวัณโรค</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แพทย์หญิงผลิน  กมลวัทน์</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ผู้อำนวยการสำนักวัณโรค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 2212 9187</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08 4605 6710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 2212 5935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phalin1@hotmail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นายอรรถกร  จันทร์มาทอง</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นักวิชาการสาธารณสุขชำนาญการ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0 2212 2279 </w:t>
            </w:r>
            <w:r w:rsidRPr="00FC6D9B">
              <w:rPr>
                <w:rFonts w:ascii="TH SarabunPSK" w:hAnsi="TH SarabunPSK" w:cs="TH SarabunPSK"/>
                <w:color w:val="000000" w:themeColor="text1"/>
                <w:sz w:val="32"/>
                <w:szCs w:val="32"/>
                <w:cs/>
              </w:rPr>
              <w:t xml:space="preserve">ต่อ </w:t>
            </w:r>
            <w:r w:rsidRPr="00FC6D9B">
              <w:rPr>
                <w:rFonts w:ascii="TH SarabunPSK" w:hAnsi="TH SarabunPSK" w:cs="TH SarabunPSK"/>
                <w:color w:val="000000" w:themeColor="text1"/>
                <w:sz w:val="32"/>
                <w:szCs w:val="32"/>
              </w:rPr>
              <w:t>1211</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โทรศัพท์มือถือ : </w:t>
            </w:r>
            <w:r w:rsidRPr="00FC6D9B">
              <w:rPr>
                <w:rFonts w:ascii="TH SarabunPSK" w:hAnsi="TH SarabunPSK" w:cs="TH SarabunPSK"/>
                <w:color w:val="000000" w:themeColor="text1"/>
                <w:sz w:val="32"/>
                <w:szCs w:val="32"/>
              </w:rPr>
              <w:t>09 6982 4196</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0 2212 5935</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auttagorn@gmail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กรมการแพทย์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ชื่อ – สกุล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ตำแหน่ง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กรมวิทยาศาสตร์การแพทย์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ชื่อ – สกุล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ตำแหน่ง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กองบริหารการสาธารณสุข</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ชื่อ – สกุล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ตำแหน่ง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นางสาววิลาวรรณ  สมทรง</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หัวหน้ากลุ่มเฝ้าระวังและพัฒนาข้อมูลวัณโรค</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0 2212 2279</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 xml:space="preserve"> 0 2212 5935</w:t>
            </w:r>
            <w:r w:rsidRPr="00FC6D9B">
              <w:rPr>
                <w:rFonts w:ascii="TH SarabunPSK" w:hAnsi="TH SarabunPSK" w:cs="TH SarabunPSK"/>
                <w:color w:val="000000" w:themeColor="text1"/>
                <w:sz w:val="32"/>
                <w:szCs w:val="32"/>
              </w:rPr>
              <w:tab/>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swillwan@yahoo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กรมควบคุมโรค  สำนักวัณโรค</w:t>
            </w:r>
          </w:p>
        </w:tc>
      </w:tr>
      <w:tr w:rsidR="004B2A71" w:rsidRPr="00FC6D9B" w:rsidTr="004B2A71">
        <w:tc>
          <w:tcPr>
            <w:tcW w:w="229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8052"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นายอรรถกร  จันทร์มาทอง</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หัวหน้ากลุ่มพัฒนาองค์กรและจัดการความรู้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0 2212 2279 </w:t>
            </w:r>
            <w:r w:rsidRPr="00FC6D9B">
              <w:rPr>
                <w:rFonts w:ascii="TH SarabunPSK" w:hAnsi="TH SarabunPSK" w:cs="TH SarabunPSK"/>
                <w:color w:val="000000" w:themeColor="text1"/>
                <w:sz w:val="32"/>
                <w:szCs w:val="32"/>
                <w:cs/>
              </w:rPr>
              <w:t xml:space="preserve">ต่อ </w:t>
            </w:r>
            <w:r w:rsidRPr="00FC6D9B">
              <w:rPr>
                <w:rFonts w:ascii="TH SarabunPSK" w:hAnsi="TH SarabunPSK" w:cs="TH SarabunPSK"/>
                <w:color w:val="000000" w:themeColor="text1"/>
                <w:sz w:val="32"/>
                <w:szCs w:val="32"/>
              </w:rPr>
              <w:t>1211</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โทรศัพท์มือถือ : </w:t>
            </w:r>
            <w:r w:rsidRPr="00FC6D9B">
              <w:rPr>
                <w:rFonts w:ascii="TH SarabunPSK" w:hAnsi="TH SarabunPSK" w:cs="TH SarabunPSK"/>
                <w:color w:val="000000" w:themeColor="text1"/>
                <w:sz w:val="32"/>
                <w:szCs w:val="32"/>
              </w:rPr>
              <w:t>09 6982 4196</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0 2212 5935</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auttagorn@gmail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กรมควบคุมโรค  สำนักวัณโรค</w:t>
            </w:r>
          </w:p>
        </w:tc>
      </w:tr>
    </w:tbl>
    <w:p w:rsidR="004B2A71" w:rsidRPr="00FC6D9B" w:rsidRDefault="004B2A71" w:rsidP="004B2A71">
      <w:pPr>
        <w:rPr>
          <w:rFonts w:ascii="TH SarabunPSK" w:hAnsi="TH SarabunPSK" w:cs="TH SarabunPSK"/>
          <w:color w:val="000000" w:themeColor="text1"/>
          <w:cs/>
        </w:rPr>
        <w:sectPr w:rsidR="004B2A71" w:rsidRPr="00FC6D9B" w:rsidSect="004B2A71">
          <w:pgSz w:w="11906" w:h="16838"/>
          <w:pgMar w:top="851" w:right="851" w:bottom="851" w:left="851" w:header="709" w:footer="261" w:gutter="0"/>
          <w:cols w:space="708"/>
          <w:docGrid w:linePitch="360"/>
        </w:sectPr>
      </w:pPr>
    </w:p>
    <w:p w:rsidR="004B2A71" w:rsidRPr="00FC6D9B" w:rsidRDefault="004B2A71" w:rsidP="004B2A71">
      <w:pPr>
        <w:tabs>
          <w:tab w:val="left" w:pos="1020"/>
        </w:tabs>
        <w:jc w:val="center"/>
        <w:rPr>
          <w:rFonts w:ascii="TH SarabunPSK" w:hAnsi="TH SarabunPSK" w:cs="TH SarabunPSK"/>
          <w:b/>
          <w:bCs/>
          <w:color w:val="000000" w:themeColor="text1"/>
          <w:sz w:val="36"/>
          <w:szCs w:val="36"/>
        </w:rPr>
      </w:pPr>
      <w:r w:rsidRPr="00FC6D9B">
        <w:rPr>
          <w:rFonts w:ascii="TH SarabunPSK" w:hAnsi="TH SarabunPSK" w:cs="TH SarabunPSK"/>
          <w:b/>
          <w:bCs/>
          <w:color w:val="000000" w:themeColor="text1"/>
          <w:sz w:val="36"/>
          <w:szCs w:val="36"/>
          <w:cs/>
        </w:rPr>
        <w:lastRenderedPageBreak/>
        <w:t xml:space="preserve">ตารางข้อมูลพื้นฐานและค่าเป้าหมาย </w:t>
      </w:r>
    </w:p>
    <w:p w:rsidR="004B2A71" w:rsidRPr="00FC6D9B" w:rsidRDefault="004B2A71" w:rsidP="004B2A71">
      <w:pPr>
        <w:tabs>
          <w:tab w:val="left" w:pos="1020"/>
        </w:tabs>
        <w:jc w:val="center"/>
        <w:rPr>
          <w:rFonts w:ascii="TH SarabunPSK" w:hAnsi="TH SarabunPSK" w:cs="TH SarabunPSK"/>
          <w:b/>
          <w:bCs/>
          <w:color w:val="000000" w:themeColor="text1"/>
          <w:sz w:val="36"/>
          <w:szCs w:val="36"/>
        </w:rPr>
      </w:pPr>
      <w:r w:rsidRPr="00FC6D9B">
        <w:rPr>
          <w:rFonts w:ascii="TH SarabunPSK" w:hAnsi="TH SarabunPSK" w:cs="TH SarabunPSK"/>
          <w:b/>
          <w:bCs/>
          <w:color w:val="000000" w:themeColor="text1"/>
          <w:sz w:val="36"/>
          <w:szCs w:val="36"/>
          <w:cs/>
        </w:rPr>
        <w:t>อัตราความสำเร็จในการรักษาผู้ป่วยวัณโรคปอดรายใหม่ ในปีงบประมาณ 256</w:t>
      </w:r>
      <w:r w:rsidRPr="00FC6D9B">
        <w:rPr>
          <w:rFonts w:ascii="TH SarabunPSK" w:hAnsi="TH SarabunPSK" w:cs="TH SarabunPSK"/>
          <w:b/>
          <w:bCs/>
          <w:color w:val="000000" w:themeColor="text1"/>
          <w:sz w:val="36"/>
          <w:szCs w:val="36"/>
        </w:rPr>
        <w:t>2</w:t>
      </w:r>
    </w:p>
    <w:p w:rsidR="004B2A71" w:rsidRPr="00FC6D9B" w:rsidRDefault="004B2A71" w:rsidP="004B2A71">
      <w:pPr>
        <w:tabs>
          <w:tab w:val="left" w:pos="1020"/>
        </w:tabs>
        <w:jc w:val="center"/>
        <w:rPr>
          <w:rFonts w:ascii="TH SarabunPSK" w:hAnsi="TH SarabunPSK" w:cs="TH SarabunPSK"/>
          <w:color w:val="000000" w:themeColor="text1"/>
          <w:sz w:val="24"/>
          <w:szCs w:val="32"/>
        </w:rPr>
      </w:pPr>
    </w:p>
    <w:tbl>
      <w:tblPr>
        <w:tblW w:w="5000" w:type="pct"/>
        <w:tblBorders>
          <w:top w:val="single" w:sz="8" w:space="0" w:color="4F81BD"/>
          <w:bottom w:val="single" w:sz="8" w:space="0" w:color="4F81BD"/>
        </w:tblBorders>
        <w:tblLook w:val="04A0"/>
      </w:tblPr>
      <w:tblGrid>
        <w:gridCol w:w="2883"/>
        <w:gridCol w:w="1449"/>
        <w:gridCol w:w="1448"/>
        <w:gridCol w:w="1448"/>
        <w:gridCol w:w="1596"/>
        <w:gridCol w:w="1596"/>
      </w:tblGrid>
      <w:tr w:rsidR="004B2A71" w:rsidRPr="00FC6D9B" w:rsidTr="004B2A71">
        <w:tc>
          <w:tcPr>
            <w:tcW w:w="1383" w:type="pct"/>
            <w:vMerge w:val="restart"/>
            <w:tcBorders>
              <w:top w:val="single" w:sz="4" w:space="0" w:color="auto"/>
              <w:left w:val="nil"/>
              <w:bottom w:val="single" w:sz="4"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cs/>
              </w:rPr>
            </w:pPr>
            <w:r w:rsidRPr="00FC6D9B">
              <w:rPr>
                <w:rFonts w:ascii="TH SarabunPSK" w:eastAsia="Times New Roman" w:hAnsi="TH SarabunPSK" w:cs="TH SarabunPSK"/>
                <w:b/>
                <w:bCs/>
                <w:color w:val="000000" w:themeColor="text1"/>
                <w:sz w:val="32"/>
                <w:szCs w:val="32"/>
                <w:cs/>
              </w:rPr>
              <w:t>เขตสุขภาพ/สำนักงานป้องกันควบคุมโรค</w:t>
            </w:r>
          </w:p>
        </w:tc>
        <w:tc>
          <w:tcPr>
            <w:tcW w:w="2851" w:type="pct"/>
            <w:gridSpan w:val="4"/>
            <w:tcBorders>
              <w:top w:val="single" w:sz="4" w:space="0" w:color="auto"/>
              <w:left w:val="nil"/>
              <w:bottom w:val="single" w:sz="4" w:space="0" w:color="auto"/>
              <w:right w:val="nil"/>
            </w:tcBorders>
            <w:shd w:val="clear" w:color="auto" w:fill="auto"/>
          </w:tcPr>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ข้อมูลพื้นฐานอัตราความสำเร็จในการรักษา</w:t>
            </w:r>
          </w:p>
          <w:p w:rsidR="004B2A71" w:rsidRPr="00FC6D9B" w:rsidRDefault="004B2A71" w:rsidP="004B2A71">
            <w:pPr>
              <w:jc w:val="center"/>
              <w:rPr>
                <w:rFonts w:ascii="TH SarabunPSK" w:eastAsia="Times New Roman" w:hAnsi="TH SarabunPSK" w:cs="TH SarabunPSK"/>
                <w:b/>
                <w:bCs/>
                <w:color w:val="000000" w:themeColor="text1"/>
                <w:sz w:val="32"/>
                <w:szCs w:val="32"/>
                <w:cs/>
              </w:rPr>
            </w:pPr>
            <w:r w:rsidRPr="00FC6D9B">
              <w:rPr>
                <w:rFonts w:ascii="TH SarabunPSK" w:eastAsia="Times New Roman" w:hAnsi="TH SarabunPSK" w:cs="TH SarabunPSK"/>
                <w:b/>
                <w:bCs/>
                <w:color w:val="000000" w:themeColor="text1"/>
                <w:sz w:val="32"/>
                <w:szCs w:val="32"/>
                <w:cs/>
              </w:rPr>
              <w:t xml:space="preserve">ผู้ป่วยวัณโรคปอดรายใหม่  </w:t>
            </w:r>
            <w:r w:rsidRPr="00FC6D9B">
              <w:rPr>
                <w:rFonts w:ascii="TH SarabunPSK" w:eastAsia="Times New Roman" w:hAnsi="TH SarabunPSK" w:cs="TH SarabunPSK"/>
                <w:b/>
                <w:bCs/>
                <w:color w:val="000000" w:themeColor="text1"/>
                <w:sz w:val="32"/>
                <w:szCs w:val="32"/>
              </w:rPr>
              <w:t>3</w:t>
            </w:r>
            <w:r w:rsidRPr="00FC6D9B">
              <w:rPr>
                <w:rFonts w:ascii="TH SarabunPSK" w:eastAsia="Times New Roman" w:hAnsi="TH SarabunPSK" w:cs="TH SarabunPSK"/>
                <w:b/>
                <w:bCs/>
                <w:color w:val="000000" w:themeColor="text1"/>
                <w:sz w:val="32"/>
                <w:szCs w:val="32"/>
                <w:cs/>
              </w:rPr>
              <w:t xml:space="preserve"> ปี ย้อนหลัง</w:t>
            </w:r>
          </w:p>
        </w:tc>
        <w:tc>
          <w:tcPr>
            <w:tcW w:w="766" w:type="pct"/>
            <w:vMerge w:val="restart"/>
            <w:tcBorders>
              <w:top w:val="single" w:sz="4" w:space="0" w:color="auto"/>
              <w:left w:val="nil"/>
              <w:right w:val="nil"/>
            </w:tcBorders>
          </w:tcPr>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ค่าเป้าหมาย</w:t>
            </w:r>
          </w:p>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 xml:space="preserve">ปีงบประมาณ </w:t>
            </w:r>
            <w:r w:rsidRPr="00FC6D9B">
              <w:rPr>
                <w:rFonts w:ascii="TH SarabunPSK" w:eastAsia="Times New Roman" w:hAnsi="TH SarabunPSK" w:cs="TH SarabunPSK"/>
                <w:b/>
                <w:bCs/>
                <w:color w:val="000000" w:themeColor="text1"/>
                <w:sz w:val="32"/>
                <w:szCs w:val="32"/>
              </w:rPr>
              <w:t>2562</w:t>
            </w:r>
          </w:p>
        </w:tc>
      </w:tr>
      <w:tr w:rsidR="004B2A71" w:rsidRPr="00FC6D9B" w:rsidTr="004B2A71">
        <w:trPr>
          <w:trHeight w:val="852"/>
        </w:trPr>
        <w:tc>
          <w:tcPr>
            <w:tcW w:w="1383" w:type="pct"/>
            <w:vMerge/>
            <w:tcBorders>
              <w:top w:val="single" w:sz="4" w:space="0" w:color="auto"/>
              <w:left w:val="nil"/>
              <w:bottom w:val="single" w:sz="4"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p>
        </w:tc>
        <w:tc>
          <w:tcPr>
            <w:tcW w:w="695" w:type="pct"/>
            <w:tcBorders>
              <w:top w:val="single" w:sz="4" w:space="0" w:color="auto"/>
              <w:left w:val="nil"/>
              <w:bottom w:val="single" w:sz="4" w:space="0" w:color="auto"/>
              <w:right w:val="nil"/>
            </w:tcBorders>
            <w:shd w:val="clear" w:color="auto" w:fill="auto"/>
          </w:tcPr>
          <w:p w:rsidR="004B2A71" w:rsidRPr="00FC6D9B" w:rsidRDefault="004B2A71" w:rsidP="004B2A71">
            <w:pPr>
              <w:jc w:val="center"/>
              <w:rPr>
                <w:rFonts w:ascii="TH SarabunPSK" w:eastAsia="Times New Roman" w:hAnsi="TH SarabunPSK" w:cs="TH SarabunPSK"/>
                <w:b/>
                <w:bCs/>
                <w:color w:val="000000" w:themeColor="text1"/>
                <w:sz w:val="32"/>
                <w:szCs w:val="32"/>
                <w:cs/>
              </w:rPr>
            </w:pPr>
            <w:r w:rsidRPr="00FC6D9B">
              <w:rPr>
                <w:rFonts w:ascii="TH SarabunPSK" w:eastAsia="Times New Roman" w:hAnsi="TH SarabunPSK" w:cs="TH SarabunPSK"/>
                <w:b/>
                <w:bCs/>
                <w:color w:val="000000" w:themeColor="text1"/>
                <w:sz w:val="32"/>
                <w:szCs w:val="32"/>
                <w:cs/>
              </w:rPr>
              <w:t>2558</w:t>
            </w:r>
          </w:p>
        </w:tc>
        <w:tc>
          <w:tcPr>
            <w:tcW w:w="695" w:type="pct"/>
            <w:tcBorders>
              <w:top w:val="single" w:sz="4" w:space="0" w:color="auto"/>
              <w:left w:val="nil"/>
              <w:bottom w:val="single" w:sz="4" w:space="0" w:color="auto"/>
              <w:right w:val="nil"/>
            </w:tcBorders>
            <w:shd w:val="clear" w:color="auto" w:fill="auto"/>
          </w:tcPr>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2559</w:t>
            </w:r>
          </w:p>
        </w:tc>
        <w:tc>
          <w:tcPr>
            <w:tcW w:w="695" w:type="pct"/>
            <w:tcBorders>
              <w:top w:val="single" w:sz="4" w:space="0" w:color="auto"/>
              <w:left w:val="nil"/>
              <w:bottom w:val="single" w:sz="4" w:space="0" w:color="auto"/>
              <w:right w:val="nil"/>
            </w:tcBorders>
            <w:shd w:val="clear" w:color="auto" w:fill="auto"/>
          </w:tcPr>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2560</w:t>
            </w:r>
          </w:p>
        </w:tc>
        <w:tc>
          <w:tcPr>
            <w:tcW w:w="766" w:type="pct"/>
            <w:tcBorders>
              <w:top w:val="single" w:sz="4" w:space="0" w:color="auto"/>
              <w:left w:val="nil"/>
              <w:bottom w:val="single" w:sz="4" w:space="0" w:color="auto"/>
              <w:right w:val="nil"/>
            </w:tcBorders>
            <w:shd w:val="clear" w:color="auto" w:fill="auto"/>
          </w:tcPr>
          <w:p w:rsidR="004B2A71" w:rsidRPr="00FC6D9B" w:rsidRDefault="004B2A71" w:rsidP="004B2A71">
            <w:pPr>
              <w:jc w:val="cente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ค่าเฉลี่ย</w:t>
            </w:r>
          </w:p>
        </w:tc>
        <w:tc>
          <w:tcPr>
            <w:tcW w:w="766" w:type="pct"/>
            <w:vMerge/>
            <w:tcBorders>
              <w:left w:val="nil"/>
              <w:bottom w:val="single" w:sz="4" w:space="0" w:color="auto"/>
              <w:right w:val="nil"/>
            </w:tcBorders>
          </w:tcPr>
          <w:p w:rsidR="004B2A71" w:rsidRPr="00FC6D9B" w:rsidRDefault="004B2A71" w:rsidP="004B2A71">
            <w:pPr>
              <w:jc w:val="center"/>
              <w:rPr>
                <w:rFonts w:ascii="TH SarabunPSK" w:eastAsia="Times New Roman" w:hAnsi="TH SarabunPSK" w:cs="TH SarabunPSK"/>
                <w:b/>
                <w:bCs/>
                <w:color w:val="000000" w:themeColor="text1"/>
                <w:sz w:val="32"/>
                <w:szCs w:val="32"/>
                <w:cs/>
              </w:rPr>
            </w:pPr>
          </w:p>
        </w:tc>
      </w:tr>
      <w:tr w:rsidR="004B2A71" w:rsidRPr="00FC6D9B" w:rsidTr="004B2A71">
        <w:trPr>
          <w:trHeight w:val="54"/>
        </w:trPr>
        <w:tc>
          <w:tcPr>
            <w:tcW w:w="1383" w:type="pct"/>
            <w:tcBorders>
              <w:top w:val="single" w:sz="4"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cs/>
              </w:rPr>
              <w:t xml:space="preserve">เขต </w:t>
            </w:r>
            <w:r w:rsidRPr="00FC6D9B">
              <w:rPr>
                <w:rFonts w:ascii="TH SarabunPSK" w:eastAsia="Times New Roman" w:hAnsi="TH SarabunPSK" w:cs="TH SarabunPSK"/>
                <w:b/>
                <w:bCs/>
                <w:color w:val="000000" w:themeColor="text1"/>
                <w:sz w:val="32"/>
                <w:szCs w:val="32"/>
              </w:rPr>
              <w:t>1-12</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32"/>
                <w:szCs w:val="40"/>
              </w:rPr>
            </w:pPr>
            <w:r w:rsidRPr="00FC6D9B">
              <w:rPr>
                <w:rFonts w:ascii="TH SarabunPSK" w:hAnsi="TH SarabunPSK" w:cs="TH SarabunPSK"/>
                <w:b/>
                <w:bCs/>
                <w:color w:val="000000" w:themeColor="text1"/>
                <w:sz w:val="32"/>
                <w:szCs w:val="40"/>
              </w:rPr>
              <w:t>82.8</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32"/>
                <w:szCs w:val="40"/>
              </w:rPr>
            </w:pPr>
            <w:r w:rsidRPr="00FC6D9B">
              <w:rPr>
                <w:rFonts w:ascii="TH SarabunPSK" w:hAnsi="TH SarabunPSK" w:cs="TH SarabunPSK"/>
                <w:b/>
                <w:bCs/>
                <w:color w:val="000000" w:themeColor="text1"/>
                <w:sz w:val="32"/>
                <w:szCs w:val="40"/>
              </w:rPr>
              <w:t>84.2</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32"/>
                <w:szCs w:val="40"/>
              </w:rPr>
            </w:pPr>
            <w:r w:rsidRPr="00FC6D9B">
              <w:rPr>
                <w:rFonts w:ascii="TH SarabunPSK" w:hAnsi="TH SarabunPSK" w:cs="TH SarabunPSK"/>
                <w:b/>
                <w:bCs/>
                <w:color w:val="000000" w:themeColor="text1"/>
                <w:sz w:val="32"/>
                <w:szCs w:val="40"/>
              </w:rPr>
              <w:t>84.4</w:t>
            </w:r>
          </w:p>
        </w:tc>
        <w:tc>
          <w:tcPr>
            <w:tcW w:w="766"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32"/>
                <w:szCs w:val="40"/>
              </w:rPr>
            </w:pPr>
            <w:r w:rsidRPr="00FC6D9B">
              <w:rPr>
                <w:rFonts w:ascii="TH SarabunPSK" w:hAnsi="TH SarabunPSK" w:cs="TH SarabunPSK"/>
                <w:b/>
                <w:bCs/>
                <w:color w:val="000000" w:themeColor="text1"/>
                <w:sz w:val="32"/>
                <w:szCs w:val="40"/>
              </w:rPr>
              <w:t>83.8</w:t>
            </w:r>
          </w:p>
        </w:tc>
        <w:tc>
          <w:tcPr>
            <w:tcW w:w="766" w:type="pct"/>
            <w:tcBorders>
              <w:top w:val="single" w:sz="4"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b/>
                <w:bCs/>
                <w:color w:val="000000" w:themeColor="text1"/>
                <w:sz w:val="32"/>
                <w:szCs w:val="40"/>
                <w:u w:val="single"/>
              </w:rPr>
            </w:pPr>
            <w:r w:rsidRPr="00FC6D9B">
              <w:rPr>
                <w:rFonts w:ascii="TH SarabunPSK" w:hAnsi="TH SarabunPSK" w:cs="TH SarabunPSK"/>
                <w:b/>
                <w:bCs/>
                <w:color w:val="000000" w:themeColor="text1"/>
                <w:sz w:val="32"/>
                <w:szCs w:val="40"/>
                <w:u w:val="single"/>
              </w:rPr>
              <w:t>&gt;</w:t>
            </w:r>
            <w:r w:rsidRPr="00FC6D9B">
              <w:rPr>
                <w:rFonts w:ascii="TH SarabunPSK" w:hAnsi="TH SarabunPSK" w:cs="TH SarabunPSK"/>
                <w:b/>
                <w:bCs/>
                <w:color w:val="000000" w:themeColor="text1"/>
                <w:sz w:val="32"/>
                <w:szCs w:val="40"/>
              </w:rPr>
              <w:t>85</w:t>
            </w:r>
          </w:p>
        </w:tc>
      </w:tr>
      <w:tr w:rsidR="004B2A71" w:rsidRPr="00FC6D9B" w:rsidTr="004B2A71">
        <w:trPr>
          <w:trHeight w:val="54"/>
        </w:trPr>
        <w:tc>
          <w:tcPr>
            <w:tcW w:w="1383" w:type="pct"/>
            <w:tcBorders>
              <w:top w:val="single" w:sz="4"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1 เชียงใหม่</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78.8</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79.2</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79.3</w:t>
            </w:r>
          </w:p>
        </w:tc>
        <w:tc>
          <w:tcPr>
            <w:tcW w:w="766"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79.1</w:t>
            </w:r>
          </w:p>
        </w:tc>
        <w:tc>
          <w:tcPr>
            <w:tcW w:w="766" w:type="pct"/>
            <w:tcBorders>
              <w:top w:val="single" w:sz="4"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4"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2 พิษณุโลก</w:t>
            </w:r>
          </w:p>
        </w:tc>
        <w:tc>
          <w:tcPr>
            <w:tcW w:w="695" w:type="pct"/>
            <w:tcBorders>
              <w:top w:val="single" w:sz="8" w:space="0" w:color="auto"/>
              <w:bottom w:val="single" w:sz="4"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83.3</w:t>
            </w:r>
          </w:p>
        </w:tc>
        <w:tc>
          <w:tcPr>
            <w:tcW w:w="695" w:type="pct"/>
            <w:tcBorders>
              <w:top w:val="single" w:sz="8" w:space="0" w:color="auto"/>
              <w:bottom w:val="single" w:sz="4"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81.6</w:t>
            </w:r>
          </w:p>
        </w:tc>
        <w:tc>
          <w:tcPr>
            <w:tcW w:w="695" w:type="pct"/>
            <w:tcBorders>
              <w:top w:val="single" w:sz="8" w:space="0" w:color="auto"/>
              <w:bottom w:val="single" w:sz="4"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84.6</w:t>
            </w:r>
          </w:p>
        </w:tc>
        <w:tc>
          <w:tcPr>
            <w:tcW w:w="766" w:type="pct"/>
            <w:tcBorders>
              <w:top w:val="single" w:sz="8" w:space="0" w:color="auto"/>
              <w:bottom w:val="single" w:sz="4"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83.2</w:t>
            </w:r>
          </w:p>
        </w:tc>
        <w:tc>
          <w:tcPr>
            <w:tcW w:w="766" w:type="pct"/>
            <w:tcBorders>
              <w:top w:val="single" w:sz="8" w:space="0" w:color="auto"/>
              <w:bottom w:val="single" w:sz="4"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4"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3 นครสวรรค์</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83.8</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81.0</w:t>
            </w:r>
          </w:p>
        </w:tc>
        <w:tc>
          <w:tcPr>
            <w:tcW w:w="695"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84.9</w:t>
            </w:r>
          </w:p>
        </w:tc>
        <w:tc>
          <w:tcPr>
            <w:tcW w:w="766" w:type="pct"/>
            <w:tcBorders>
              <w:top w:val="single" w:sz="4"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83.2</w:t>
            </w:r>
          </w:p>
        </w:tc>
        <w:tc>
          <w:tcPr>
            <w:tcW w:w="766" w:type="pct"/>
            <w:tcBorders>
              <w:top w:val="single" w:sz="4"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8"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4 สระบุรี</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80.0</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80.6</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82.3</w:t>
            </w:r>
          </w:p>
        </w:tc>
        <w:tc>
          <w:tcPr>
            <w:tcW w:w="766"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81.0</w:t>
            </w:r>
          </w:p>
        </w:tc>
        <w:tc>
          <w:tcPr>
            <w:tcW w:w="766" w:type="pct"/>
            <w:tcBorders>
              <w:top w:val="single" w:sz="8" w:space="0" w:color="auto"/>
              <w:bottom w:val="single" w:sz="8"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5 ราชบุรี</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84.6</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83.8</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82.3</w:t>
            </w:r>
          </w:p>
        </w:tc>
        <w:tc>
          <w:tcPr>
            <w:tcW w:w="766"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83.6</w:t>
            </w:r>
          </w:p>
        </w:tc>
        <w:tc>
          <w:tcPr>
            <w:tcW w:w="766" w:type="pct"/>
            <w:tcBorders>
              <w:top w:val="single" w:sz="8"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8"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6 ชลบุรี</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80.8</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86.3</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85.5</w:t>
            </w:r>
          </w:p>
        </w:tc>
        <w:tc>
          <w:tcPr>
            <w:tcW w:w="766"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84.2</w:t>
            </w:r>
          </w:p>
        </w:tc>
        <w:tc>
          <w:tcPr>
            <w:tcW w:w="766" w:type="pct"/>
            <w:tcBorders>
              <w:top w:val="single" w:sz="8" w:space="0" w:color="auto"/>
              <w:bottom w:val="single" w:sz="8"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7 ขอนแก่น</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81.6</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83.7</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85.1</w:t>
            </w:r>
          </w:p>
        </w:tc>
        <w:tc>
          <w:tcPr>
            <w:tcW w:w="766"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83.5</w:t>
            </w:r>
          </w:p>
        </w:tc>
        <w:tc>
          <w:tcPr>
            <w:tcW w:w="766" w:type="pct"/>
            <w:tcBorders>
              <w:top w:val="single" w:sz="8"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8"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8 อุดรธานี</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87.0</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85.6</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85.9</w:t>
            </w:r>
          </w:p>
        </w:tc>
        <w:tc>
          <w:tcPr>
            <w:tcW w:w="766"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86.2</w:t>
            </w:r>
          </w:p>
        </w:tc>
        <w:tc>
          <w:tcPr>
            <w:tcW w:w="766" w:type="pct"/>
            <w:tcBorders>
              <w:top w:val="single" w:sz="8" w:space="0" w:color="auto"/>
              <w:bottom w:val="single" w:sz="8"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9 นครราชสีมา</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87.5</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86.4</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88.9</w:t>
            </w:r>
          </w:p>
        </w:tc>
        <w:tc>
          <w:tcPr>
            <w:tcW w:w="766"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87.6</w:t>
            </w:r>
          </w:p>
        </w:tc>
        <w:tc>
          <w:tcPr>
            <w:tcW w:w="766" w:type="pct"/>
            <w:tcBorders>
              <w:top w:val="single" w:sz="8"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8"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10 อุบลราชธานี</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83.5</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88.8</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84.3</w:t>
            </w:r>
          </w:p>
        </w:tc>
        <w:tc>
          <w:tcPr>
            <w:tcW w:w="766"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85.5</w:t>
            </w:r>
          </w:p>
        </w:tc>
        <w:tc>
          <w:tcPr>
            <w:tcW w:w="766" w:type="pct"/>
            <w:tcBorders>
              <w:top w:val="single" w:sz="8" w:space="0" w:color="auto"/>
              <w:bottom w:val="single" w:sz="8"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left w:val="nil"/>
              <w:bottom w:val="single" w:sz="8" w:space="0" w:color="auto"/>
              <w:right w:val="nil"/>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11 นครศรีธรรมราช</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79.4</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83.6</w:t>
            </w:r>
          </w:p>
        </w:tc>
        <w:tc>
          <w:tcPr>
            <w:tcW w:w="695"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82.7</w:t>
            </w:r>
          </w:p>
        </w:tc>
        <w:tc>
          <w:tcPr>
            <w:tcW w:w="766" w:type="pct"/>
            <w:tcBorders>
              <w:top w:val="single" w:sz="8" w:space="0" w:color="auto"/>
              <w:left w:val="nil"/>
              <w:bottom w:val="single" w:sz="8" w:space="0" w:color="auto"/>
              <w:right w:val="nil"/>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81.9</w:t>
            </w:r>
          </w:p>
        </w:tc>
        <w:tc>
          <w:tcPr>
            <w:tcW w:w="766" w:type="pct"/>
            <w:tcBorders>
              <w:top w:val="single" w:sz="8" w:space="0" w:color="auto"/>
              <w:left w:val="nil"/>
              <w:bottom w:val="single" w:sz="8" w:space="0" w:color="auto"/>
              <w:right w:val="nil"/>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r w:rsidR="004B2A71" w:rsidRPr="00FC6D9B" w:rsidTr="004B2A71">
        <w:tc>
          <w:tcPr>
            <w:tcW w:w="1383" w:type="pct"/>
            <w:tcBorders>
              <w:top w:val="single" w:sz="8" w:space="0" w:color="auto"/>
              <w:bottom w:val="single" w:sz="8" w:space="0" w:color="auto"/>
            </w:tcBorders>
            <w:shd w:val="clear" w:color="auto" w:fill="auto"/>
          </w:tcPr>
          <w:p w:rsidR="004B2A71" w:rsidRPr="00FC6D9B" w:rsidRDefault="004B2A71" w:rsidP="004B2A71">
            <w:pPr>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12 สงขลา</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85.8</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87.0</w:t>
            </w:r>
          </w:p>
        </w:tc>
        <w:tc>
          <w:tcPr>
            <w:tcW w:w="695"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85.4</w:t>
            </w:r>
          </w:p>
        </w:tc>
        <w:tc>
          <w:tcPr>
            <w:tcW w:w="766" w:type="pct"/>
            <w:tcBorders>
              <w:top w:val="single" w:sz="8" w:space="0" w:color="auto"/>
              <w:bottom w:val="single" w:sz="8" w:space="0" w:color="auto"/>
            </w:tcBorders>
            <w:shd w:val="clear" w:color="auto" w:fill="auto"/>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rPr>
              <w:t>86.1</w:t>
            </w:r>
          </w:p>
        </w:tc>
        <w:tc>
          <w:tcPr>
            <w:tcW w:w="766" w:type="pct"/>
            <w:tcBorders>
              <w:top w:val="single" w:sz="8" w:space="0" w:color="auto"/>
              <w:bottom w:val="single" w:sz="8" w:space="0" w:color="auto"/>
            </w:tcBorders>
          </w:tcPr>
          <w:p w:rsidR="004B2A71" w:rsidRPr="00FC6D9B" w:rsidRDefault="004B2A71" w:rsidP="004B2A71">
            <w:pPr>
              <w:pStyle w:val="ab"/>
              <w:jc w:val="center"/>
              <w:rPr>
                <w:rFonts w:ascii="TH SarabunPSK" w:hAnsi="TH SarabunPSK" w:cs="TH SarabunPSK"/>
                <w:color w:val="000000" w:themeColor="text1"/>
                <w:sz w:val="32"/>
                <w:szCs w:val="40"/>
              </w:rPr>
            </w:pPr>
            <w:r w:rsidRPr="00FC6D9B">
              <w:rPr>
                <w:rFonts w:ascii="TH SarabunPSK" w:hAnsi="TH SarabunPSK" w:cs="TH SarabunPSK"/>
                <w:color w:val="000000" w:themeColor="text1"/>
                <w:sz w:val="32"/>
                <w:szCs w:val="40"/>
                <w:u w:val="single"/>
              </w:rPr>
              <w:t>&gt;</w:t>
            </w:r>
            <w:r w:rsidRPr="00FC6D9B">
              <w:rPr>
                <w:rFonts w:ascii="TH SarabunPSK" w:hAnsi="TH SarabunPSK" w:cs="TH SarabunPSK"/>
                <w:color w:val="000000" w:themeColor="text1"/>
                <w:sz w:val="32"/>
                <w:szCs w:val="40"/>
              </w:rPr>
              <w:t>85</w:t>
            </w:r>
          </w:p>
        </w:tc>
      </w:tr>
    </w:tbl>
    <w:p w:rsidR="004B2A71" w:rsidRPr="00FC6D9B" w:rsidRDefault="004B2A71" w:rsidP="004B2A71">
      <w:pPr>
        <w:tabs>
          <w:tab w:val="left" w:pos="1020"/>
        </w:tabs>
        <w:rPr>
          <w:rFonts w:ascii="TH SarabunPSK" w:hAnsi="TH SarabunPSK" w:cs="TH SarabunPSK"/>
          <w:color w:val="000000" w:themeColor="text1"/>
          <w:sz w:val="28"/>
        </w:rPr>
      </w:pPr>
      <w:r w:rsidRPr="00FC6D9B">
        <w:rPr>
          <w:rFonts w:ascii="TH SarabunPSK" w:hAnsi="TH SarabunPSK" w:cs="TH SarabunPSK"/>
          <w:b/>
          <w:bCs/>
          <w:color w:val="000000" w:themeColor="text1"/>
          <w:sz w:val="32"/>
          <w:szCs w:val="32"/>
          <w:cs/>
        </w:rPr>
        <w:t xml:space="preserve">หมายเหตุ </w:t>
      </w:r>
    </w:p>
    <w:p w:rsidR="004B2A71" w:rsidRPr="00FC6D9B" w:rsidRDefault="004B2A71" w:rsidP="004B2A71">
      <w:pPr>
        <w:tabs>
          <w:tab w:val="left" w:pos="1020"/>
        </w:tabs>
        <w:ind w:left="851" w:hanging="851"/>
        <w:rPr>
          <w:rFonts w:ascii="TH SarabunPSK" w:hAnsi="TH SarabunPSK" w:cs="TH SarabunPSK"/>
          <w:color w:val="000000" w:themeColor="text1"/>
          <w:sz w:val="28"/>
        </w:rPr>
      </w:pPr>
      <w:r w:rsidRPr="00FC6D9B">
        <w:rPr>
          <w:rFonts w:ascii="TH SarabunPSK" w:hAnsi="TH SarabunPSK" w:cs="TH SarabunPSK"/>
          <w:color w:val="000000" w:themeColor="text1"/>
          <w:sz w:val="28"/>
        </w:rPr>
        <w:lastRenderedPageBreak/>
        <w:t>1</w:t>
      </w:r>
      <w:r w:rsidRPr="00FC6D9B">
        <w:rPr>
          <w:rFonts w:ascii="TH SarabunPSK" w:hAnsi="TH SarabunPSK" w:cs="TH SarabunPSK"/>
          <w:color w:val="000000" w:themeColor="text1"/>
          <w:sz w:val="28"/>
          <w:cs/>
        </w:rPr>
        <w:t xml:space="preserve">.ค่าเฉลี่ย หมาย ถึง ผลรวมของจำนวนผู้ป่วยวัณโรคปอดรายใหม่ ที่รักษาหายและกินยาครบปีงบประมาณ </w:t>
      </w:r>
      <w:r w:rsidRPr="00FC6D9B">
        <w:rPr>
          <w:rFonts w:ascii="TH SarabunPSK" w:hAnsi="TH SarabunPSK" w:cs="TH SarabunPSK"/>
          <w:color w:val="000000" w:themeColor="text1"/>
          <w:sz w:val="28"/>
        </w:rPr>
        <w:t>2558</w:t>
      </w:r>
      <w:r w:rsidRPr="00FC6D9B">
        <w:rPr>
          <w:rFonts w:ascii="TH SarabunPSK" w:hAnsi="TH SarabunPSK" w:cs="TH SarabunPSK"/>
          <w:color w:val="000000" w:themeColor="text1"/>
          <w:sz w:val="28"/>
          <w:cs/>
        </w:rPr>
        <w:t>-</w:t>
      </w:r>
      <w:r w:rsidRPr="00FC6D9B">
        <w:rPr>
          <w:rFonts w:ascii="TH SarabunPSK" w:hAnsi="TH SarabunPSK" w:cs="TH SarabunPSK"/>
          <w:color w:val="000000" w:themeColor="text1"/>
          <w:sz w:val="28"/>
        </w:rPr>
        <w:t>2559</w:t>
      </w:r>
      <w:r w:rsidRPr="00FC6D9B">
        <w:rPr>
          <w:rFonts w:ascii="TH SarabunPSK" w:hAnsi="TH SarabunPSK" w:cs="TH SarabunPSK"/>
          <w:color w:val="000000" w:themeColor="text1"/>
          <w:sz w:val="28"/>
          <w:cs/>
        </w:rPr>
        <w:t xml:space="preserve"> หารด้วยผลรวมจำนวนผู้ป่วยวัณโรคปอดรายใหม่ในช่วงเวลาเดียวกัน (ปีงบประมาณ </w:t>
      </w:r>
      <w:r w:rsidRPr="00FC6D9B">
        <w:rPr>
          <w:rFonts w:ascii="TH SarabunPSK" w:hAnsi="TH SarabunPSK" w:cs="TH SarabunPSK"/>
          <w:color w:val="000000" w:themeColor="text1"/>
          <w:sz w:val="28"/>
        </w:rPr>
        <w:t>2558</w:t>
      </w:r>
      <w:r w:rsidRPr="00FC6D9B">
        <w:rPr>
          <w:rFonts w:ascii="TH SarabunPSK" w:hAnsi="TH SarabunPSK" w:cs="TH SarabunPSK"/>
          <w:color w:val="000000" w:themeColor="text1"/>
          <w:sz w:val="28"/>
          <w:cs/>
        </w:rPr>
        <w:t>-</w:t>
      </w:r>
      <w:r w:rsidRPr="00FC6D9B">
        <w:rPr>
          <w:rFonts w:ascii="TH SarabunPSK" w:hAnsi="TH SarabunPSK" w:cs="TH SarabunPSK"/>
          <w:color w:val="000000" w:themeColor="text1"/>
          <w:sz w:val="28"/>
        </w:rPr>
        <w:t>2560</w:t>
      </w:r>
      <w:r w:rsidRPr="00FC6D9B">
        <w:rPr>
          <w:rFonts w:ascii="TH SarabunPSK" w:hAnsi="TH SarabunPSK" w:cs="TH SarabunPSK"/>
          <w:color w:val="000000" w:themeColor="text1"/>
          <w:sz w:val="28"/>
          <w:cs/>
        </w:rPr>
        <w:t xml:space="preserve">)  ข้อมูลจากโปรแกรม </w:t>
      </w:r>
      <w:r w:rsidRPr="00FC6D9B">
        <w:rPr>
          <w:rFonts w:ascii="TH SarabunPSK" w:hAnsi="TH SarabunPSK" w:cs="TH SarabunPSK"/>
          <w:color w:val="000000" w:themeColor="text1"/>
          <w:sz w:val="28"/>
        </w:rPr>
        <w:t>TBCM</w:t>
      </w:r>
      <w:r w:rsidRPr="00FC6D9B">
        <w:rPr>
          <w:rFonts w:ascii="TH SarabunPSK" w:hAnsi="TH SarabunPSK" w:cs="TH SarabunPSK"/>
          <w:color w:val="000000" w:themeColor="text1"/>
          <w:sz w:val="28"/>
          <w:cs/>
        </w:rPr>
        <w:t xml:space="preserve"> ณ วันที่ 19 สิงหาคม 2561  ที่มา </w:t>
      </w:r>
      <w:r w:rsidRPr="00FC6D9B">
        <w:rPr>
          <w:rFonts w:ascii="TH SarabunPSK" w:hAnsi="TH SarabunPSK" w:cs="TH SarabunPSK"/>
          <w:color w:val="000000" w:themeColor="text1"/>
          <w:sz w:val="28"/>
        </w:rPr>
        <w:t>http://www.tbcmthailand.net</w:t>
      </w:r>
    </w:p>
    <w:p w:rsidR="004B2A71" w:rsidRPr="00FC6D9B" w:rsidRDefault="004B2A71" w:rsidP="004B2A71">
      <w:pPr>
        <w:tabs>
          <w:tab w:val="left" w:pos="1020"/>
        </w:tabs>
        <w:ind w:left="851" w:hanging="851"/>
        <w:rPr>
          <w:rFonts w:ascii="TH SarabunPSK" w:hAnsi="TH SarabunPSK" w:cs="TH SarabunPSK"/>
          <w:color w:val="000000" w:themeColor="text1"/>
          <w:sz w:val="28"/>
        </w:rPr>
      </w:pPr>
      <w:r w:rsidRPr="00FC6D9B">
        <w:rPr>
          <w:rFonts w:ascii="TH SarabunPSK" w:hAnsi="TH SarabunPSK" w:cs="TH SarabunPSK"/>
          <w:color w:val="000000" w:themeColor="text1"/>
          <w:sz w:val="28"/>
        </w:rPr>
        <w:t>2</w:t>
      </w:r>
      <w:r w:rsidRPr="00FC6D9B">
        <w:rPr>
          <w:rFonts w:ascii="TH SarabunPSK" w:hAnsi="TH SarabunPSK" w:cs="TH SarabunPSK"/>
          <w:color w:val="000000" w:themeColor="text1"/>
          <w:sz w:val="28"/>
          <w:cs/>
        </w:rPr>
        <w:t xml:space="preserve">. ข้อมูลพื้นฐานอัตราความสำเร็จในการรักษาผู้ป่วยวัณโรคปอดรายใหม่ ที่เป็นคนไทย ไม่ใช่ไทย และเรือนจำ 3 ปี ย้อนหลัง ซึ่งแยกรายจังหวัดตรวจสอบได้จากโปรแกรม </w:t>
      </w:r>
      <w:r w:rsidRPr="00FC6D9B">
        <w:rPr>
          <w:rFonts w:ascii="TH SarabunPSK" w:hAnsi="TH SarabunPSK" w:cs="TH SarabunPSK"/>
          <w:color w:val="000000" w:themeColor="text1"/>
          <w:sz w:val="28"/>
        </w:rPr>
        <w:t>TBCM</w:t>
      </w:r>
      <w:r w:rsidRPr="00FC6D9B">
        <w:rPr>
          <w:rFonts w:ascii="TH SarabunPSK" w:hAnsi="TH SarabunPSK" w:cs="TH SarabunPSK"/>
          <w:color w:val="000000" w:themeColor="text1"/>
          <w:sz w:val="28"/>
          <w:cs/>
        </w:rPr>
        <w:t xml:space="preserve"> ณ วันที่ 19 สิงหาคม 2561.   </w:t>
      </w:r>
    </w:p>
    <w:p w:rsidR="004B2A71" w:rsidRPr="00FC6D9B" w:rsidRDefault="004B2A71" w:rsidP="004B2A71">
      <w:pPr>
        <w:tabs>
          <w:tab w:val="left" w:pos="1020"/>
        </w:tabs>
        <w:jc w:val="center"/>
        <w:rPr>
          <w:rFonts w:ascii="TH SarabunPSK" w:hAnsi="TH SarabunPSK" w:cs="TH SarabunPSK"/>
          <w:b/>
          <w:bCs/>
          <w:color w:val="000000" w:themeColor="text1"/>
          <w:sz w:val="32"/>
          <w:szCs w:val="32"/>
          <w:cs/>
        </w:rPr>
        <w:sectPr w:rsidR="004B2A71" w:rsidRPr="00FC6D9B" w:rsidSect="004B2A71">
          <w:pgSz w:w="11906" w:h="16838"/>
          <w:pgMar w:top="851" w:right="851" w:bottom="851" w:left="851" w:header="709" w:footer="295" w:gutter="0"/>
          <w:cols w:space="708"/>
          <w:docGrid w:linePitch="360"/>
        </w:sectPr>
      </w:pPr>
    </w:p>
    <w:p w:rsidR="004B2A71" w:rsidRPr="00FC6D9B" w:rsidRDefault="004B2A71" w:rsidP="004B2A71">
      <w:pPr>
        <w:tabs>
          <w:tab w:val="left" w:pos="1020"/>
        </w:tabs>
        <w:jc w:val="center"/>
        <w:rPr>
          <w:rFonts w:ascii="TH SarabunPSK" w:hAnsi="TH SarabunPSK" w:cs="TH SarabunPSK"/>
          <w:b/>
          <w:bCs/>
          <w:color w:val="000000" w:themeColor="text1"/>
          <w:sz w:val="40"/>
          <w:szCs w:val="40"/>
          <w:cs/>
        </w:rPr>
      </w:pPr>
      <w:r w:rsidRPr="00FC6D9B">
        <w:rPr>
          <w:rFonts w:ascii="TH SarabunPSK" w:hAnsi="TH SarabunPSK" w:cs="TH SarabunPSK"/>
          <w:b/>
          <w:bCs/>
          <w:color w:val="000000" w:themeColor="text1"/>
          <w:sz w:val="40"/>
          <w:szCs w:val="40"/>
          <w:cs/>
        </w:rPr>
        <w:lastRenderedPageBreak/>
        <w:t>ข้อมูลพื้นฐานและเป้าหมายของ</w:t>
      </w:r>
      <w:bookmarkStart w:id="7" w:name="_Hlk517869364"/>
      <w:r w:rsidRPr="00FC6D9B">
        <w:rPr>
          <w:rFonts w:ascii="TH SarabunPSK" w:hAnsi="TH SarabunPSK" w:cs="TH SarabunPSK"/>
          <w:b/>
          <w:bCs/>
          <w:color w:val="000000" w:themeColor="text1"/>
          <w:sz w:val="40"/>
          <w:szCs w:val="40"/>
          <w:cs/>
        </w:rPr>
        <w:t>ความครอบคลุมการรักษาผู้ป่วยวัณโรครายใหม่และกลับเป็นซ้ำ (</w:t>
      </w:r>
      <w:r w:rsidRPr="00FC6D9B">
        <w:rPr>
          <w:rFonts w:ascii="TH SarabunPSK" w:hAnsi="TH SarabunPSK" w:cs="TH SarabunPSK"/>
          <w:b/>
          <w:bCs/>
          <w:color w:val="000000" w:themeColor="text1"/>
          <w:sz w:val="40"/>
          <w:szCs w:val="40"/>
        </w:rPr>
        <w:t>TB Treatment Coverage)</w:t>
      </w:r>
      <w:bookmarkEnd w:id="7"/>
    </w:p>
    <w:tbl>
      <w:tblPr>
        <w:tblW w:w="5000" w:type="pct"/>
        <w:tblBorders>
          <w:top w:val="single" w:sz="4" w:space="0" w:color="auto"/>
          <w:bottom w:val="single" w:sz="4" w:space="0" w:color="auto"/>
        </w:tblBorders>
        <w:tblLook w:val="04A0"/>
      </w:tblPr>
      <w:tblGrid>
        <w:gridCol w:w="1569"/>
        <w:gridCol w:w="1782"/>
        <w:gridCol w:w="1782"/>
        <w:gridCol w:w="1782"/>
        <w:gridCol w:w="1782"/>
        <w:gridCol w:w="1723"/>
      </w:tblGrid>
      <w:tr w:rsidR="004B2A71" w:rsidRPr="00FC6D9B" w:rsidTr="004B2A71">
        <w:tc>
          <w:tcPr>
            <w:tcW w:w="753" w:type="pct"/>
            <w:vMerge w:val="restar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เขตสุขภาพ</w:t>
            </w:r>
          </w:p>
          <w:p w:rsidR="004B2A71" w:rsidRPr="00FC6D9B" w:rsidRDefault="004B2A71" w:rsidP="004B2A71">
            <w:pPr>
              <w:rPr>
                <w:rFonts w:ascii="TH SarabunPSK" w:hAnsi="TH SarabunPSK" w:cs="TH SarabunPSK"/>
                <w:b/>
                <w:bCs/>
                <w:color w:val="000000" w:themeColor="text1"/>
                <w:sz w:val="30"/>
                <w:szCs w:val="30"/>
                <w:cs/>
              </w:rPr>
            </w:pPr>
          </w:p>
        </w:tc>
        <w:tc>
          <w:tcPr>
            <w:tcW w:w="3420" w:type="pct"/>
            <w:gridSpan w:val="4"/>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 xml:space="preserve">ข้อมูลผู้ป่วยวัณโรคที่ได้รับการรักษา </w:t>
            </w:r>
          </w:p>
        </w:tc>
        <w:tc>
          <w:tcPr>
            <w:tcW w:w="827" w:type="pct"/>
            <w:vMerge w:val="restar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 xml:space="preserve">ค่าเป้าหมายปี </w:t>
            </w:r>
            <w:r w:rsidRPr="00FC6D9B">
              <w:rPr>
                <w:rFonts w:ascii="TH SarabunPSK" w:hAnsi="TH SarabunPSK" w:cs="TH SarabunPSK"/>
                <w:b/>
                <w:bCs/>
                <w:color w:val="000000" w:themeColor="text1"/>
                <w:sz w:val="30"/>
                <w:szCs w:val="30"/>
              </w:rPr>
              <w:t>2562</w:t>
            </w:r>
          </w:p>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ความครอบคลุมการรักษาผู้ป่วยวัณโรครายใหม่และกลับเป็นซ้ำร้อยละ 8</w:t>
            </w:r>
            <w:r w:rsidRPr="00FC6D9B">
              <w:rPr>
                <w:rFonts w:ascii="TH SarabunPSK" w:hAnsi="TH SarabunPSK" w:cs="TH SarabunPSK"/>
                <w:b/>
                <w:bCs/>
                <w:color w:val="000000" w:themeColor="text1"/>
                <w:sz w:val="30"/>
                <w:szCs w:val="30"/>
              </w:rPr>
              <w:t>2.5</w:t>
            </w:r>
          </w:p>
        </w:tc>
      </w:tr>
      <w:tr w:rsidR="004B2A71" w:rsidRPr="00FC6D9B" w:rsidTr="004B2A71">
        <w:trPr>
          <w:trHeight w:val="1129"/>
        </w:trPr>
        <w:tc>
          <w:tcPr>
            <w:tcW w:w="753" w:type="pct"/>
            <w:vMerge/>
            <w:tcBorders>
              <w:top w:val="single" w:sz="4" w:space="0" w:color="auto"/>
              <w:bottom w:val="single" w:sz="4" w:space="0" w:color="auto"/>
            </w:tcBorders>
            <w:shd w:val="clear" w:color="auto" w:fill="auto"/>
          </w:tcPr>
          <w:p w:rsidR="004B2A71" w:rsidRPr="00FC6D9B" w:rsidRDefault="004B2A71" w:rsidP="004B2A71">
            <w:pPr>
              <w:rPr>
                <w:rFonts w:ascii="TH SarabunPSK" w:hAnsi="TH SarabunPSK" w:cs="TH SarabunPSK"/>
                <w:b/>
                <w:bCs/>
                <w:color w:val="000000" w:themeColor="text1"/>
                <w:sz w:val="30"/>
                <w:szCs w:val="30"/>
              </w:rPr>
            </w:pPr>
          </w:p>
        </w:tc>
        <w:tc>
          <w:tcPr>
            <w:tcW w:w="855" w:type="pc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จำนวนปชก.ปี 25</w:t>
            </w:r>
            <w:r w:rsidRPr="00FC6D9B">
              <w:rPr>
                <w:rFonts w:ascii="TH SarabunPSK" w:hAnsi="TH SarabunPSK" w:cs="TH SarabunPSK"/>
                <w:b/>
                <w:bCs/>
                <w:color w:val="000000" w:themeColor="text1"/>
                <w:sz w:val="30"/>
                <w:szCs w:val="30"/>
              </w:rPr>
              <w:t>61</w:t>
            </w:r>
            <w:r w:rsidRPr="00FC6D9B">
              <w:rPr>
                <w:rFonts w:ascii="TH SarabunPSK" w:hAnsi="TH SarabunPSK" w:cs="TH SarabunPSK"/>
                <w:b/>
                <w:bCs/>
                <w:color w:val="000000" w:themeColor="text1"/>
                <w:sz w:val="30"/>
                <w:szCs w:val="30"/>
                <w:cs/>
              </w:rPr>
              <w:t>*</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(1)</w:t>
            </w:r>
          </w:p>
        </w:tc>
        <w:tc>
          <w:tcPr>
            <w:tcW w:w="855" w:type="pc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คาดประมาณ</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จำนวนผู้ป่วยวัณโรค</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(1</w:t>
            </w:r>
            <w:r w:rsidRPr="00FC6D9B">
              <w:rPr>
                <w:rFonts w:ascii="TH SarabunPSK" w:hAnsi="TH SarabunPSK" w:cs="TH SarabunPSK"/>
                <w:b/>
                <w:bCs/>
                <w:color w:val="000000" w:themeColor="text1"/>
                <w:sz w:val="30"/>
                <w:szCs w:val="30"/>
              </w:rPr>
              <w:t>56</w:t>
            </w:r>
            <w:r w:rsidRPr="00FC6D9B">
              <w:rPr>
                <w:rFonts w:ascii="TH SarabunPSK" w:hAnsi="TH SarabunPSK" w:cs="TH SarabunPSK"/>
                <w:b/>
                <w:bCs/>
                <w:color w:val="000000" w:themeColor="text1"/>
                <w:sz w:val="30"/>
                <w:szCs w:val="30"/>
                <w:cs/>
              </w:rPr>
              <w:t>/แสน ปชก.)(2)</w:t>
            </w:r>
          </w:p>
        </w:tc>
        <w:tc>
          <w:tcPr>
            <w:tcW w:w="855" w:type="pc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จำนวนผู้ป่วย</w:t>
            </w:r>
          </w:p>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วัณโรคขึ้นทะเบียนรักษา</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 xml:space="preserve">ปี </w:t>
            </w:r>
            <w:r w:rsidRPr="00FC6D9B">
              <w:rPr>
                <w:rFonts w:ascii="TH SarabunPSK" w:hAnsi="TH SarabunPSK" w:cs="TH SarabunPSK"/>
                <w:b/>
                <w:bCs/>
                <w:color w:val="000000" w:themeColor="text1"/>
                <w:sz w:val="30"/>
                <w:szCs w:val="30"/>
              </w:rPr>
              <w:t>2561</w:t>
            </w:r>
            <w:r w:rsidRPr="00FC6D9B">
              <w:rPr>
                <w:rFonts w:ascii="TH SarabunPSK" w:hAnsi="TH SarabunPSK" w:cs="TH SarabunPSK"/>
                <w:b/>
                <w:bCs/>
                <w:color w:val="000000" w:themeColor="text1"/>
                <w:sz w:val="30"/>
                <w:szCs w:val="30"/>
                <w:cs/>
              </w:rPr>
              <w:t>**(3)</w:t>
            </w:r>
          </w:p>
        </w:tc>
        <w:tc>
          <w:tcPr>
            <w:tcW w:w="855" w:type="pct"/>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r w:rsidRPr="00FC6D9B">
              <w:rPr>
                <w:rFonts w:ascii="TH SarabunPSK" w:hAnsi="TH SarabunPSK" w:cs="TH SarabunPSK"/>
                <w:b/>
                <w:bCs/>
                <w:color w:val="000000" w:themeColor="text1"/>
                <w:sz w:val="30"/>
                <w:szCs w:val="30"/>
                <w:cs/>
              </w:rPr>
              <w:t>ร้อยละความครอบคลุม</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 xml:space="preserve">การรักษาปี </w:t>
            </w:r>
            <w:r w:rsidRPr="00FC6D9B">
              <w:rPr>
                <w:rFonts w:ascii="TH SarabunPSK" w:hAnsi="TH SarabunPSK" w:cs="TH SarabunPSK"/>
                <w:b/>
                <w:bCs/>
                <w:color w:val="000000" w:themeColor="text1"/>
                <w:sz w:val="30"/>
                <w:szCs w:val="30"/>
              </w:rPr>
              <w:t>2561</w:t>
            </w:r>
          </w:p>
          <w:p w:rsidR="004B2A71" w:rsidRPr="00FC6D9B" w:rsidRDefault="004B2A71" w:rsidP="004B2A71">
            <w:pPr>
              <w:jc w:val="center"/>
              <w:rPr>
                <w:rFonts w:ascii="TH SarabunPSK" w:hAnsi="TH SarabunPSK" w:cs="TH SarabunPSK"/>
                <w:b/>
                <w:bCs/>
                <w:color w:val="000000" w:themeColor="text1"/>
                <w:sz w:val="30"/>
                <w:szCs w:val="30"/>
                <w:cs/>
              </w:rPr>
            </w:pPr>
            <w:r w:rsidRPr="00FC6D9B">
              <w:rPr>
                <w:rFonts w:ascii="TH SarabunPSK" w:hAnsi="TH SarabunPSK" w:cs="TH SarabunPSK"/>
                <w:b/>
                <w:bCs/>
                <w:color w:val="000000" w:themeColor="text1"/>
                <w:sz w:val="30"/>
                <w:szCs w:val="30"/>
                <w:cs/>
              </w:rPr>
              <w:t xml:space="preserve">(4 = </w:t>
            </w:r>
            <w:r w:rsidRPr="00FC6D9B">
              <w:rPr>
                <w:rFonts w:ascii="TH SarabunPSK" w:hAnsi="TH SarabunPSK" w:cs="TH SarabunPSK"/>
                <w:b/>
                <w:bCs/>
                <w:color w:val="000000" w:themeColor="text1"/>
                <w:sz w:val="30"/>
                <w:szCs w:val="30"/>
              </w:rPr>
              <w:t>3</w:t>
            </w:r>
            <w:r w:rsidRPr="00FC6D9B">
              <w:rPr>
                <w:rFonts w:ascii="TH SarabunPSK" w:hAnsi="TH SarabunPSK" w:cs="TH SarabunPSK"/>
                <w:b/>
                <w:bCs/>
                <w:color w:val="000000" w:themeColor="text1"/>
                <w:sz w:val="30"/>
                <w:szCs w:val="30"/>
                <w:cs/>
              </w:rPr>
              <w:t>/</w:t>
            </w:r>
            <w:r w:rsidRPr="00FC6D9B">
              <w:rPr>
                <w:rFonts w:ascii="TH SarabunPSK" w:hAnsi="TH SarabunPSK" w:cs="TH SarabunPSK"/>
                <w:b/>
                <w:bCs/>
                <w:color w:val="000000" w:themeColor="text1"/>
                <w:sz w:val="30"/>
                <w:szCs w:val="30"/>
              </w:rPr>
              <w:t>2</w:t>
            </w:r>
            <w:r w:rsidRPr="00FC6D9B">
              <w:rPr>
                <w:rFonts w:ascii="TH SarabunPSK" w:hAnsi="TH SarabunPSK" w:cs="TH SarabunPSK"/>
                <w:b/>
                <w:bCs/>
                <w:color w:val="000000" w:themeColor="text1"/>
                <w:sz w:val="30"/>
                <w:szCs w:val="30"/>
                <w:cs/>
              </w:rPr>
              <w:t>)</w:t>
            </w:r>
          </w:p>
        </w:tc>
        <w:tc>
          <w:tcPr>
            <w:tcW w:w="827" w:type="pct"/>
            <w:vMerge/>
            <w:tcBorders>
              <w:top w:val="single" w:sz="4" w:space="0" w:color="auto"/>
              <w:bottom w:val="single" w:sz="4" w:space="0" w:color="auto"/>
            </w:tcBorders>
            <w:shd w:val="clear" w:color="auto" w:fill="auto"/>
          </w:tcPr>
          <w:p w:rsidR="004B2A71" w:rsidRPr="00FC6D9B" w:rsidRDefault="004B2A71" w:rsidP="004B2A71">
            <w:pPr>
              <w:jc w:val="center"/>
              <w:rPr>
                <w:rFonts w:ascii="TH SarabunPSK" w:hAnsi="TH SarabunPSK" w:cs="TH SarabunPSK"/>
                <w:b/>
                <w:bCs/>
                <w:color w:val="000000" w:themeColor="text1"/>
                <w:sz w:val="30"/>
                <w:szCs w:val="30"/>
              </w:rPr>
            </w:pPr>
          </w:p>
        </w:tc>
      </w:tr>
      <w:tr w:rsidR="004B2A71" w:rsidRPr="00FC6D9B" w:rsidTr="004B2A71">
        <w:tc>
          <w:tcPr>
            <w:tcW w:w="753" w:type="pct"/>
            <w:tcBorders>
              <w:top w:val="single" w:sz="4" w:space="0" w:color="auto"/>
            </w:tcBorders>
            <w:shd w:val="clear" w:color="auto" w:fill="auto"/>
          </w:tcPr>
          <w:p w:rsidR="004B2A71" w:rsidRPr="00FC6D9B" w:rsidRDefault="004B2A71" w:rsidP="004B2A71">
            <w:pPr>
              <w:jc w:val="both"/>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cs/>
              </w:rPr>
              <w:t>ประเทศ</w:t>
            </w:r>
          </w:p>
        </w:tc>
        <w:tc>
          <w:tcPr>
            <w:tcW w:w="855" w:type="pct"/>
            <w:tcBorders>
              <w:top w:val="single" w:sz="4" w:space="0" w:color="auto"/>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rPr>
              <w:t>66,188,503</w:t>
            </w:r>
          </w:p>
        </w:tc>
        <w:tc>
          <w:tcPr>
            <w:tcW w:w="855" w:type="pct"/>
            <w:tcBorders>
              <w:top w:val="single" w:sz="4" w:space="0" w:color="auto"/>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rPr>
              <w:t>103,254</w:t>
            </w:r>
          </w:p>
        </w:tc>
        <w:tc>
          <w:tcPr>
            <w:tcW w:w="855" w:type="pct"/>
            <w:tcBorders>
              <w:top w:val="single" w:sz="4" w:space="0" w:color="auto"/>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rPr>
              <w:t>77,376</w:t>
            </w:r>
          </w:p>
        </w:tc>
        <w:tc>
          <w:tcPr>
            <w:tcW w:w="855" w:type="pct"/>
            <w:tcBorders>
              <w:top w:val="single" w:sz="4" w:space="0" w:color="auto"/>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rPr>
              <w:t>74.9</w:t>
            </w:r>
          </w:p>
        </w:tc>
        <w:tc>
          <w:tcPr>
            <w:tcW w:w="827" w:type="pct"/>
            <w:tcBorders>
              <w:top w:val="single" w:sz="4" w:space="0" w:color="auto"/>
            </w:tcBorders>
            <w:shd w:val="clear" w:color="auto" w:fill="auto"/>
          </w:tcPr>
          <w:p w:rsidR="004B2A71" w:rsidRPr="00FC6D9B" w:rsidRDefault="004B2A71" w:rsidP="004B2A71">
            <w:pPr>
              <w:pStyle w:val="ab"/>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rPr>
              <w:t>85,185</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1 เชียงใหม่</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5,870,510</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9,158</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5,766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63.0</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7,555</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2 พิษณุโลก</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3,561,377</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5,556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3,894</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70.1</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4,583</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3 นครสวรรค์</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2,995,999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4,674</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2,892</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61.9</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3,856</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4 สระบุรี</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5,322,632</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8,303</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5,859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70.6</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6,850</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5 ราชบุรี</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5,311,909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8,287</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6,284</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75.8</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6,836</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6 ชลบุรี</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6,054,606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9,445</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8,952</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94.8</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7,792</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7 ขอนแก่น</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5,062,898</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7,898</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6,613</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83.7</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6,516</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8 อุดรธานี</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5,548,817</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8,656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5,256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60.7</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7,141</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9 นครราชสีมา</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6,767,667</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10,558</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7,696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72.9</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8,710</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10 อุบลราชธานี</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4,610,095</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7,192</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5,386</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74.9</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5,933</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11 นครศรีธรรมราช</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4,454,389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6,949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5,149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74.1</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5,733</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12 สงขลา</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4,945,189</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7,714</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4,955</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64.2</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6,364</w:t>
            </w:r>
          </w:p>
        </w:tc>
      </w:tr>
      <w:tr w:rsidR="004B2A71" w:rsidRPr="00FC6D9B" w:rsidTr="004B2A71">
        <w:tc>
          <w:tcPr>
            <w:tcW w:w="753" w:type="pct"/>
            <w:shd w:val="clear" w:color="auto" w:fill="auto"/>
          </w:tcPr>
          <w:p w:rsidR="004B2A71" w:rsidRPr="00FC6D9B" w:rsidRDefault="004B2A71" w:rsidP="004B2A71">
            <w:pPr>
              <w:rPr>
                <w:rFonts w:ascii="TH SarabunPSK" w:hAnsi="TH SarabunPSK" w:cs="TH SarabunPSK"/>
                <w:b/>
                <w:bCs/>
                <w:color w:val="000000" w:themeColor="text1"/>
                <w:sz w:val="28"/>
              </w:rPr>
            </w:pPr>
            <w:r w:rsidRPr="00FC6D9B">
              <w:rPr>
                <w:rFonts w:ascii="TH SarabunPSK" w:hAnsi="TH SarabunPSK" w:cs="TH SarabunPSK"/>
                <w:color w:val="000000" w:themeColor="text1"/>
                <w:sz w:val="28"/>
                <w:cs/>
              </w:rPr>
              <w:t>13 กรุงเทพฯ</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5,682,415</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8,865</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8,674</w:t>
            </w:r>
          </w:p>
        </w:tc>
        <w:tc>
          <w:tcPr>
            <w:tcW w:w="855"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97.9</w:t>
            </w:r>
          </w:p>
        </w:tc>
        <w:tc>
          <w:tcPr>
            <w:tcW w:w="827" w:type="pct"/>
            <w:shd w:val="clear" w:color="auto" w:fill="auto"/>
          </w:tcPr>
          <w:p w:rsidR="004B2A71" w:rsidRPr="00FC6D9B" w:rsidRDefault="004B2A71" w:rsidP="004B2A71">
            <w:pPr>
              <w:pStyle w:val="ab"/>
              <w:jc w:val="center"/>
              <w:rPr>
                <w:rFonts w:ascii="TH SarabunPSK" w:hAnsi="TH SarabunPSK" w:cs="TH SarabunPSK"/>
                <w:color w:val="000000" w:themeColor="text1"/>
                <w:sz w:val="28"/>
              </w:rPr>
            </w:pPr>
            <w:r w:rsidRPr="00FC6D9B">
              <w:rPr>
                <w:rFonts w:ascii="TH SarabunPSK" w:hAnsi="TH SarabunPSK" w:cs="TH SarabunPSK"/>
                <w:color w:val="000000" w:themeColor="text1"/>
                <w:sz w:val="28"/>
              </w:rPr>
              <w:t>7,313</w:t>
            </w:r>
          </w:p>
        </w:tc>
      </w:tr>
    </w:tbl>
    <w:p w:rsidR="004B2A71" w:rsidRPr="00FC6D9B" w:rsidRDefault="004B2A71" w:rsidP="004B2A71">
      <w:pPr>
        <w:rPr>
          <w:rFonts w:ascii="TH SarabunPSK" w:hAnsi="TH SarabunPSK" w:cs="TH SarabunPSK"/>
          <w:color w:val="000000" w:themeColor="text1"/>
          <w:sz w:val="16"/>
          <w:szCs w:val="16"/>
        </w:rPr>
      </w:pPr>
    </w:p>
    <w:p w:rsidR="004B2A71" w:rsidRPr="00FC6D9B" w:rsidRDefault="004B2A71" w:rsidP="004B2A71">
      <w:pPr>
        <w:pStyle w:val="ab"/>
        <w:rPr>
          <w:rFonts w:ascii="TH SarabunPSK" w:hAnsi="TH SarabunPSK" w:cs="TH SarabunPSK"/>
          <w:color w:val="000000" w:themeColor="text1"/>
          <w:sz w:val="28"/>
        </w:rPr>
      </w:pPr>
      <w:r w:rsidRPr="00FC6D9B">
        <w:rPr>
          <w:rFonts w:ascii="TH SarabunPSK" w:hAnsi="TH SarabunPSK" w:cs="TH SarabunPSK"/>
          <w:color w:val="000000" w:themeColor="text1"/>
          <w:sz w:val="28"/>
          <w:cs/>
        </w:rPr>
        <w:lastRenderedPageBreak/>
        <w:t xml:space="preserve">หมายเหตุ </w:t>
      </w:r>
    </w:p>
    <w:p w:rsidR="004B2A71" w:rsidRPr="00FC6D9B" w:rsidRDefault="004B2A71" w:rsidP="004B2A71">
      <w:pPr>
        <w:pStyle w:val="ab"/>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 ข้อมูลประชากรทะเบียนราษฏร์ ณ วันที่ 1 มกราคม 2561 จากสำนักทะเบียนราษฎร์ กระทรวงมหาดไทย  </w:t>
      </w:r>
    </w:p>
    <w:p w:rsidR="004B2A71" w:rsidRPr="00FC6D9B" w:rsidRDefault="004B2A71" w:rsidP="004B2A71">
      <w:pPr>
        <w:pStyle w:val="ab"/>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  ที่มาของฐานข้อมูลประชากร </w:t>
      </w:r>
      <w:r w:rsidRPr="00FC6D9B">
        <w:rPr>
          <w:rFonts w:ascii="TH SarabunPSK" w:hAnsi="TH SarabunPSK" w:cs="TH SarabunPSK"/>
          <w:color w:val="000000" w:themeColor="text1"/>
          <w:sz w:val="28"/>
        </w:rPr>
        <w:t xml:space="preserve">HDC : https://hdcservice.moph.go.th/hdc/main/index_pk.php  </w:t>
      </w:r>
      <w:r w:rsidRPr="00FC6D9B">
        <w:rPr>
          <w:rFonts w:ascii="TH SarabunPSK" w:hAnsi="TH SarabunPSK" w:cs="TH SarabunPSK"/>
          <w:color w:val="000000" w:themeColor="text1"/>
          <w:sz w:val="28"/>
          <w:cs/>
        </w:rPr>
        <w:t>ข้อมูล ณ วันที่ 7 ตุลาคม 2561</w:t>
      </w:r>
    </w:p>
    <w:p w:rsidR="004B2A71" w:rsidRPr="00FC6D9B" w:rsidRDefault="004B2A71" w:rsidP="004B2A71">
      <w:pPr>
        <w:pStyle w:val="ab"/>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 ฐานข้อมูล </w:t>
      </w:r>
      <w:r w:rsidRPr="00FC6D9B">
        <w:rPr>
          <w:rFonts w:ascii="TH SarabunPSK" w:hAnsi="TH SarabunPSK" w:cs="TH SarabunPSK"/>
          <w:color w:val="000000" w:themeColor="text1"/>
          <w:sz w:val="28"/>
        </w:rPr>
        <w:t xml:space="preserve">TBCM online </w:t>
      </w:r>
      <w:r w:rsidRPr="00FC6D9B">
        <w:rPr>
          <w:rFonts w:ascii="TH SarabunPSK" w:hAnsi="TH SarabunPSK" w:cs="TH SarabunPSK"/>
          <w:color w:val="000000" w:themeColor="text1"/>
          <w:sz w:val="28"/>
          <w:cs/>
        </w:rPr>
        <w:t>ปรับปรุงข้อมูล ณ วันที่ 7 ตุลาคม 2561</w:t>
      </w:r>
    </w:p>
    <w:p w:rsidR="004B2A71" w:rsidRPr="00FC6D9B" w:rsidRDefault="004B2A71" w:rsidP="004B2A71">
      <w:pPr>
        <w:pStyle w:val="ab"/>
        <w:rPr>
          <w:rFonts w:ascii="TH SarabunPSK" w:hAnsi="TH SarabunPSK" w:cs="TH SarabunPSK"/>
          <w:color w:val="000000" w:themeColor="text1"/>
          <w:sz w:val="32"/>
          <w:szCs w:val="32"/>
        </w:rPr>
      </w:pPr>
    </w:p>
    <w:p w:rsidR="004B2A71" w:rsidRPr="00FC6D9B" w:rsidRDefault="004B2A71" w:rsidP="004B2A71">
      <w:pPr>
        <w:pStyle w:val="ab"/>
        <w:rPr>
          <w:rFonts w:ascii="TH SarabunPSK" w:hAnsi="TH SarabunPSK" w:cs="TH SarabunPSK"/>
          <w:color w:val="000000" w:themeColor="text1"/>
          <w:sz w:val="32"/>
          <w:szCs w:val="32"/>
        </w:rPr>
        <w:sectPr w:rsidR="004B2A71" w:rsidRPr="00FC6D9B" w:rsidSect="004B2A71">
          <w:pgSz w:w="11906" w:h="16838"/>
          <w:pgMar w:top="851" w:right="851" w:bottom="851" w:left="851" w:header="709" w:footer="295" w:gutter="0"/>
          <w:cols w:space="708"/>
          <w:docGrid w:linePitch="360"/>
        </w:sectPr>
      </w:pPr>
    </w:p>
    <w:p w:rsidR="004B2A71" w:rsidRPr="00FC6D9B" w:rsidRDefault="004B2A71" w:rsidP="004B2A71">
      <w:pPr>
        <w:tabs>
          <w:tab w:val="left" w:pos="1020"/>
        </w:tabs>
        <w:jc w:val="center"/>
        <w:rPr>
          <w:rFonts w:ascii="TH SarabunPSK" w:hAnsi="TH SarabunPSK" w:cs="TH SarabunPSK"/>
          <w:b/>
          <w:bCs/>
          <w:color w:val="000000" w:themeColor="text1"/>
          <w:sz w:val="40"/>
          <w:szCs w:val="40"/>
          <w:cs/>
        </w:rPr>
      </w:pPr>
      <w:r w:rsidRPr="00FC6D9B">
        <w:rPr>
          <w:rFonts w:ascii="TH SarabunPSK" w:hAnsi="TH SarabunPSK" w:cs="TH SarabunPSK"/>
          <w:b/>
          <w:bCs/>
          <w:color w:val="000000" w:themeColor="text1"/>
          <w:sz w:val="40"/>
          <w:szCs w:val="40"/>
          <w:cs/>
        </w:rPr>
        <w:lastRenderedPageBreak/>
        <w:t>ข้อมูลพื้นฐานและเป้าหมายของความครอบคลุมการรักษาผู้ป่วยวัณโรครายใหม่และกลับเป็นซ้ำ (</w:t>
      </w:r>
      <w:r w:rsidRPr="00FC6D9B">
        <w:rPr>
          <w:rFonts w:ascii="TH SarabunPSK" w:hAnsi="TH SarabunPSK" w:cs="TH SarabunPSK"/>
          <w:b/>
          <w:bCs/>
          <w:color w:val="000000" w:themeColor="text1"/>
          <w:sz w:val="40"/>
          <w:szCs w:val="40"/>
        </w:rPr>
        <w:t>TB Treatment Coverage)</w:t>
      </w:r>
    </w:p>
    <w:tbl>
      <w:tblPr>
        <w:tblW w:w="5000" w:type="pct"/>
        <w:tblLayout w:type="fixed"/>
        <w:tblLook w:val="04A0"/>
      </w:tblPr>
      <w:tblGrid>
        <w:gridCol w:w="2016"/>
        <w:gridCol w:w="1407"/>
        <w:gridCol w:w="1408"/>
        <w:gridCol w:w="1408"/>
        <w:gridCol w:w="1408"/>
        <w:gridCol w:w="1929"/>
      </w:tblGrid>
      <w:tr w:rsidR="004B2A71" w:rsidRPr="00FC6D9B" w:rsidTr="004B2A71">
        <w:trPr>
          <w:trHeight w:val="420"/>
          <w:tblHeader/>
        </w:trPr>
        <w:tc>
          <w:tcPr>
            <w:tcW w:w="1053"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เขตสุขภาพ</w:t>
            </w:r>
          </w:p>
        </w:tc>
        <w:tc>
          <w:tcPr>
            <w:tcW w:w="2940" w:type="pct"/>
            <w:gridSpan w:val="4"/>
            <w:tcBorders>
              <w:top w:val="single" w:sz="4" w:space="0" w:color="auto"/>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ข้อมูลผู้ป่วยวัณโรคที่ได้รับการรักษา</w:t>
            </w:r>
          </w:p>
        </w:tc>
        <w:tc>
          <w:tcPr>
            <w:tcW w:w="1007" w:type="pct"/>
            <w:vMerge w:val="restart"/>
            <w:tcBorders>
              <w:top w:val="single" w:sz="4" w:space="0" w:color="auto"/>
              <w:left w:val="nil"/>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ค่าเป้าหมายปี</w:t>
            </w:r>
            <w:r w:rsidRPr="00FC6D9B">
              <w:rPr>
                <w:rFonts w:ascii="TH SarabunPSK" w:eastAsia="Times New Roman" w:hAnsi="TH SarabunPSK" w:cs="TH SarabunPSK"/>
                <w:b/>
                <w:bCs/>
                <w:color w:val="000000" w:themeColor="text1"/>
                <w:sz w:val="28"/>
              </w:rPr>
              <w:t xml:space="preserve"> 2562</w:t>
            </w:r>
          </w:p>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ความครอบคลุมการรักษาผู้ป่วยวัณโรครายใหม่และกลับเป็นซ้ำร้อยละ</w:t>
            </w:r>
            <w:r w:rsidRPr="00FC6D9B">
              <w:rPr>
                <w:rFonts w:ascii="TH SarabunPSK" w:eastAsia="Times New Roman" w:hAnsi="TH SarabunPSK" w:cs="TH SarabunPSK"/>
                <w:b/>
                <w:bCs/>
                <w:color w:val="000000" w:themeColor="text1"/>
                <w:sz w:val="28"/>
              </w:rPr>
              <w:t xml:space="preserve"> 82.5</w:t>
            </w:r>
          </w:p>
        </w:tc>
      </w:tr>
      <w:tr w:rsidR="004B2A71" w:rsidRPr="00FC6D9B" w:rsidTr="004B2A71">
        <w:trPr>
          <w:trHeight w:val="1260"/>
          <w:tblHeader/>
        </w:trPr>
        <w:tc>
          <w:tcPr>
            <w:tcW w:w="1053" w:type="pct"/>
            <w:vMerge/>
            <w:tcBorders>
              <w:top w:val="single" w:sz="4" w:space="0" w:color="auto"/>
              <w:left w:val="single" w:sz="4" w:space="0" w:color="auto"/>
              <w:bottom w:val="single" w:sz="4" w:space="0" w:color="auto"/>
              <w:right w:val="single" w:sz="4" w:space="0" w:color="auto"/>
            </w:tcBorders>
            <w:hideMark/>
          </w:tcPr>
          <w:p w:rsidR="004B2A71" w:rsidRPr="00FC6D9B" w:rsidRDefault="004B2A71" w:rsidP="004B2A71">
            <w:pPr>
              <w:rPr>
                <w:rFonts w:ascii="TH SarabunPSK" w:eastAsia="Times New Roman" w:hAnsi="TH SarabunPSK" w:cs="TH SarabunPSK"/>
                <w:b/>
                <w:bCs/>
                <w:color w:val="000000" w:themeColor="text1"/>
                <w:sz w:val="28"/>
              </w:rPr>
            </w:pP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 xml:space="preserve">จำนวนปชก.ปี </w:t>
            </w:r>
            <w:r w:rsidRPr="00FC6D9B">
              <w:rPr>
                <w:rFonts w:ascii="TH SarabunPSK" w:eastAsia="Times New Roman" w:hAnsi="TH SarabunPSK" w:cs="TH SarabunPSK"/>
                <w:b/>
                <w:bCs/>
                <w:color w:val="000000" w:themeColor="text1"/>
                <w:sz w:val="28"/>
              </w:rPr>
              <w:t xml:space="preserve">2561* </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คาดประมาณจำนวนผู้ป่วยวัณโรค(</w:t>
            </w:r>
            <w:r w:rsidRPr="00FC6D9B">
              <w:rPr>
                <w:rFonts w:ascii="TH SarabunPSK" w:eastAsia="Times New Roman" w:hAnsi="TH SarabunPSK" w:cs="TH SarabunPSK"/>
                <w:b/>
                <w:bCs/>
                <w:color w:val="000000" w:themeColor="text1"/>
                <w:sz w:val="28"/>
              </w:rPr>
              <w:t xml:space="preserve"> 156 </w:t>
            </w:r>
            <w:r w:rsidRPr="00FC6D9B">
              <w:rPr>
                <w:rFonts w:ascii="TH SarabunPSK" w:eastAsia="Times New Roman" w:hAnsi="TH SarabunPSK" w:cs="TH SarabunPSK"/>
                <w:b/>
                <w:bCs/>
                <w:color w:val="000000" w:themeColor="text1"/>
                <w:sz w:val="28"/>
                <w:cs/>
              </w:rPr>
              <w:t>ต่อแสน ปชก.)</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จำนวนผู้ป่วยวัณโรคขึ้นทะเบียนรักษาปี</w:t>
            </w:r>
            <w:r w:rsidRPr="00FC6D9B">
              <w:rPr>
                <w:rFonts w:ascii="TH SarabunPSK" w:eastAsia="Times New Roman" w:hAnsi="TH SarabunPSK" w:cs="TH SarabunPSK"/>
                <w:b/>
                <w:bCs/>
                <w:color w:val="000000" w:themeColor="text1"/>
                <w:sz w:val="28"/>
              </w:rPr>
              <w:t xml:space="preserve"> 2561** </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ร้อยละความครอบคลุมการรักษาของปี</w:t>
            </w:r>
            <w:r w:rsidRPr="00FC6D9B">
              <w:rPr>
                <w:rFonts w:ascii="TH SarabunPSK" w:eastAsia="Times New Roman" w:hAnsi="TH SarabunPSK" w:cs="TH SarabunPSK"/>
                <w:b/>
                <w:bCs/>
                <w:color w:val="000000" w:themeColor="text1"/>
                <w:sz w:val="28"/>
              </w:rPr>
              <w:t xml:space="preserve"> 2561</w:t>
            </w:r>
          </w:p>
        </w:tc>
        <w:tc>
          <w:tcPr>
            <w:tcW w:w="1007" w:type="pct"/>
            <w:vMerge/>
            <w:tcBorders>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b/>
                <w:bCs/>
                <w:color w:val="000000" w:themeColor="text1"/>
                <w:sz w:val="28"/>
              </w:rPr>
            </w:pPr>
          </w:p>
        </w:tc>
      </w:tr>
      <w:tr w:rsidR="004B2A71" w:rsidRPr="00FC6D9B" w:rsidTr="004B2A71">
        <w:trPr>
          <w:trHeight w:val="397"/>
          <w:tblHeader/>
        </w:trPr>
        <w:tc>
          <w:tcPr>
            <w:tcW w:w="1053" w:type="pct"/>
            <w:tcBorders>
              <w:top w:val="nil"/>
              <w:left w:val="single" w:sz="4" w:space="0" w:color="auto"/>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 </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4=3/2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auto" w:fill="auto"/>
            <w:hideMark/>
          </w:tcPr>
          <w:p w:rsidR="004B2A71" w:rsidRPr="00FC6D9B" w:rsidRDefault="004B2A71" w:rsidP="004B2A71">
            <w:pPr>
              <w:contextualSpacing/>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cs/>
              </w:rPr>
              <w:t>ประเทศ</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66,188,503</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103,254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77,376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b/>
                <w:bCs/>
                <w:color w:val="000000" w:themeColor="text1"/>
                <w:sz w:val="28"/>
              </w:rPr>
            </w:pPr>
            <w:r w:rsidRPr="00FC6D9B">
              <w:rPr>
                <w:rFonts w:ascii="TH SarabunPSK" w:eastAsia="Times New Roman" w:hAnsi="TH SarabunPSK" w:cs="TH SarabunPSK"/>
                <w:b/>
                <w:bCs/>
                <w:color w:val="000000" w:themeColor="text1"/>
                <w:sz w:val="28"/>
              </w:rPr>
              <w:t>74.9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85,185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กรุงเทพมหานคร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5,682,415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8,865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8,674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97.9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7,313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จังหวัดกระบี่</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469,769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733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394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605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จังหวัดกาญจนบุรี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887,979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1,385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1,050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75.8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1,143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จังหวัดกาฬสินธุ์</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986,005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1,538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1,304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1,269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จังหวัดกำแพงเพชร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729,133</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1,137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780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68.6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938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จังหวัดขอนแก่น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1,805,910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2,817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2,507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89.0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2,324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จังหวัดจันทบุรี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534,459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834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688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จังหวัดฉะเชิงเทรา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709,889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1,107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726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จังหวัดชลบุรี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1,509,125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2,354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2,967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126.0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1,942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จังหวัดชัยนาท</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329,722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514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46.9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424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จังหวัดชัยภูมิ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1,139,356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1,777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1,491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83.9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1,466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จังหวัดชุมพร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509,650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จังหวัดเชียงราย</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1,746,840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2,725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1,423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2,248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จังหวัดเชียงใหม่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1,287,615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2,009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1,510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75.2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1,657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จังหวัดตรัง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643,072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828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จังหวัดตราด</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229,649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358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285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296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จังหวัดตาก</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644,267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829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จังหวัดนครนายก</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259,342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405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352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87.0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334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lastRenderedPageBreak/>
              <w:t>จังหวัดนครปฐม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911,492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1,422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873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1,173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จังหวัดนครพนม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718,028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1,120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664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59.3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924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จังหวัดนครราชสีมา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2,639,226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4,117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2,626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63.8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3,397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จังหวัดนครศรีธรรมราช</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1,557,482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2,430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1,502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2,004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จังหวัดนครสวรรค์</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1,065,334</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1,662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1,052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63.3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1,371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contextualSpacing/>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จังหวัดนนทบุรี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1,229,735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1,918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1,885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98.3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contextualSpacing/>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1,583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จังหวัดนราธิวาส</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796,239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1,242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49.1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1,025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จังหวัดน่าน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479,838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749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422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auto" w:fill="auto"/>
            <w:noWrap/>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จังหวัดบึงกาฬ</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423,032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660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432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จังหวัดบุรีรัมย์</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1,591,905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2,483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1,510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60.8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2,049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จังหวัดปทุมธานี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1,129,115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1,761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48.1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1,453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จังหวัดประจวบคีรีขันธ์</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543,979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773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700</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จังหวัดปราจีนบุรี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487,544</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761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764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จังหวัดปัตตานี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709,796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1,107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56.7</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จังหวัดพระนครศรีอยุธยา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813,852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1,270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687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1,047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จังหวัดพะเยา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477,100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744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570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76.6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lastRenderedPageBreak/>
              <w:t>จังหวัดพังงา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267,491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417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339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81.2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344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จังหวัดพัทลุง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524,857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819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460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จังหวัดพิจิตร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541,868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697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จังหวัดพิษณุโลก</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865,368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1,350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955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70.7</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1,114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จังหวัดเพชรบุรี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482,375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753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431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57.3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จังหวัดเพชรบูรณ์</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995,331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1,553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1,281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จังหวัดแพร่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447,564</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698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488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69.9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576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จังหวัดภูเก็ต</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402,017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978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155.9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517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จังหวัดมหาสารคาม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963,072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1,502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1,368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1,239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จังหวัดมุกดาหาร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350,782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359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451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จังหวัดแม่ฮ่องสอน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279,088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435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43.0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359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จังหวัดยโสธร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539,542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842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76.2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694</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จังหวัดยะลา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527,295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823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515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62.6</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จังหวัดร้อยเอ็ด</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1,307,911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2,040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1,434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1,683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จังหวัดระนอง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190,399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297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259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87.2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lastRenderedPageBreak/>
              <w:t>จังหวัดระยอง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711,236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1,110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1,014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915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จังหวัดราชบุรี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871,714</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1,360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761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1,122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จังหวัดลพบุรี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757,273</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1,181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975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จังหวัดลำปาง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746,547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1,165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800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68.7</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961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จังหวัดลำพูน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405,918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633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366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57.8</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จังหวัดเลย</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641,666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826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จังหวัดศรีสะเกษ</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1,472,031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2,296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2,071</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90.2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1,895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จังหวัดสกลนคร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1,149,472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1,793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933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1,479</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จังหวัดสงขลา</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1,424,230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2,222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1,965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88.4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1,833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จังหวัดสตูล</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319,700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499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239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47.9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411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จังหวัดสมุทรปราการ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1,310,766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2,045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1,803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88.2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1,687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จังหวัดสมุทรสงคราม</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193,902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302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58.5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250</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จังหวัดสมุทรสาคร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568,465</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887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1,403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158.2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732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จังหวัดสระแก้ว</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561,938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877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734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83.7</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723</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จังหวัดสระบุรี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642,040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1,002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852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85.1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826</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lastRenderedPageBreak/>
              <w:t>จังหวัดสิงห์บุรี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210,088</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328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62.2</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270</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จังหวัดสุโขทัย</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599,319</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935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622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66.5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771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จังหวัดสุพรรณบุรี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852,003</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1,329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816</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61.4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1,097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จังหวัดสุราษฎร์ธานี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1,057,581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1,650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1,140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69.1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1,361</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จังหวัดสุรินทร์</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1,397,180</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2,180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2,069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94.9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1,798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จังหวัดหนองคาย</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521,886</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814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570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70.0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จังหวัดหนองบัวลำภู</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511,641</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798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474</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59.4</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658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จังหวัดอ่างทอง</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281,187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439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239</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54.5</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362</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จังหวัดอำนาจเจริญ</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378,107</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590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332</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56.3</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487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จังหวัดอุดรธานี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1,583,092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2,470</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1,658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67.1</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2,037</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จังหวัดอุตรดิตถ์</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457,092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713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463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64.9</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588</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จังหวัดอุทัยธานี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329,942</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515</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288</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56.0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425</w:t>
            </w:r>
          </w:p>
        </w:tc>
      </w:tr>
      <w:tr w:rsidR="004B2A71" w:rsidRPr="00FC6D9B" w:rsidTr="004B2A71">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rsidR="004B2A71" w:rsidRPr="00FC6D9B" w:rsidRDefault="004B2A71" w:rsidP="004B2A71">
            <w:pP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cs/>
              </w:rPr>
              <w:t>จังหวัดอุบลราชธานี</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1,869,633</w:t>
            </w:r>
          </w:p>
        </w:tc>
        <w:tc>
          <w:tcPr>
            <w:tcW w:w="735"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2,917</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1,983</w:t>
            </w:r>
          </w:p>
        </w:tc>
        <w:tc>
          <w:tcPr>
            <w:tcW w:w="735" w:type="pct"/>
            <w:tcBorders>
              <w:top w:val="nil"/>
              <w:left w:val="nil"/>
              <w:bottom w:val="single" w:sz="4" w:space="0" w:color="auto"/>
              <w:right w:val="single" w:sz="4" w:space="0" w:color="auto"/>
            </w:tcBorders>
            <w:shd w:val="clear" w:color="auto" w:fill="auto"/>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68.0</w:t>
            </w:r>
          </w:p>
        </w:tc>
        <w:tc>
          <w:tcPr>
            <w:tcW w:w="1007" w:type="pct"/>
            <w:tcBorders>
              <w:top w:val="nil"/>
              <w:left w:val="nil"/>
              <w:bottom w:val="single" w:sz="4" w:space="0" w:color="auto"/>
              <w:right w:val="single" w:sz="4" w:space="0" w:color="auto"/>
            </w:tcBorders>
            <w:shd w:val="clear" w:color="auto" w:fill="auto"/>
            <w:noWrap/>
            <w:hideMark/>
          </w:tcPr>
          <w:p w:rsidR="004B2A71" w:rsidRPr="00FC6D9B" w:rsidRDefault="004B2A71" w:rsidP="004B2A71">
            <w:pPr>
              <w:jc w:val="center"/>
              <w:rPr>
                <w:rFonts w:ascii="TH SarabunPSK" w:eastAsia="Times New Roman" w:hAnsi="TH SarabunPSK" w:cs="TH SarabunPSK"/>
                <w:color w:val="000000" w:themeColor="text1"/>
                <w:sz w:val="28"/>
              </w:rPr>
            </w:pPr>
            <w:r w:rsidRPr="00FC6D9B">
              <w:rPr>
                <w:rFonts w:ascii="TH SarabunPSK" w:eastAsia="Times New Roman" w:hAnsi="TH SarabunPSK" w:cs="TH SarabunPSK"/>
                <w:color w:val="000000" w:themeColor="text1"/>
                <w:sz w:val="28"/>
              </w:rPr>
              <w:t>2,406</w:t>
            </w:r>
          </w:p>
        </w:tc>
      </w:tr>
    </w:tbl>
    <w:p w:rsidR="004B2A71" w:rsidRPr="00FC6D9B" w:rsidRDefault="004B2A71" w:rsidP="004B2A71">
      <w:pPr>
        <w:pStyle w:val="ab"/>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หมายเหตุ </w:t>
      </w:r>
    </w:p>
    <w:p w:rsidR="004B2A71" w:rsidRPr="00FC6D9B" w:rsidRDefault="004B2A71" w:rsidP="004B2A71">
      <w:pPr>
        <w:pStyle w:val="ab"/>
        <w:ind w:left="284"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ข้อมูลประชากรทะเบียนราษฏร์ ณ วันที่ 1 มกราคม 2561 จากสำนักทะเบียนราษฎร์ กระทรวงมหาดไทย  </w:t>
      </w:r>
    </w:p>
    <w:p w:rsidR="004B2A71" w:rsidRPr="00FC6D9B" w:rsidRDefault="004B2A71" w:rsidP="004B2A71">
      <w:pPr>
        <w:pStyle w:val="ab"/>
        <w:ind w:left="284"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ที่มาของฐานข้อมูลประชากร </w:t>
      </w:r>
      <w:r w:rsidRPr="00FC6D9B">
        <w:rPr>
          <w:rFonts w:ascii="TH SarabunPSK" w:hAnsi="TH SarabunPSK" w:cs="TH SarabunPSK"/>
          <w:color w:val="000000" w:themeColor="text1"/>
          <w:sz w:val="32"/>
          <w:szCs w:val="32"/>
        </w:rPr>
        <w:t xml:space="preserve">HDC : https://hdcservice.moph.go.th/hdc/main/index_pk.php  </w:t>
      </w:r>
      <w:r w:rsidRPr="00FC6D9B">
        <w:rPr>
          <w:rFonts w:ascii="TH SarabunPSK" w:hAnsi="TH SarabunPSK" w:cs="TH SarabunPSK"/>
          <w:color w:val="000000" w:themeColor="text1"/>
          <w:sz w:val="32"/>
          <w:szCs w:val="32"/>
          <w:cs/>
        </w:rPr>
        <w:t>ข้อมูล ณ วันที่ 7 ตุลาคม 2561</w:t>
      </w:r>
    </w:p>
    <w:p w:rsidR="004B2A71" w:rsidRDefault="004B2A71" w:rsidP="004B2A71">
      <w:pPr>
        <w:pStyle w:val="ab"/>
        <w:ind w:left="284"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ฐานข้อมูล </w:t>
      </w:r>
      <w:r w:rsidRPr="00FC6D9B">
        <w:rPr>
          <w:rFonts w:ascii="TH SarabunPSK" w:hAnsi="TH SarabunPSK" w:cs="TH SarabunPSK"/>
          <w:color w:val="000000" w:themeColor="text1"/>
          <w:sz w:val="32"/>
          <w:szCs w:val="32"/>
        </w:rPr>
        <w:t xml:space="preserve">TBCM online </w:t>
      </w:r>
      <w:r w:rsidRPr="00FC6D9B">
        <w:rPr>
          <w:rFonts w:ascii="TH SarabunPSK" w:hAnsi="TH SarabunPSK" w:cs="TH SarabunPSK"/>
          <w:color w:val="000000" w:themeColor="text1"/>
          <w:sz w:val="32"/>
          <w:szCs w:val="32"/>
          <w:cs/>
        </w:rPr>
        <w:t>ปรับปรุงข้อมูล ณ วันที่ 7 ตุลาคม 2561</w:t>
      </w:r>
    </w:p>
    <w:p w:rsidR="004B2A71" w:rsidRDefault="004B2A71" w:rsidP="004B2A71">
      <w:pPr>
        <w:pStyle w:val="ab"/>
        <w:ind w:left="284" w:hanging="284"/>
        <w:rPr>
          <w:rFonts w:ascii="TH SarabunPSK" w:hAnsi="TH SarabunPSK" w:cs="TH SarabunPSK"/>
          <w:color w:val="000000" w:themeColor="text1"/>
          <w:sz w:val="32"/>
          <w:szCs w:val="32"/>
        </w:rPr>
      </w:pPr>
    </w:p>
    <w:p w:rsidR="004B2A71" w:rsidRPr="00FC6D9B" w:rsidRDefault="004B2A71" w:rsidP="004B2A71">
      <w:pPr>
        <w:pStyle w:val="ab"/>
        <w:ind w:left="284" w:hanging="284"/>
        <w:rPr>
          <w:rFonts w:ascii="TH SarabunPSK" w:hAnsi="TH SarabunPSK" w:cs="TH SarabunPSK"/>
          <w:color w:val="000000" w:themeColor="text1"/>
          <w:sz w:val="32"/>
          <w:szCs w:val="32"/>
        </w:rPr>
      </w:pPr>
    </w:p>
    <w:tbl>
      <w:tblPr>
        <w:tblW w:w="1033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56"/>
        <w:gridCol w:w="141"/>
        <w:gridCol w:w="8023"/>
        <w:gridCol w:w="14"/>
      </w:tblGrid>
      <w:tr w:rsidR="004B2A71" w:rsidRPr="005D6C74" w:rsidTr="004B2A71">
        <w:tc>
          <w:tcPr>
            <w:tcW w:w="2156"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หมวด</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 xml:space="preserve">Service Excellence </w:t>
            </w:r>
            <w:r w:rsidRPr="005D6C74">
              <w:rPr>
                <w:rFonts w:ascii="TH SarabunPSK" w:hAnsi="TH SarabunPSK" w:cs="TH SarabunPSK"/>
                <w:b/>
                <w:bCs/>
                <w:color w:val="FF0000"/>
                <w:sz w:val="32"/>
                <w:szCs w:val="32"/>
                <w:cs/>
              </w:rPr>
              <w:t>(ยุทธศาสตร์บริการเป็นเลิศ)</w:t>
            </w:r>
          </w:p>
        </w:tc>
      </w:tr>
      <w:tr w:rsidR="004B2A71" w:rsidRPr="005D6C74" w:rsidTr="004B2A71">
        <w:tc>
          <w:tcPr>
            <w:tcW w:w="2156"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6.</w:t>
            </w:r>
            <w:r w:rsidRPr="005D6C74">
              <w:rPr>
                <w:rFonts w:ascii="TH SarabunPSK" w:hAnsi="TH SarabunPSK" w:cs="TH SarabunPSK"/>
                <w:b/>
                <w:bCs/>
                <w:color w:val="FF0000"/>
                <w:sz w:val="32"/>
                <w:szCs w:val="32"/>
                <w:cs/>
              </w:rPr>
              <w:t>การพัฒนาระบบบริการสุขภาพ</w:t>
            </w:r>
          </w:p>
        </w:tc>
      </w:tr>
      <w:tr w:rsidR="004B2A71" w:rsidRPr="005D6C74" w:rsidTr="004B2A71">
        <w:tc>
          <w:tcPr>
            <w:tcW w:w="2156"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3.</w:t>
            </w:r>
            <w:r w:rsidRPr="005D6C74">
              <w:rPr>
                <w:rFonts w:ascii="TH SarabunPSK" w:hAnsi="TH SarabunPSK" w:cs="TH SarabunPSK"/>
                <w:b/>
                <w:bCs/>
                <w:color w:val="FF0000"/>
                <w:sz w:val="32"/>
                <w:szCs w:val="32"/>
                <w:cs/>
              </w:rPr>
              <w:t>โครงการป้องกันและควบคุมการดื้อยาต้านจุลชีพและการใช้ยาอย่างสมเหตุสมผล</w:t>
            </w:r>
          </w:p>
        </w:tc>
      </w:tr>
      <w:tr w:rsidR="004B2A71" w:rsidRPr="005D6C74" w:rsidTr="004B2A71">
        <w:tc>
          <w:tcPr>
            <w:tcW w:w="2156"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จังหวัด</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เขต</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ประเทศ</w:t>
            </w:r>
          </w:p>
        </w:tc>
      </w:tr>
      <w:tr w:rsidR="004B2A71" w:rsidRPr="005D6C74" w:rsidTr="004B2A71">
        <w:tc>
          <w:tcPr>
            <w:tcW w:w="2156"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17.</w:t>
            </w:r>
            <w:r w:rsidRPr="005D6C74">
              <w:rPr>
                <w:rFonts w:ascii="TH SarabunPSK" w:hAnsi="TH SarabunPSK" w:cs="TH SarabunPSK"/>
                <w:b/>
                <w:bCs/>
                <w:color w:val="FF0000"/>
                <w:sz w:val="32"/>
                <w:szCs w:val="32"/>
                <w:cs/>
              </w:rPr>
              <w:t>ร้อยละของโรงพยาบาลที่ใช้ยาอย่างสมเหตุผล (</w:t>
            </w:r>
            <w:r w:rsidRPr="005D6C74">
              <w:rPr>
                <w:rFonts w:ascii="TH SarabunPSK" w:hAnsi="TH SarabunPSK" w:cs="TH SarabunPSK"/>
                <w:b/>
                <w:bCs/>
                <w:color w:val="FF0000"/>
                <w:sz w:val="32"/>
                <w:szCs w:val="32"/>
              </w:rPr>
              <w:t xml:space="preserve">RDU) </w:t>
            </w:r>
          </w:p>
        </w:tc>
      </w:tr>
      <w:tr w:rsidR="004B2A71" w:rsidRPr="00FC6D9B" w:rsidTr="004B2A71">
        <w:trPr>
          <w:trHeight w:val="983"/>
        </w:trPr>
        <w:tc>
          <w:tcPr>
            <w:tcW w:w="215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817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b/>
                <w:bCs/>
                <w:color w:val="000000" w:themeColor="text1"/>
                <w:sz w:val="32"/>
                <w:szCs w:val="32"/>
              </w:rPr>
              <w:t xml:space="preserve">RDU </w:t>
            </w:r>
            <w:r w:rsidRPr="00FC6D9B">
              <w:rPr>
                <w:rFonts w:ascii="TH SarabunPSK" w:eastAsia="Times New Roman" w:hAnsi="TH SarabunPSK" w:cs="TH SarabunPSK"/>
                <w:color w:val="000000" w:themeColor="text1"/>
                <w:sz w:val="32"/>
                <w:szCs w:val="32"/>
                <w:cs/>
              </w:rPr>
              <w:t>เป็นการประเมินโรงพยาบาล</w:t>
            </w:r>
            <w:r w:rsidRPr="00FC6D9B">
              <w:rPr>
                <w:rFonts w:ascii="TH SarabunPSK" w:eastAsia="Times New Roman" w:hAnsi="TH SarabunPSK" w:cs="TH SarabunPSK"/>
                <w:color w:val="000000" w:themeColor="text1"/>
                <w:sz w:val="32"/>
                <w:szCs w:val="32"/>
              </w:rPr>
              <w:t>/</w:t>
            </w:r>
            <w:r w:rsidRPr="00FC6D9B">
              <w:rPr>
                <w:rFonts w:ascii="TH SarabunPSK" w:eastAsia="Times New Roman" w:hAnsi="TH SarabunPSK" w:cs="TH SarabunPSK"/>
                <w:color w:val="000000" w:themeColor="text1"/>
                <w:spacing w:val="-6"/>
                <w:sz w:val="32"/>
                <w:szCs w:val="32"/>
                <w:cs/>
              </w:rPr>
              <w:t>เครือข่ายบริการสุขภาพระดับอำเภอ ซึ่งประกอบด้วยการประเมิน</w:t>
            </w:r>
            <w:r w:rsidRPr="00FC6D9B">
              <w:rPr>
                <w:rFonts w:ascii="TH SarabunPSK" w:eastAsia="Times New Roman" w:hAnsi="TH SarabunPSK" w:cs="TH SarabunPSK"/>
                <w:color w:val="000000" w:themeColor="text1"/>
                <w:spacing w:val="-6"/>
                <w:sz w:val="32"/>
                <w:szCs w:val="32"/>
              </w:rPr>
              <w:t xml:space="preserve"> RDU1 </w:t>
            </w:r>
            <w:r w:rsidRPr="00FC6D9B">
              <w:rPr>
                <w:rFonts w:ascii="TH SarabunPSK" w:eastAsia="Times New Roman" w:hAnsi="TH SarabunPSK" w:cs="TH SarabunPSK"/>
                <w:color w:val="000000" w:themeColor="text1"/>
                <w:spacing w:val="-6"/>
                <w:sz w:val="32"/>
                <w:szCs w:val="32"/>
                <w:cs/>
              </w:rPr>
              <w:t xml:space="preserve">และ </w:t>
            </w:r>
            <w:r w:rsidRPr="00FC6D9B">
              <w:rPr>
                <w:rFonts w:ascii="TH SarabunPSK" w:eastAsia="Times New Roman" w:hAnsi="TH SarabunPSK" w:cs="TH SarabunPSK"/>
                <w:color w:val="000000" w:themeColor="text1"/>
                <w:spacing w:val="-6"/>
                <w:sz w:val="32"/>
                <w:szCs w:val="32"/>
              </w:rPr>
              <w:t>RDU2</w:t>
            </w:r>
          </w:p>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cs/>
              </w:rPr>
            </w:pPr>
            <w:r w:rsidRPr="00FC6D9B">
              <w:rPr>
                <w:rFonts w:ascii="TH SarabunPSK" w:eastAsia="Times New Roman" w:hAnsi="TH SarabunPSK" w:cs="TH SarabunPSK"/>
                <w:color w:val="000000" w:themeColor="text1"/>
                <w:sz w:val="32"/>
                <w:szCs w:val="32"/>
              </w:rPr>
              <w:t xml:space="preserve">- </w:t>
            </w:r>
            <w:r w:rsidRPr="00FC6D9B">
              <w:rPr>
                <w:rFonts w:ascii="TH SarabunPSK" w:eastAsia="Times New Roman" w:hAnsi="TH SarabunPSK" w:cs="TH SarabunPSK"/>
                <w:b/>
                <w:bCs/>
                <w:color w:val="000000" w:themeColor="text1"/>
                <w:sz w:val="32"/>
                <w:szCs w:val="32"/>
              </w:rPr>
              <w:t>RDU 1</w:t>
            </w:r>
            <w:r w:rsidRPr="00FC6D9B">
              <w:rPr>
                <w:rFonts w:ascii="TH SarabunPSK" w:eastAsia="Times New Roman" w:hAnsi="TH SarabunPSK" w:cs="TH SarabunPSK"/>
                <w:color w:val="000000" w:themeColor="text1"/>
                <w:sz w:val="32"/>
                <w:szCs w:val="32"/>
                <w:cs/>
              </w:rPr>
              <w:t xml:space="preserve"> หมายถึง</w:t>
            </w:r>
            <w:r w:rsidRPr="00FC6D9B">
              <w:rPr>
                <w:rFonts w:ascii="TH SarabunPSK" w:eastAsia="Times New Roman" w:hAnsi="TH SarabunPSK" w:cs="TH SarabunPSK"/>
                <w:color w:val="000000" w:themeColor="text1"/>
                <w:spacing w:val="-6"/>
                <w:sz w:val="32"/>
                <w:szCs w:val="32"/>
                <w:cs/>
              </w:rPr>
              <w:t>โรงพยาบาลแม่ข่าย (โรงพยาบาลศูนย์ โรงพยาบาลทั่วไปและโรงพยาบาลชุมชน)</w:t>
            </w:r>
            <w:r w:rsidRPr="00FC6D9B">
              <w:rPr>
                <w:rFonts w:ascii="TH SarabunPSK" w:eastAsia="Times New Roman" w:hAnsi="TH SarabunPSK" w:cs="TH SarabunPSK"/>
                <w:color w:val="000000" w:themeColor="text1"/>
                <w:sz w:val="32"/>
                <w:szCs w:val="32"/>
                <w:cs/>
              </w:rPr>
              <w:t xml:space="preserve"> เป็นโรงพยาบาลส่งเสริมการใช้ยาอย่างสมเหตุผล ตามเกณฑ์เป้าหมาย</w:t>
            </w:r>
          </w:p>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 </w:t>
            </w:r>
            <w:r w:rsidRPr="00FC6D9B">
              <w:rPr>
                <w:rFonts w:ascii="TH SarabunPSK" w:eastAsia="Times New Roman" w:hAnsi="TH SarabunPSK" w:cs="TH SarabunPSK"/>
                <w:b/>
                <w:bCs/>
                <w:color w:val="000000" w:themeColor="text1"/>
                <w:sz w:val="32"/>
                <w:szCs w:val="32"/>
              </w:rPr>
              <w:t xml:space="preserve">RDU 2 </w:t>
            </w:r>
            <w:r w:rsidRPr="00FC6D9B">
              <w:rPr>
                <w:rFonts w:ascii="TH SarabunPSK" w:eastAsia="Times New Roman" w:hAnsi="TH SarabunPSK" w:cs="TH SarabunPSK"/>
                <w:color w:val="000000" w:themeColor="text1"/>
                <w:sz w:val="32"/>
                <w:szCs w:val="32"/>
                <w:cs/>
              </w:rPr>
              <w:t>หมายถึงหน่วยบริการลูกข่าย (โรงพยาบาลส่งเสริมสุขภาพตำบล/หน่วยบริการปฐมภูมิ) มีการส่งเสริมการใช้ยาปฏิชีวนะอย่างรับผิดชอบ ใน 2 โรค ตามเกณฑ์เป้าหมาย</w:t>
            </w:r>
          </w:p>
          <w:p w:rsidR="004B2A71" w:rsidRPr="00FC6D9B" w:rsidRDefault="004B2A71" w:rsidP="004B2A71">
            <w:pPr>
              <w:contextualSpacing/>
              <w:jc w:val="thaiDistribute"/>
              <w:rPr>
                <w:rFonts w:ascii="TH SarabunPSK" w:eastAsia="Times New Roman" w:hAnsi="TH SarabunPSK" w:cs="TH SarabunPSK"/>
                <w:b/>
                <w:bCs/>
                <w:color w:val="000000" w:themeColor="text1"/>
                <w:spacing w:val="-8"/>
                <w:sz w:val="32"/>
                <w:szCs w:val="32"/>
              </w:rPr>
            </w:pPr>
            <w:r w:rsidRPr="00FC6D9B">
              <w:rPr>
                <w:rFonts w:ascii="TH SarabunPSK" w:eastAsia="Times New Roman" w:hAnsi="TH SarabunPSK" w:cs="TH SarabunPSK"/>
                <w:b/>
                <w:bCs/>
                <w:color w:val="000000" w:themeColor="text1"/>
                <w:spacing w:val="-8"/>
                <w:sz w:val="32"/>
                <w:szCs w:val="32"/>
                <w:cs/>
              </w:rPr>
              <w:t xml:space="preserve">ระดับการพัฒนาสู่การเป็นโรงพยาบาลส่งเสริมการใช้ยาอย่างสมเหตุผล </w:t>
            </w:r>
            <w:r w:rsidRPr="00FC6D9B">
              <w:rPr>
                <w:rFonts w:ascii="TH SarabunPSK" w:eastAsia="Times New Roman" w:hAnsi="TH SarabunPSK" w:cs="TH SarabunPSK"/>
                <w:color w:val="000000" w:themeColor="text1"/>
                <w:spacing w:val="-8"/>
                <w:sz w:val="32"/>
                <w:szCs w:val="32"/>
                <w:cs/>
              </w:rPr>
              <w:t>มี 3 ระดับดังนี้</w:t>
            </w:r>
          </w:p>
          <w:p w:rsidR="004B2A71" w:rsidRPr="00FC6D9B" w:rsidRDefault="004B2A71" w:rsidP="00634754">
            <w:pPr>
              <w:numPr>
                <w:ilvl w:val="0"/>
                <w:numId w:val="12"/>
              </w:numPr>
              <w:spacing w:after="0" w:line="240" w:lineRule="auto"/>
              <w:ind w:left="284" w:hanging="284"/>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u w:val="single"/>
              </w:rPr>
              <w:t xml:space="preserve">RDU </w:t>
            </w:r>
            <w:r w:rsidRPr="00FC6D9B">
              <w:rPr>
                <w:rFonts w:ascii="TH SarabunPSK" w:eastAsia="Times New Roman" w:hAnsi="TH SarabunPSK" w:cs="TH SarabunPSK"/>
                <w:b/>
                <w:bCs/>
                <w:color w:val="000000" w:themeColor="text1"/>
                <w:sz w:val="32"/>
                <w:szCs w:val="32"/>
                <w:u w:val="single"/>
                <w:cs/>
              </w:rPr>
              <w:t xml:space="preserve">ขั้นที่ </w:t>
            </w:r>
            <w:r w:rsidRPr="00FC6D9B">
              <w:rPr>
                <w:rFonts w:ascii="TH SarabunPSK" w:eastAsia="Times New Roman" w:hAnsi="TH SarabunPSK" w:cs="TH SarabunPSK"/>
                <w:b/>
                <w:bCs/>
                <w:color w:val="000000" w:themeColor="text1"/>
                <w:spacing w:val="-6"/>
                <w:sz w:val="32"/>
                <w:szCs w:val="32"/>
                <w:u w:val="single"/>
                <w:cs/>
              </w:rPr>
              <w:t>1</w:t>
            </w:r>
            <w:r w:rsidRPr="00FC6D9B">
              <w:rPr>
                <w:rFonts w:ascii="TH SarabunPSK" w:eastAsia="Times New Roman" w:hAnsi="TH SarabunPSK" w:cs="TH SarabunPSK"/>
                <w:b/>
                <w:bCs/>
                <w:color w:val="000000" w:themeColor="text1"/>
                <w:sz w:val="32"/>
                <w:szCs w:val="32"/>
                <w:cs/>
              </w:rPr>
              <w:t xml:space="preserve"> หมายถึง</w:t>
            </w:r>
            <w:r w:rsidRPr="00FC6D9B">
              <w:rPr>
                <w:rFonts w:ascii="TH SarabunPSK" w:eastAsia="Times New Roman" w:hAnsi="TH SarabunPSK" w:cs="TH SarabunPSK"/>
                <w:b/>
                <w:bCs/>
                <w:color w:val="000000" w:themeColor="text1"/>
                <w:spacing w:val="-7"/>
                <w:sz w:val="32"/>
                <w:szCs w:val="32"/>
                <w:cs/>
              </w:rPr>
              <w:t>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5"/>
              <w:gridCol w:w="3395"/>
            </w:tblGrid>
            <w:tr w:rsidR="004B2A71" w:rsidRPr="00FC6D9B" w:rsidTr="004B2A71">
              <w:tc>
                <w:tcPr>
                  <w:tcW w:w="4445" w:type="dxa"/>
                  <w:shd w:val="clear" w:color="auto" w:fill="auto"/>
                </w:tcPr>
                <w:p w:rsidR="004B2A71" w:rsidRPr="00FC6D9B" w:rsidRDefault="004B2A71" w:rsidP="004B2A71">
                  <w:pPr>
                    <w:contextualSpacing/>
                    <w:jc w:val="center"/>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12"/>
                      <w:sz w:val="32"/>
                      <w:szCs w:val="32"/>
                    </w:rPr>
                    <w:t xml:space="preserve">RDU 1 </w:t>
                  </w:r>
                  <w:r w:rsidRPr="00FC6D9B">
                    <w:rPr>
                      <w:rFonts w:ascii="TH SarabunPSK" w:eastAsia="Times New Roman" w:hAnsi="TH SarabunPSK" w:cs="TH SarabunPSK"/>
                      <w:color w:val="000000" w:themeColor="text1"/>
                      <w:sz w:val="32"/>
                      <w:szCs w:val="32"/>
                      <w:cs/>
                    </w:rPr>
                    <w:t>(รพ.)</w:t>
                  </w:r>
                </w:p>
              </w:tc>
              <w:tc>
                <w:tcPr>
                  <w:tcW w:w="3395" w:type="dxa"/>
                  <w:tcBorders>
                    <w:bottom w:val="single" w:sz="4" w:space="0" w:color="auto"/>
                  </w:tcBorders>
                  <w:shd w:val="clear" w:color="auto" w:fill="auto"/>
                </w:tcPr>
                <w:p w:rsidR="004B2A71" w:rsidRPr="00FC6D9B" w:rsidRDefault="004B2A71" w:rsidP="004B2A71">
                  <w:pPr>
                    <w:contextualSpacing/>
                    <w:jc w:val="center"/>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12"/>
                      <w:sz w:val="32"/>
                      <w:szCs w:val="32"/>
                    </w:rPr>
                    <w:t xml:space="preserve">RDU </w:t>
                  </w:r>
                  <w:r w:rsidRPr="00FC6D9B">
                    <w:rPr>
                      <w:rFonts w:ascii="TH SarabunPSK" w:eastAsia="Times New Roman" w:hAnsi="TH SarabunPSK" w:cs="TH SarabunPSK"/>
                      <w:b/>
                      <w:bCs/>
                      <w:color w:val="000000" w:themeColor="text1"/>
                      <w:spacing w:val="-12"/>
                      <w:sz w:val="32"/>
                      <w:szCs w:val="32"/>
                      <w:cs/>
                    </w:rPr>
                    <w:t>2</w:t>
                  </w:r>
                  <w:r w:rsidRPr="00FC6D9B">
                    <w:rPr>
                      <w:rFonts w:ascii="TH SarabunPSK" w:eastAsia="Times New Roman" w:hAnsi="TH SarabunPSK" w:cs="TH SarabunPSK"/>
                      <w:color w:val="000000" w:themeColor="text1"/>
                      <w:sz w:val="32"/>
                      <w:szCs w:val="32"/>
                      <w:cs/>
                    </w:rPr>
                    <w:t xml:space="preserve">(รพ.สต.ใน </w:t>
                  </w:r>
                  <w:r w:rsidRPr="00FC6D9B">
                    <w:rPr>
                      <w:rFonts w:ascii="TH SarabunPSK" w:eastAsia="Times New Roman" w:hAnsi="TH SarabunPSK" w:cs="TH SarabunPSK"/>
                      <w:color w:val="000000" w:themeColor="text1"/>
                      <w:sz w:val="32"/>
                      <w:szCs w:val="32"/>
                    </w:rPr>
                    <w:t>CUP</w:t>
                  </w:r>
                  <w:r w:rsidRPr="00FC6D9B">
                    <w:rPr>
                      <w:rFonts w:ascii="TH SarabunPSK" w:eastAsia="Times New Roman" w:hAnsi="TH SarabunPSK" w:cs="TH SarabunPSK"/>
                      <w:color w:val="000000" w:themeColor="text1"/>
                      <w:sz w:val="32"/>
                      <w:szCs w:val="32"/>
                      <w:cs/>
                    </w:rPr>
                    <w:t>)</w:t>
                  </w:r>
                </w:p>
              </w:tc>
            </w:tr>
            <w:tr w:rsidR="004B2A71" w:rsidRPr="00FC6D9B" w:rsidTr="004B2A71">
              <w:trPr>
                <w:trHeight w:val="1706"/>
              </w:trPr>
              <w:tc>
                <w:tcPr>
                  <w:tcW w:w="4445" w:type="dxa"/>
                  <w:tcBorders>
                    <w:top w:val="nil"/>
                    <w:left w:val="single" w:sz="4" w:space="0" w:color="auto"/>
                    <w:right w:val="single" w:sz="4" w:space="0" w:color="auto"/>
                  </w:tcBorders>
                  <w:shd w:val="clear" w:color="auto" w:fill="auto"/>
                </w:tcPr>
                <w:p w:rsidR="004B2A71" w:rsidRPr="00FC6D9B" w:rsidRDefault="004B2A71" w:rsidP="00634754">
                  <w:pPr>
                    <w:numPr>
                      <w:ilvl w:val="0"/>
                      <w:numId w:val="10"/>
                    </w:numPr>
                    <w:spacing w:after="0" w:line="240" w:lineRule="auto"/>
                    <w:ind w:left="317" w:right="-141" w:hanging="283"/>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อัตราการสั่งใช้ยาในบัญชียาหลักแห่งชาติผ่านเกณฑ์ที่กำหนด</w:t>
                  </w:r>
                </w:p>
                <w:p w:rsidR="004B2A71" w:rsidRPr="00FC6D9B" w:rsidRDefault="004B2A71" w:rsidP="00634754">
                  <w:pPr>
                    <w:numPr>
                      <w:ilvl w:val="0"/>
                      <w:numId w:val="10"/>
                    </w:numPr>
                    <w:spacing w:after="0" w:line="240" w:lineRule="auto"/>
                    <w:ind w:left="317" w:right="13" w:hanging="283"/>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การดำเนินงานของ </w:t>
                  </w:r>
                  <w:r w:rsidRPr="00FC6D9B">
                    <w:rPr>
                      <w:rFonts w:ascii="TH SarabunPSK" w:eastAsia="Times New Roman" w:hAnsi="TH SarabunPSK" w:cs="TH SarabunPSK"/>
                      <w:color w:val="000000" w:themeColor="text1"/>
                      <w:sz w:val="32"/>
                      <w:szCs w:val="32"/>
                    </w:rPr>
                    <w:t xml:space="preserve">PTC </w:t>
                  </w:r>
                  <w:r w:rsidRPr="00FC6D9B">
                    <w:rPr>
                      <w:rFonts w:ascii="TH SarabunPSK" w:eastAsia="Times New Roman" w:hAnsi="TH SarabunPSK" w:cs="TH SarabunPSK"/>
                      <w:color w:val="000000" w:themeColor="text1"/>
                      <w:sz w:val="32"/>
                      <w:szCs w:val="32"/>
                      <w:cs/>
                    </w:rPr>
                    <w:t xml:space="preserve">ผ่านเกณฑ์ระดับ 3 </w:t>
                  </w:r>
                </w:p>
                <w:p w:rsidR="004B2A71" w:rsidRPr="00FC6D9B" w:rsidRDefault="004B2A71" w:rsidP="00634754">
                  <w:pPr>
                    <w:numPr>
                      <w:ilvl w:val="0"/>
                      <w:numId w:val="10"/>
                    </w:numPr>
                    <w:spacing w:after="0" w:line="240" w:lineRule="auto"/>
                    <w:ind w:left="317" w:right="-137" w:hanging="283"/>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รายการยาที่ควรพิจารณาตัดออก 8 รายการ ซึ่งยังคงมีอยู่ในบัญชีรายการยาของโรงพยาบาลไม่เกิน 1 รายการ</w:t>
                  </w:r>
                </w:p>
                <w:p w:rsidR="004B2A71" w:rsidRPr="00FC6D9B" w:rsidRDefault="004B2A71" w:rsidP="004B2A71">
                  <w:pPr>
                    <w:ind w:left="-36" w:right="-137"/>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 4. จัดทำฉลากยามาตรฐาน ผ่านเกณฑ์ระดับ 3</w:t>
                  </w:r>
                </w:p>
                <w:p w:rsidR="004B2A71" w:rsidRPr="00FC6D9B" w:rsidRDefault="004B2A71" w:rsidP="004B2A71">
                  <w:pPr>
                    <w:ind w:right="-108"/>
                    <w:contextualSpacing/>
                    <w:rPr>
                      <w:rFonts w:ascii="TH SarabunPSK" w:eastAsia="Times New Roman" w:hAnsi="TH SarabunPSK" w:cs="TH SarabunPSK"/>
                      <w:b/>
                      <w:bCs/>
                      <w:color w:val="000000" w:themeColor="text1"/>
                      <w:spacing w:val="-12"/>
                      <w:sz w:val="32"/>
                      <w:szCs w:val="32"/>
                    </w:rPr>
                  </w:pPr>
                  <w:r w:rsidRPr="00FC6D9B">
                    <w:rPr>
                      <w:rFonts w:ascii="TH SarabunPSK" w:eastAsia="Times New Roman" w:hAnsi="TH SarabunPSK" w:cs="TH SarabunPSK"/>
                      <w:color w:val="000000" w:themeColor="text1"/>
                      <w:sz w:val="32"/>
                      <w:szCs w:val="32"/>
                      <w:cs/>
                    </w:rPr>
                    <w:t>5. การส่งเสริมจริยธรรมในการจัดซื้อจัดหายาและ</w:t>
                  </w:r>
                  <w:r w:rsidRPr="00FC6D9B">
                    <w:rPr>
                      <w:rFonts w:ascii="TH SarabunPSK" w:eastAsia="Times New Roman" w:hAnsi="TH SarabunPSK" w:cs="TH SarabunPSK"/>
                      <w:color w:val="000000" w:themeColor="text1"/>
                      <w:sz w:val="32"/>
                      <w:szCs w:val="32"/>
                      <w:cs/>
                    </w:rPr>
                    <w:lastRenderedPageBreak/>
                    <w:t>การส่งเสริมการขายยา ผ่านระดับ 3</w:t>
                  </w:r>
                </w:p>
              </w:tc>
              <w:tc>
                <w:tcPr>
                  <w:tcW w:w="3395" w:type="dxa"/>
                  <w:tcBorders>
                    <w:top w:val="single" w:sz="4" w:space="0" w:color="auto"/>
                    <w:left w:val="single" w:sz="4" w:space="0" w:color="auto"/>
                    <w:right w:val="single" w:sz="4" w:space="0" w:color="auto"/>
                  </w:tcBorders>
                  <w:shd w:val="clear" w:color="auto" w:fill="auto"/>
                </w:tcPr>
                <w:p w:rsidR="004B2A71" w:rsidRPr="00FC6D9B" w:rsidRDefault="004B2A71" w:rsidP="004B2A71">
                  <w:pPr>
                    <w:contextualSpacing/>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4"/>
                      <w:sz w:val="32"/>
                      <w:szCs w:val="32"/>
                      <w:cs/>
                    </w:rPr>
                    <w:lastRenderedPageBreak/>
                    <w:t>จำนวน รพ.สต.</w:t>
                  </w:r>
                  <w:r w:rsidRPr="00FC6D9B">
                    <w:rPr>
                      <w:rFonts w:ascii="TH SarabunPSK" w:eastAsia="Times New Roman" w:hAnsi="TH SarabunPSK" w:cs="TH SarabunPSK"/>
                      <w:b/>
                      <w:bCs/>
                      <w:color w:val="000000" w:themeColor="text1"/>
                      <w:sz w:val="32"/>
                      <w:szCs w:val="32"/>
                      <w:cs/>
                    </w:rPr>
                    <w:t>ไม่น้อยกว่าร้อยละ 40</w:t>
                  </w:r>
                  <w:r w:rsidRPr="00FC6D9B">
                    <w:rPr>
                      <w:rFonts w:ascii="TH SarabunPSK" w:eastAsia="Times New Roman" w:hAnsi="TH SarabunPSK" w:cs="TH SarabunPSK"/>
                      <w:color w:val="000000" w:themeColor="text1"/>
                      <w:sz w:val="32"/>
                      <w:szCs w:val="32"/>
                      <w:cs/>
                    </w:rPr>
                    <w:t xml:space="preserve"> ของ รพ.สต.ทั้งหมดในเครือข่ายระดับอำเภอ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rsidR="004B2A71" w:rsidRPr="00FC6D9B" w:rsidRDefault="004B2A71" w:rsidP="00634754">
            <w:pPr>
              <w:numPr>
                <w:ilvl w:val="0"/>
                <w:numId w:val="12"/>
              </w:numPr>
              <w:spacing w:after="0" w:line="240" w:lineRule="auto"/>
              <w:ind w:left="284" w:right="-125" w:hanging="284"/>
              <w:contextualSpacing/>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b/>
                <w:bCs/>
                <w:color w:val="000000" w:themeColor="text1"/>
                <w:sz w:val="32"/>
                <w:szCs w:val="32"/>
              </w:rPr>
              <w:lastRenderedPageBreak/>
              <w:t xml:space="preserve">RDU </w:t>
            </w:r>
            <w:r w:rsidRPr="00FC6D9B">
              <w:rPr>
                <w:rFonts w:ascii="TH SarabunPSK" w:eastAsia="Times New Roman" w:hAnsi="TH SarabunPSK" w:cs="TH SarabunPSK"/>
                <w:b/>
                <w:bCs/>
                <w:color w:val="000000" w:themeColor="text1"/>
                <w:sz w:val="32"/>
                <w:szCs w:val="32"/>
                <w:cs/>
              </w:rPr>
              <w:t xml:space="preserve">ขั้นที่ 2 </w:t>
            </w:r>
            <w:r w:rsidRPr="00FC6D9B">
              <w:rPr>
                <w:rFonts w:ascii="TH SarabunPSK" w:eastAsia="Times New Roman" w:hAnsi="TH SarabunPSK" w:cs="TH SarabunPSK"/>
                <w:b/>
                <w:bCs/>
                <w:color w:val="000000" w:themeColor="text1"/>
                <w:spacing w:val="-7"/>
                <w:sz w:val="32"/>
                <w:szCs w:val="32"/>
                <w:cs/>
              </w:rPr>
              <w:t>หมายถึง 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5"/>
              <w:gridCol w:w="3395"/>
            </w:tblGrid>
            <w:tr w:rsidR="004B2A71" w:rsidRPr="00FC6D9B" w:rsidTr="004B2A71">
              <w:tc>
                <w:tcPr>
                  <w:tcW w:w="4445" w:type="dxa"/>
                  <w:shd w:val="clear" w:color="auto" w:fill="auto"/>
                </w:tcPr>
                <w:p w:rsidR="004B2A71" w:rsidRPr="00FC6D9B" w:rsidRDefault="004B2A71" w:rsidP="004B2A71">
                  <w:pPr>
                    <w:contextualSpacing/>
                    <w:jc w:val="center"/>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12"/>
                      <w:sz w:val="32"/>
                      <w:szCs w:val="32"/>
                    </w:rPr>
                    <w:t xml:space="preserve">RDU </w:t>
                  </w:r>
                  <w:r w:rsidRPr="00FC6D9B">
                    <w:rPr>
                      <w:rFonts w:ascii="TH SarabunPSK" w:eastAsia="Times New Roman" w:hAnsi="TH SarabunPSK" w:cs="TH SarabunPSK"/>
                      <w:color w:val="000000" w:themeColor="text1"/>
                      <w:sz w:val="32"/>
                      <w:szCs w:val="32"/>
                      <w:cs/>
                    </w:rPr>
                    <w:t>1</w:t>
                  </w:r>
                </w:p>
              </w:tc>
              <w:tc>
                <w:tcPr>
                  <w:tcW w:w="3395" w:type="dxa"/>
                  <w:shd w:val="clear" w:color="auto" w:fill="auto"/>
                </w:tcPr>
                <w:p w:rsidR="004B2A71" w:rsidRPr="00FC6D9B" w:rsidRDefault="004B2A71" w:rsidP="004B2A71">
                  <w:pPr>
                    <w:contextualSpacing/>
                    <w:jc w:val="center"/>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14"/>
                      <w:sz w:val="32"/>
                      <w:szCs w:val="32"/>
                    </w:rPr>
                    <w:t>RDU 2</w:t>
                  </w:r>
                </w:p>
              </w:tc>
            </w:tr>
            <w:tr w:rsidR="004B2A71" w:rsidRPr="00FC6D9B" w:rsidTr="004B2A71">
              <w:tc>
                <w:tcPr>
                  <w:tcW w:w="4445" w:type="dxa"/>
                  <w:shd w:val="clear" w:color="auto" w:fill="auto"/>
                </w:tcPr>
                <w:p w:rsidR="004B2A71" w:rsidRPr="00FC6D9B" w:rsidRDefault="004B2A71" w:rsidP="00634754">
                  <w:pPr>
                    <w:numPr>
                      <w:ilvl w:val="0"/>
                      <w:numId w:val="11"/>
                    </w:numPr>
                    <w:spacing w:after="0" w:line="240" w:lineRule="auto"/>
                    <w:ind w:left="318" w:hanging="318"/>
                    <w:contextualSpacing/>
                    <w:rPr>
                      <w:rFonts w:ascii="TH SarabunPSK" w:eastAsia="Times New Roman" w:hAnsi="TH SarabunPSK" w:cs="TH SarabunPSK"/>
                      <w:color w:val="000000" w:themeColor="text1"/>
                      <w:spacing w:val="-6"/>
                      <w:sz w:val="32"/>
                      <w:szCs w:val="32"/>
                    </w:rPr>
                  </w:pPr>
                  <w:r w:rsidRPr="00FC6D9B">
                    <w:rPr>
                      <w:rFonts w:ascii="TH SarabunPSK" w:eastAsia="Times New Roman" w:hAnsi="TH SarabunPSK" w:cs="TH SarabunPSK"/>
                      <w:color w:val="000000" w:themeColor="text1"/>
                      <w:spacing w:val="-6"/>
                      <w:sz w:val="32"/>
                      <w:szCs w:val="32"/>
                      <w:cs/>
                    </w:rPr>
                    <w:t xml:space="preserve">ผลการดำเนินงานของตัวชี้วัด จำนวน 5 ตัวชี้วัดตาม </w:t>
                  </w:r>
                  <w:r w:rsidRPr="00FC6D9B">
                    <w:rPr>
                      <w:rFonts w:ascii="TH SarabunPSK" w:eastAsia="Times New Roman" w:hAnsi="TH SarabunPSK" w:cs="TH SarabunPSK"/>
                      <w:color w:val="000000" w:themeColor="text1"/>
                      <w:spacing w:val="-6"/>
                      <w:sz w:val="32"/>
                      <w:szCs w:val="32"/>
                    </w:rPr>
                    <w:t xml:space="preserve">RDU </w:t>
                  </w:r>
                  <w:r w:rsidRPr="00FC6D9B">
                    <w:rPr>
                      <w:rFonts w:ascii="TH SarabunPSK" w:eastAsia="Times New Roman" w:hAnsi="TH SarabunPSK" w:cs="TH SarabunPSK"/>
                      <w:color w:val="000000" w:themeColor="text1"/>
                      <w:spacing w:val="-6"/>
                      <w:sz w:val="32"/>
                      <w:szCs w:val="32"/>
                      <w:cs/>
                    </w:rPr>
                    <w:t>ขั้นที่ 1</w:t>
                  </w:r>
                </w:p>
                <w:p w:rsidR="004B2A71" w:rsidRPr="00FC6D9B" w:rsidRDefault="004B2A71" w:rsidP="00634754">
                  <w:pPr>
                    <w:numPr>
                      <w:ilvl w:val="0"/>
                      <w:numId w:val="11"/>
                    </w:numPr>
                    <w:spacing w:after="0" w:line="240" w:lineRule="auto"/>
                    <w:ind w:left="318" w:right="17" w:hanging="318"/>
                    <w:contextualSpacing/>
                    <w:rPr>
                      <w:rFonts w:ascii="TH SarabunPSK" w:eastAsia="Times New Roman" w:hAnsi="TH SarabunPSK" w:cs="TH SarabunPSK"/>
                      <w:color w:val="000000" w:themeColor="text1"/>
                      <w:spacing w:val="-6"/>
                      <w:sz w:val="32"/>
                      <w:szCs w:val="32"/>
                    </w:rPr>
                  </w:pPr>
                  <w:r w:rsidRPr="00FC6D9B">
                    <w:rPr>
                      <w:rFonts w:ascii="TH SarabunPSK" w:eastAsia="Times New Roman" w:hAnsi="TH SarabunPSK" w:cs="TH SarabunPSK"/>
                      <w:color w:val="000000" w:themeColor="text1"/>
                      <w:spacing w:val="-6"/>
                      <w:sz w:val="32"/>
                      <w:szCs w:val="32"/>
                      <w:cs/>
                    </w:rPr>
                    <w:t xml:space="preserve">อัตราการใช้ยาปฏิชีวนะในกลุ่มโรคติดเชื้อทางเดินหายใจส่วนบน โรคอุจาระร่วงเฉียบพลัน แผลสดอุบัติเหตุ และสตรีคลอดปกติครบกำหนดคลอดทางช่องคลอด ผ่านเกณฑ์ทั้ง 4 ตัวชี้วัด </w:t>
                  </w:r>
                </w:p>
                <w:p w:rsidR="004B2A71" w:rsidRPr="00FC6D9B" w:rsidRDefault="004B2A71" w:rsidP="00634754">
                  <w:pPr>
                    <w:numPr>
                      <w:ilvl w:val="0"/>
                      <w:numId w:val="11"/>
                    </w:numPr>
                    <w:spacing w:after="0" w:line="240" w:lineRule="auto"/>
                    <w:ind w:left="318" w:right="-95" w:hanging="318"/>
                    <w:contextualSpacing/>
                    <w:rPr>
                      <w:rFonts w:ascii="TH SarabunPSK" w:eastAsia="Times New Roman" w:hAnsi="TH SarabunPSK" w:cs="TH SarabunPSK"/>
                      <w:color w:val="000000" w:themeColor="text1"/>
                      <w:spacing w:val="-6"/>
                      <w:sz w:val="32"/>
                      <w:szCs w:val="32"/>
                    </w:rPr>
                  </w:pPr>
                  <w:r w:rsidRPr="00FC6D9B">
                    <w:rPr>
                      <w:rFonts w:ascii="TH SarabunPSK" w:eastAsia="Times New Roman" w:hAnsi="TH SarabunPSK" w:cs="TH SarabunPSK"/>
                      <w:color w:val="000000" w:themeColor="text1"/>
                      <w:spacing w:val="-6"/>
                      <w:sz w:val="32"/>
                      <w:szCs w:val="32"/>
                      <w:cs/>
                    </w:rPr>
                    <w:t>การใช้ยา</w:t>
                  </w:r>
                  <w:r w:rsidRPr="00FC6D9B">
                    <w:rPr>
                      <w:rFonts w:ascii="TH SarabunPSK" w:eastAsia="Times New Roman" w:hAnsi="TH SarabunPSK" w:cs="TH SarabunPSK"/>
                      <w:color w:val="000000" w:themeColor="text1"/>
                      <w:spacing w:val="-6"/>
                      <w:sz w:val="32"/>
                      <w:szCs w:val="32"/>
                    </w:rPr>
                    <w:t xml:space="preserve"> NSAIDs </w:t>
                  </w:r>
                  <w:r w:rsidRPr="00FC6D9B">
                    <w:rPr>
                      <w:rFonts w:ascii="TH SarabunPSK" w:eastAsia="Times New Roman" w:hAnsi="TH SarabunPSK" w:cs="TH SarabunPSK"/>
                      <w:color w:val="000000" w:themeColor="text1"/>
                      <w:spacing w:val="-6"/>
                      <w:sz w:val="32"/>
                      <w:szCs w:val="32"/>
                      <w:cs/>
                    </w:rPr>
                    <w:t xml:space="preserve">ผู้ป่วยโรคไตเรื้อรังระดับ 3ขึ้นไป ไม่เกินร้อยละ10 </w:t>
                  </w:r>
                </w:p>
                <w:p w:rsidR="004B2A71" w:rsidRPr="00FC6D9B" w:rsidRDefault="004B2A71" w:rsidP="00634754">
                  <w:pPr>
                    <w:numPr>
                      <w:ilvl w:val="0"/>
                      <w:numId w:val="11"/>
                    </w:numPr>
                    <w:spacing w:after="0" w:line="240" w:lineRule="auto"/>
                    <w:ind w:left="318" w:hanging="318"/>
                    <w:contextualSpacing/>
                    <w:rPr>
                      <w:rFonts w:ascii="TH SarabunPSK" w:eastAsia="Times New Roman" w:hAnsi="TH SarabunPSK" w:cs="TH SarabunPSK"/>
                      <w:color w:val="000000" w:themeColor="text1"/>
                      <w:spacing w:val="-6"/>
                      <w:sz w:val="32"/>
                      <w:szCs w:val="32"/>
                    </w:rPr>
                  </w:pPr>
                  <w:r w:rsidRPr="00FC6D9B">
                    <w:rPr>
                      <w:rFonts w:ascii="TH SarabunPSK" w:eastAsia="Times New Roman" w:hAnsi="TH SarabunPSK" w:cs="TH SarabunPSK"/>
                      <w:color w:val="000000" w:themeColor="text1"/>
                      <w:spacing w:val="-6"/>
                      <w:sz w:val="32"/>
                      <w:szCs w:val="32"/>
                      <w:cs/>
                    </w:rPr>
                    <w:t xml:space="preserve">การใช้ยา </w:t>
                  </w:r>
                  <w:r w:rsidRPr="00FC6D9B">
                    <w:rPr>
                      <w:rFonts w:ascii="TH SarabunPSK" w:eastAsia="Times New Roman" w:hAnsi="TH SarabunPSK" w:cs="TH SarabunPSK"/>
                      <w:color w:val="000000" w:themeColor="text1"/>
                      <w:spacing w:val="-6"/>
                      <w:sz w:val="32"/>
                      <w:szCs w:val="32"/>
                    </w:rPr>
                    <w:t>glibenclamide</w:t>
                  </w:r>
                  <w:r w:rsidRPr="00FC6D9B">
                    <w:rPr>
                      <w:rFonts w:ascii="TH SarabunPSK" w:eastAsia="Times New Roman" w:hAnsi="TH SarabunPSK" w:cs="TH SarabunPSK"/>
                      <w:color w:val="000000" w:themeColor="text1"/>
                      <w:spacing w:val="-6"/>
                      <w:sz w:val="32"/>
                      <w:szCs w:val="32"/>
                      <w:cs/>
                    </w:rPr>
                    <w:t>ในผู้ป่วยสูงอายุ หรือไตทำงานบกพร่อง ไม่เกินร้อยละ 5</w:t>
                  </w:r>
                </w:p>
                <w:p w:rsidR="004B2A71" w:rsidRPr="00FC6D9B" w:rsidRDefault="004B2A71" w:rsidP="00634754">
                  <w:pPr>
                    <w:numPr>
                      <w:ilvl w:val="0"/>
                      <w:numId w:val="11"/>
                    </w:numPr>
                    <w:spacing w:after="0" w:line="240" w:lineRule="auto"/>
                    <w:ind w:left="318" w:right="-86" w:hanging="318"/>
                    <w:contextualSpacing/>
                    <w:rPr>
                      <w:rFonts w:ascii="TH SarabunPSK" w:eastAsia="Times New Roman" w:hAnsi="TH SarabunPSK" w:cs="TH SarabunPSK"/>
                      <w:color w:val="000000" w:themeColor="text1"/>
                      <w:spacing w:val="-6"/>
                      <w:sz w:val="32"/>
                      <w:szCs w:val="32"/>
                      <w:cs/>
                    </w:rPr>
                  </w:pPr>
                  <w:r w:rsidRPr="00FC6D9B">
                    <w:rPr>
                      <w:rFonts w:ascii="TH SarabunPSK" w:eastAsia="Times New Roman" w:hAnsi="TH SarabunPSK" w:cs="TH SarabunPSK"/>
                      <w:color w:val="000000" w:themeColor="text1"/>
                      <w:spacing w:val="-6"/>
                      <w:sz w:val="32"/>
                      <w:szCs w:val="32"/>
                      <w:cs/>
                    </w:rPr>
                    <w:t xml:space="preserve">การไม่ใช้ยาที่ห้ามใช้ในสตรีตั้งครรภ์ ได้แก่ </w:t>
                  </w:r>
                  <w:r w:rsidRPr="00FC6D9B">
                    <w:rPr>
                      <w:rFonts w:ascii="TH SarabunPSK" w:eastAsia="Times New Roman" w:hAnsi="TH SarabunPSK" w:cs="TH SarabunPSK"/>
                      <w:color w:val="000000" w:themeColor="text1"/>
                      <w:spacing w:val="-6"/>
                      <w:sz w:val="32"/>
                      <w:szCs w:val="32"/>
                    </w:rPr>
                    <w:t xml:space="preserve">warfarin*, </w:t>
                  </w:r>
                  <w:r w:rsidRPr="00FC6D9B">
                    <w:rPr>
                      <w:rFonts w:ascii="TH SarabunPSK" w:eastAsia="Times New Roman" w:hAnsi="TH SarabunPSK" w:cs="TH SarabunPSK"/>
                      <w:color w:val="000000" w:themeColor="text1"/>
                      <w:spacing w:val="-12"/>
                      <w:sz w:val="32"/>
                      <w:szCs w:val="32"/>
                    </w:rPr>
                    <w:t xml:space="preserve">statins, ergots </w:t>
                  </w:r>
                  <w:r w:rsidRPr="00FC6D9B">
                    <w:rPr>
                      <w:rFonts w:ascii="TH SarabunPSK" w:eastAsia="Times New Roman" w:hAnsi="TH SarabunPSK" w:cs="TH SarabunPSK"/>
                      <w:color w:val="000000" w:themeColor="text1"/>
                      <w:spacing w:val="-12"/>
                      <w:sz w:val="32"/>
                      <w:szCs w:val="32"/>
                      <w:cs/>
                    </w:rPr>
                    <w:t xml:space="preserve">(* ยกเว้นกรณีใส่ </w:t>
                  </w:r>
                  <w:r w:rsidRPr="00FC6D9B">
                    <w:rPr>
                      <w:rFonts w:ascii="TH SarabunPSK" w:eastAsia="Times New Roman" w:hAnsi="TH SarabunPSK" w:cs="TH SarabunPSK"/>
                      <w:color w:val="000000" w:themeColor="text1"/>
                      <w:spacing w:val="-12"/>
                      <w:sz w:val="32"/>
                      <w:szCs w:val="32"/>
                    </w:rPr>
                    <w:t>mechanical heart valve)</w:t>
                  </w:r>
                </w:p>
              </w:tc>
              <w:tc>
                <w:tcPr>
                  <w:tcW w:w="3395" w:type="dxa"/>
                  <w:shd w:val="clear" w:color="auto" w:fill="auto"/>
                </w:tcPr>
                <w:p w:rsidR="004B2A71" w:rsidRPr="00FC6D9B" w:rsidRDefault="004B2A71" w:rsidP="004B2A71">
                  <w:pPr>
                    <w:ind w:right="-125"/>
                    <w:contextualSpacing/>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b/>
                      <w:bCs/>
                      <w:color w:val="000000" w:themeColor="text1"/>
                      <w:spacing w:val="-6"/>
                      <w:sz w:val="32"/>
                      <w:szCs w:val="32"/>
                      <w:cs/>
                    </w:rPr>
                    <w:t>จำนวน รพ.สต.ไม่น้อยกว่าร้อยละ 60</w:t>
                  </w:r>
                  <w:r w:rsidRPr="00FC6D9B">
                    <w:rPr>
                      <w:rFonts w:ascii="TH SarabunPSK" w:eastAsia="Times New Roman" w:hAnsi="TH SarabunPSK" w:cs="TH SarabunPSK"/>
                      <w:color w:val="000000" w:themeColor="text1"/>
                      <w:spacing w:val="-6"/>
                      <w:sz w:val="32"/>
                      <w:szCs w:val="32"/>
                      <w:cs/>
                    </w:rPr>
                    <w:t xml:space="preserve"> ของ รพ.สต.ทั้งหมดในเครือข่ายระดับอำเภอ 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rsidR="004B2A71" w:rsidRPr="00FC6D9B" w:rsidRDefault="004B2A71" w:rsidP="004B2A71">
            <w:pPr>
              <w:contextualSpacing/>
              <w:jc w:val="thaiDistribute"/>
              <w:rPr>
                <w:rFonts w:ascii="TH SarabunPSK" w:hAnsi="TH SarabunPSK" w:cs="TH SarabunPSK"/>
                <w:color w:val="000000" w:themeColor="text1"/>
                <w:sz w:val="32"/>
                <w:szCs w:val="32"/>
                <w:cs/>
              </w:rPr>
            </w:pPr>
          </w:p>
        </w:tc>
      </w:tr>
      <w:tr w:rsidR="004B2A71" w:rsidRPr="00FC6D9B" w:rsidTr="004B2A71">
        <w:trPr>
          <w:trHeight w:val="1928"/>
        </w:trPr>
        <w:tc>
          <w:tcPr>
            <w:tcW w:w="10334" w:type="dxa"/>
            <w:gridSpan w:val="4"/>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87"/>
              <w:gridCol w:w="2376"/>
              <w:gridCol w:w="1964"/>
              <w:gridCol w:w="2101"/>
            </w:tblGrid>
            <w:tr w:rsidR="004B2A71" w:rsidRPr="00FC6D9B" w:rsidTr="004B2A71">
              <w:tc>
                <w:tcPr>
                  <w:tcW w:w="2835"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61</w:t>
                  </w:r>
                </w:p>
              </w:tc>
              <w:tc>
                <w:tcPr>
                  <w:tcW w:w="2410"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trHeight w:val="340"/>
              </w:trPr>
              <w:tc>
                <w:tcPr>
                  <w:tcW w:w="2835"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ขั้นที่ 1 80</w:t>
                  </w:r>
                  <w:r w:rsidRPr="00FC6D9B">
                    <w:rPr>
                      <w:rFonts w:ascii="TH SarabunPSK" w:hAnsi="TH SarabunPSK" w:cs="TH SarabunPSK"/>
                      <w:color w:val="000000" w:themeColor="text1"/>
                      <w:sz w:val="32"/>
                      <w:szCs w:val="32"/>
                    </w:rPr>
                    <w:t>%</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RDU</w:t>
                  </w:r>
                  <w:r w:rsidRPr="00FC6D9B">
                    <w:rPr>
                      <w:rFonts w:ascii="TH SarabunPSK" w:hAnsi="TH SarabunPSK" w:cs="TH SarabunPSK"/>
                      <w:color w:val="000000" w:themeColor="text1"/>
                      <w:sz w:val="32"/>
                      <w:szCs w:val="32"/>
                      <w:cs/>
                    </w:rPr>
                    <w:t xml:space="preserve"> ขั้นที่ 2 20</w:t>
                  </w:r>
                  <w:r w:rsidRPr="00FC6D9B">
                    <w:rPr>
                      <w:rFonts w:ascii="TH SarabunPSK" w:hAnsi="TH SarabunPSK" w:cs="TH SarabunPSK"/>
                      <w:color w:val="000000" w:themeColor="text1"/>
                      <w:sz w:val="32"/>
                      <w:szCs w:val="32"/>
                    </w:rPr>
                    <w:t>%</w:t>
                  </w:r>
                </w:p>
              </w:tc>
              <w:tc>
                <w:tcPr>
                  <w:tcW w:w="2410"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ขั้นที่ 2 80</w:t>
                  </w:r>
                  <w:r w:rsidRPr="00FC6D9B">
                    <w:rPr>
                      <w:rFonts w:ascii="TH SarabunPSK" w:hAnsi="TH SarabunPSK" w:cs="TH SarabunPSK"/>
                      <w:color w:val="000000" w:themeColor="text1"/>
                      <w:sz w:val="32"/>
                      <w:szCs w:val="32"/>
                    </w:rPr>
                    <w:t>%</w:t>
                  </w:r>
                </w:p>
              </w:tc>
              <w:tc>
                <w:tcPr>
                  <w:tcW w:w="198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ขั้นที่ 2 80</w:t>
                  </w:r>
                  <w:r w:rsidRPr="00FC6D9B">
                    <w:rPr>
                      <w:rFonts w:ascii="TH SarabunPSK" w:hAnsi="TH SarabunPSK" w:cs="TH SarabunPSK"/>
                      <w:color w:val="000000" w:themeColor="text1"/>
                      <w:sz w:val="32"/>
                      <w:szCs w:val="32"/>
                    </w:rPr>
                    <w:t>%</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RDU</w:t>
                  </w:r>
                  <w:r w:rsidRPr="00FC6D9B">
                    <w:rPr>
                      <w:rFonts w:ascii="TH SarabunPSK" w:hAnsi="TH SarabunPSK" w:cs="TH SarabunPSK"/>
                      <w:color w:val="000000" w:themeColor="text1"/>
                      <w:sz w:val="32"/>
                      <w:szCs w:val="32"/>
                      <w:cs/>
                    </w:rPr>
                    <w:t xml:space="preserve"> ขั้นที่ 3 20</w:t>
                  </w:r>
                  <w:r w:rsidRPr="00FC6D9B">
                    <w:rPr>
                      <w:rFonts w:ascii="TH SarabunPSK" w:hAnsi="TH SarabunPSK" w:cs="TH SarabunPSK"/>
                      <w:color w:val="000000" w:themeColor="text1"/>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ขั้นที่ 3 80</w:t>
                  </w:r>
                  <w:r w:rsidRPr="00FC6D9B">
                    <w:rPr>
                      <w:rFonts w:ascii="TH SarabunPSK" w:hAnsi="TH SarabunPSK" w:cs="TH SarabunPSK"/>
                      <w:color w:val="000000" w:themeColor="text1"/>
                      <w:sz w:val="32"/>
                      <w:szCs w:val="32"/>
                    </w:rPr>
                    <w:t>%</w:t>
                  </w:r>
                </w:p>
              </w:tc>
            </w:tr>
          </w:tbl>
          <w:p w:rsidR="004B2A71" w:rsidRPr="00FC6D9B" w:rsidRDefault="004B2A71" w:rsidP="004B2A71">
            <w:pPr>
              <w:contextualSpacing/>
              <w:jc w:val="thaiDistribute"/>
              <w:rPr>
                <w:rFonts w:ascii="TH SarabunPSK" w:hAnsi="TH SarabunPSK" w:cs="TH SarabunPSK"/>
                <w:b/>
                <w:bCs/>
                <w:color w:val="000000" w:themeColor="text1"/>
                <w:sz w:val="32"/>
                <w:szCs w:val="32"/>
              </w:rPr>
            </w:pP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 xml:space="preserve">1. เพื่อให้เกิดความคุ้มค่าและปลอดภัยในการใช้ยา </w:t>
            </w:r>
          </w:p>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t>2. เพื่อลดการเกิดเชื้อดื้อยาและลดการป่วยจากเชื้อดื้อยา</w:t>
            </w:r>
          </w:p>
        </w:tc>
      </w:tr>
      <w:tr w:rsidR="004B2A71" w:rsidRPr="00FC6D9B" w:rsidTr="004B2A71">
        <w:trPr>
          <w:gridAfter w:val="1"/>
          <w:wAfter w:w="14" w:type="dxa"/>
        </w:trPr>
        <w:tc>
          <w:tcPr>
            <w:tcW w:w="2297"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RDU:</w:t>
            </w:r>
            <w:r w:rsidRPr="00FC6D9B">
              <w:rPr>
                <w:rFonts w:ascii="TH SarabunPSK" w:hAnsi="TH SarabunPSK" w:cs="TH SarabunPSK"/>
                <w:color w:val="000000" w:themeColor="text1"/>
                <w:sz w:val="32"/>
                <w:szCs w:val="32"/>
                <w:cs/>
                <w:lang w:val="en-GB"/>
              </w:rPr>
              <w:t>โรงพยาบาลศูนย์ โรงพยาบาลทั่วไป โรงพยาบาลชุมชน และหน่วยบริการปฐมภูมิในเครือข่ายระดับอำเภอ</w:t>
            </w: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รายงาน</w:t>
            </w: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แหล่งข้อมูล</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pacing w:val="-6"/>
                <w:sz w:val="32"/>
                <w:szCs w:val="32"/>
                <w:cs/>
              </w:rPr>
              <w:t>ข้อมูลจากโรงพยาบาลศูนย์ โรงพยาบาลทั่วไป โรงพยาบาลชุมชน</w:t>
            </w:r>
          </w:p>
        </w:tc>
      </w:tr>
      <w:tr w:rsidR="004B2A71" w:rsidRPr="00FC6D9B" w:rsidTr="004B2A71">
        <w:trPr>
          <w:gridAfter w:val="1"/>
          <w:wAfter w:w="14" w:type="dxa"/>
        </w:trPr>
        <w:tc>
          <w:tcPr>
            <w:tcW w:w="2297"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r w:rsidRPr="00FC6D9B">
              <w:rPr>
                <w:rFonts w:ascii="TH SarabunPSK" w:hAnsi="TH SarabunPSK" w:cs="TH SarabunPSK"/>
                <w:b/>
                <w:bCs/>
                <w:color w:val="000000" w:themeColor="text1"/>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8"/>
                <w:sz w:val="32"/>
                <w:szCs w:val="32"/>
              </w:rPr>
            </w:pPr>
            <w:r w:rsidRPr="00FC6D9B">
              <w:rPr>
                <w:rFonts w:ascii="TH SarabunPSK" w:hAnsi="TH SarabunPSK" w:cs="TH SarabunPSK"/>
                <w:color w:val="000000" w:themeColor="text1"/>
                <w:spacing w:val="-8"/>
                <w:sz w:val="32"/>
                <w:szCs w:val="32"/>
              </w:rPr>
              <w:t xml:space="preserve">A1 = </w:t>
            </w:r>
            <w:r w:rsidRPr="00FC6D9B">
              <w:rPr>
                <w:rFonts w:ascii="TH SarabunPSK" w:hAnsi="TH SarabunPSK" w:cs="TH SarabunPSK"/>
                <w:color w:val="000000" w:themeColor="text1"/>
                <w:spacing w:val="-8"/>
                <w:sz w:val="32"/>
                <w:szCs w:val="32"/>
                <w:cs/>
              </w:rPr>
              <w:t xml:space="preserve">จำนวนโรงพยาบาลผ่าน </w:t>
            </w:r>
            <w:r w:rsidRPr="00FC6D9B">
              <w:rPr>
                <w:rFonts w:ascii="TH SarabunPSK" w:hAnsi="TH SarabunPSK" w:cs="TH SarabunPSK"/>
                <w:color w:val="000000" w:themeColor="text1"/>
                <w:spacing w:val="-8"/>
                <w:sz w:val="32"/>
                <w:szCs w:val="32"/>
              </w:rPr>
              <w:t xml:space="preserve">RDU </w:t>
            </w:r>
            <w:r w:rsidRPr="00FC6D9B">
              <w:rPr>
                <w:rFonts w:ascii="TH SarabunPSK" w:hAnsi="TH SarabunPSK" w:cs="TH SarabunPSK"/>
                <w:color w:val="000000" w:themeColor="text1"/>
                <w:spacing w:val="-8"/>
                <w:sz w:val="32"/>
                <w:szCs w:val="32"/>
                <w:cs/>
              </w:rPr>
              <w:t xml:space="preserve">ขั้นที่ </w:t>
            </w:r>
            <w:r w:rsidRPr="00FC6D9B">
              <w:rPr>
                <w:rFonts w:ascii="TH SarabunPSK" w:hAnsi="TH SarabunPSK" w:cs="TH SarabunPSK"/>
                <w:color w:val="000000" w:themeColor="text1"/>
                <w:spacing w:val="-8"/>
                <w:sz w:val="32"/>
                <w:szCs w:val="32"/>
              </w:rPr>
              <w:t>1</w:t>
            </w:r>
          </w:p>
          <w:p w:rsidR="004B2A71" w:rsidRPr="00FC6D9B" w:rsidRDefault="004B2A71" w:rsidP="004B2A71">
            <w:pPr>
              <w:contextualSpacing/>
              <w:rPr>
                <w:rFonts w:ascii="TH SarabunPSK" w:hAnsi="TH SarabunPSK" w:cs="TH SarabunPSK"/>
                <w:color w:val="000000" w:themeColor="text1"/>
                <w:spacing w:val="-8"/>
                <w:sz w:val="32"/>
                <w:szCs w:val="32"/>
              </w:rPr>
            </w:pPr>
            <w:r w:rsidRPr="00FC6D9B">
              <w:rPr>
                <w:rFonts w:ascii="TH SarabunPSK" w:hAnsi="TH SarabunPSK" w:cs="TH SarabunPSK"/>
                <w:color w:val="000000" w:themeColor="text1"/>
                <w:spacing w:val="-8"/>
                <w:sz w:val="32"/>
                <w:szCs w:val="32"/>
              </w:rPr>
              <w:t xml:space="preserve">A2 = </w:t>
            </w:r>
            <w:r w:rsidRPr="00FC6D9B">
              <w:rPr>
                <w:rFonts w:ascii="TH SarabunPSK" w:hAnsi="TH SarabunPSK" w:cs="TH SarabunPSK"/>
                <w:color w:val="000000" w:themeColor="text1"/>
                <w:spacing w:val="-8"/>
                <w:sz w:val="32"/>
                <w:szCs w:val="32"/>
                <w:cs/>
              </w:rPr>
              <w:t xml:space="preserve">จำนวนโรงพยาบาลผ่าน </w:t>
            </w:r>
            <w:r w:rsidRPr="00FC6D9B">
              <w:rPr>
                <w:rFonts w:ascii="TH SarabunPSK" w:hAnsi="TH SarabunPSK" w:cs="TH SarabunPSK"/>
                <w:color w:val="000000" w:themeColor="text1"/>
                <w:spacing w:val="-8"/>
                <w:sz w:val="32"/>
                <w:szCs w:val="32"/>
              </w:rPr>
              <w:t xml:space="preserve">RDU </w:t>
            </w:r>
            <w:r w:rsidRPr="00FC6D9B">
              <w:rPr>
                <w:rFonts w:ascii="TH SarabunPSK" w:hAnsi="TH SarabunPSK" w:cs="TH SarabunPSK"/>
                <w:color w:val="000000" w:themeColor="text1"/>
                <w:spacing w:val="-8"/>
                <w:sz w:val="32"/>
                <w:szCs w:val="32"/>
                <w:cs/>
              </w:rPr>
              <w:t xml:space="preserve">ขั้นที่ </w:t>
            </w:r>
            <w:r w:rsidRPr="00FC6D9B">
              <w:rPr>
                <w:rFonts w:ascii="TH SarabunPSK" w:hAnsi="TH SarabunPSK" w:cs="TH SarabunPSK"/>
                <w:color w:val="000000" w:themeColor="text1"/>
                <w:spacing w:val="-8"/>
                <w:sz w:val="32"/>
                <w:szCs w:val="32"/>
              </w:rPr>
              <w:t>2</w:t>
            </w:r>
          </w:p>
        </w:tc>
      </w:tr>
      <w:tr w:rsidR="004B2A71" w:rsidRPr="00FC6D9B" w:rsidTr="004B2A71">
        <w:trPr>
          <w:gridAfter w:val="1"/>
          <w:wAfter w:w="14" w:type="dxa"/>
        </w:trPr>
        <w:tc>
          <w:tcPr>
            <w:tcW w:w="2297"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r w:rsidRPr="00FC6D9B">
              <w:rPr>
                <w:rFonts w:ascii="TH SarabunPSK" w:hAnsi="TH SarabunPSK" w:cs="TH SarabunPSK"/>
                <w:b/>
                <w:bCs/>
                <w:color w:val="000000" w:themeColor="text1"/>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8"/>
                <w:sz w:val="32"/>
                <w:szCs w:val="32"/>
                <w:cs/>
              </w:rPr>
            </w:pPr>
            <w:r w:rsidRPr="00FC6D9B">
              <w:rPr>
                <w:rFonts w:ascii="TH SarabunPSK" w:hAnsi="TH SarabunPSK" w:cs="TH SarabunPSK"/>
                <w:color w:val="000000" w:themeColor="text1"/>
                <w:spacing w:val="-8"/>
                <w:sz w:val="32"/>
                <w:szCs w:val="32"/>
              </w:rPr>
              <w:t xml:space="preserve">B = </w:t>
            </w:r>
            <w:r w:rsidRPr="00FC6D9B">
              <w:rPr>
                <w:rFonts w:ascii="TH SarabunPSK" w:hAnsi="TH SarabunPSK" w:cs="TH SarabunPSK"/>
                <w:color w:val="000000" w:themeColor="text1"/>
                <w:spacing w:val="-8"/>
                <w:sz w:val="32"/>
                <w:szCs w:val="32"/>
                <w:cs/>
              </w:rPr>
              <w:t xml:space="preserve">จำนวนโรงพยาบาลทั้งหมด </w:t>
            </w:r>
          </w:p>
        </w:tc>
      </w:tr>
      <w:tr w:rsidR="004B2A71" w:rsidRPr="00FC6D9B" w:rsidTr="004B2A71">
        <w:trPr>
          <w:gridAfter w:val="1"/>
          <w:wAfter w:w="14" w:type="dxa"/>
          <w:trHeight w:val="454"/>
        </w:trPr>
        <w:tc>
          <w:tcPr>
            <w:tcW w:w="2297"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8023" w:type="dxa"/>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8"/>
                <w:sz w:val="32"/>
                <w:szCs w:val="32"/>
              </w:rPr>
              <w:t xml:space="preserve">RDU </w:t>
            </w:r>
            <w:r w:rsidRPr="00FC6D9B">
              <w:rPr>
                <w:rFonts w:ascii="TH SarabunPSK" w:hAnsi="TH SarabunPSK" w:cs="TH SarabunPSK"/>
                <w:color w:val="000000" w:themeColor="text1"/>
                <w:spacing w:val="-8"/>
                <w:sz w:val="32"/>
                <w:szCs w:val="32"/>
                <w:cs/>
              </w:rPr>
              <w:t xml:space="preserve">ขั้นที่ </w:t>
            </w:r>
            <w:r w:rsidRPr="00FC6D9B">
              <w:rPr>
                <w:rFonts w:ascii="TH SarabunPSK" w:hAnsi="TH SarabunPSK" w:cs="TH SarabunPSK"/>
                <w:color w:val="000000" w:themeColor="text1"/>
                <w:spacing w:val="-8"/>
                <w:sz w:val="32"/>
                <w:szCs w:val="32"/>
              </w:rPr>
              <w:t>1</w:t>
            </w:r>
            <w:r w:rsidRPr="00FC6D9B">
              <w:rPr>
                <w:rFonts w:ascii="TH SarabunPSK" w:hAnsi="TH SarabunPSK" w:cs="TH SarabunPSK"/>
                <w:color w:val="000000" w:themeColor="text1"/>
                <w:sz w:val="32"/>
                <w:szCs w:val="32"/>
              </w:rPr>
              <w:t xml:space="preserve">= (A1/B) x 100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8"/>
                <w:sz w:val="32"/>
                <w:szCs w:val="32"/>
              </w:rPr>
              <w:t xml:space="preserve">RDU </w:t>
            </w:r>
            <w:r w:rsidRPr="00FC6D9B">
              <w:rPr>
                <w:rFonts w:ascii="TH SarabunPSK" w:hAnsi="TH SarabunPSK" w:cs="TH SarabunPSK"/>
                <w:color w:val="000000" w:themeColor="text1"/>
                <w:spacing w:val="-8"/>
                <w:sz w:val="32"/>
                <w:szCs w:val="32"/>
                <w:cs/>
              </w:rPr>
              <w:t xml:space="preserve">ขั้นที่ </w:t>
            </w:r>
            <w:r w:rsidRPr="00FC6D9B">
              <w:rPr>
                <w:rFonts w:ascii="TH SarabunPSK" w:hAnsi="TH SarabunPSK" w:cs="TH SarabunPSK"/>
                <w:color w:val="000000" w:themeColor="text1"/>
                <w:spacing w:val="-8"/>
                <w:sz w:val="32"/>
                <w:szCs w:val="32"/>
              </w:rPr>
              <w:t>2</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2/</w:t>
            </w:r>
            <w:r w:rsidRPr="00FC6D9B">
              <w:rPr>
                <w:rFonts w:ascii="TH SarabunPSK" w:hAnsi="TH SarabunPSK" w:cs="TH SarabunPSK"/>
                <w:color w:val="000000" w:themeColor="text1"/>
                <w:sz w:val="32"/>
                <w:szCs w:val="32"/>
              </w:rPr>
              <w:t xml:space="preserve">B) x </w:t>
            </w:r>
            <w:r w:rsidRPr="00FC6D9B">
              <w:rPr>
                <w:rFonts w:ascii="TH SarabunPSK" w:hAnsi="TH SarabunPSK" w:cs="TH SarabunPSK"/>
                <w:color w:val="000000" w:themeColor="text1"/>
                <w:sz w:val="32"/>
                <w:szCs w:val="32"/>
                <w:cs/>
              </w:rPr>
              <w:t>100</w:t>
            </w: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1 2 3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 (</w:t>
            </w:r>
            <w:r w:rsidRPr="00FC6D9B">
              <w:rPr>
                <w:rFonts w:ascii="TH SarabunPSK" w:hAnsi="TH SarabunPSK" w:cs="TH SarabunPSK"/>
                <w:color w:val="000000" w:themeColor="text1"/>
                <w:sz w:val="32"/>
                <w:szCs w:val="32"/>
                <w:cs/>
              </w:rPr>
              <w:t xml:space="preserve">ทุก </w:t>
            </w: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เดือน (ประมวลผลยอดสะสมตั้งแต่ต้นปีงบประมาณ)</w:t>
            </w:r>
            <w:r w:rsidRPr="00FC6D9B">
              <w:rPr>
                <w:rFonts w:ascii="TH SarabunPSK" w:hAnsi="TH SarabunPSK" w:cs="TH SarabunPSK"/>
                <w:color w:val="000000" w:themeColor="text1"/>
                <w:sz w:val="32"/>
                <w:szCs w:val="32"/>
              </w:rPr>
              <w:t>)</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334" w:type="dxa"/>
            <w:gridSpan w:val="4"/>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268"/>
              <w:gridCol w:w="2268"/>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26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26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color w:val="000000" w:themeColor="text1"/>
                      <w:sz w:val="32"/>
                      <w:szCs w:val="32"/>
                    </w:rPr>
                    <w:t>80%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10 %</w:t>
                  </w: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color w:val="000000" w:themeColor="text1"/>
                      <w:sz w:val="32"/>
                      <w:szCs w:val="32"/>
                    </w:rPr>
                    <w:t>85%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10%</w:t>
                  </w:r>
                </w:p>
              </w:tc>
              <w:tc>
                <w:tcPr>
                  <w:tcW w:w="226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color w:val="000000" w:themeColor="text1"/>
                      <w:sz w:val="32"/>
                      <w:szCs w:val="32"/>
                    </w:rPr>
                    <w:t>90%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15 %</w:t>
                  </w:r>
                </w:p>
              </w:tc>
              <w:tc>
                <w:tcPr>
                  <w:tcW w:w="226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color w:val="000000" w:themeColor="text1"/>
                      <w:sz w:val="32"/>
                      <w:szCs w:val="32"/>
                    </w:rPr>
                    <w:t>95 %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20 %</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126"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126"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วิธีการประเมินผล : </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การรายงาน และการวิเคราะห์เปรียบเทียบผล</w:t>
            </w:r>
          </w:p>
        </w:tc>
      </w:tr>
      <w:tr w:rsidR="004B2A71" w:rsidRPr="00FC6D9B" w:rsidTr="004B2A71">
        <w:trPr>
          <w:gridAfter w:val="1"/>
          <w:wAfter w:w="14" w:type="dxa"/>
          <w:trHeight w:val="96"/>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142"/>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รายการตัวชี้วัดเพื่อประเมินระดับการพัฒนาสู่การเป็นหน่วยบริการส่งเสริมการใช้ยาอย่างสมเหตุผล</w:t>
            </w:r>
          </w:p>
        </w:tc>
      </w:tr>
      <w:tr w:rsidR="004B2A71" w:rsidRPr="00FC6D9B" w:rsidTr="004B2A71">
        <w:trPr>
          <w:gridAfter w:val="1"/>
          <w:wAfter w:w="14" w:type="dxa"/>
          <w:trHeight w:val="984"/>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8023"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3"/>
              <w:gridCol w:w="1124"/>
              <w:gridCol w:w="1123"/>
              <w:gridCol w:w="1361"/>
              <w:gridCol w:w="2572"/>
            </w:tblGrid>
            <w:tr w:rsidR="004B2A71" w:rsidRPr="00FC6D9B" w:rsidTr="004B2A71">
              <w:trPr>
                <w:jc w:val="center"/>
              </w:trPr>
              <w:tc>
                <w:tcPr>
                  <w:tcW w:w="1093"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Baseline data </w:t>
                  </w:r>
                </w:p>
              </w:tc>
              <w:tc>
                <w:tcPr>
                  <w:tcW w:w="1124"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5056" w:type="dxa"/>
                  <w:gridSpan w:val="3"/>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093"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124"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123"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w:t>
                  </w:r>
                  <w:r w:rsidRPr="00FC6D9B">
                    <w:rPr>
                      <w:rFonts w:ascii="TH SarabunPSK" w:hAnsi="TH SarabunPSK" w:cs="TH SarabunPSK"/>
                      <w:b/>
                      <w:bCs/>
                      <w:color w:val="000000" w:themeColor="text1"/>
                      <w:sz w:val="32"/>
                      <w:szCs w:val="32"/>
                    </w:rPr>
                    <w:t>9</w:t>
                  </w:r>
                </w:p>
              </w:tc>
              <w:tc>
                <w:tcPr>
                  <w:tcW w:w="136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60</w:t>
                  </w:r>
                </w:p>
              </w:tc>
              <w:tc>
                <w:tcPr>
                  <w:tcW w:w="25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61</w:t>
                  </w:r>
                </w:p>
              </w:tc>
            </w:tr>
            <w:tr w:rsidR="004B2A71" w:rsidRPr="00FC6D9B" w:rsidTr="004B2A71">
              <w:trPr>
                <w:jc w:val="center"/>
              </w:trPr>
              <w:tc>
                <w:tcPr>
                  <w:tcW w:w="109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RDU</w:t>
                  </w:r>
                </w:p>
              </w:tc>
              <w:tc>
                <w:tcPr>
                  <w:tcW w:w="112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12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1361" w:type="dxa"/>
                </w:tcPr>
                <w:p w:rsidR="004B2A71" w:rsidRPr="00FC6D9B" w:rsidRDefault="004B2A71" w:rsidP="004B2A71">
                  <w:pPr>
                    <w:contextualSpacing/>
                    <w:jc w:val="center"/>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 xml:space="preserve">RDU </w:t>
                  </w:r>
                  <w:r w:rsidRPr="00FC6D9B">
                    <w:rPr>
                      <w:rFonts w:ascii="TH SarabunPSK" w:hAnsi="TH SarabunPSK" w:cs="TH SarabunPSK"/>
                      <w:color w:val="000000" w:themeColor="text1"/>
                      <w:spacing w:val="-4"/>
                      <w:sz w:val="32"/>
                      <w:szCs w:val="32"/>
                      <w:cs/>
                    </w:rPr>
                    <w:t xml:space="preserve">ขั้นที่ </w:t>
                  </w:r>
                  <w:r w:rsidRPr="00FC6D9B">
                    <w:rPr>
                      <w:rFonts w:ascii="TH SarabunPSK" w:hAnsi="TH SarabunPSK" w:cs="TH SarabunPSK"/>
                      <w:color w:val="000000" w:themeColor="text1"/>
                      <w:spacing w:val="-4"/>
                      <w:sz w:val="32"/>
                      <w:szCs w:val="32"/>
                    </w:rPr>
                    <w:t xml:space="preserve">1  </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pacing w:val="-4"/>
                      <w:sz w:val="32"/>
                      <w:szCs w:val="32"/>
                      <w:cs/>
                    </w:rPr>
                    <w:t>ร้อยละ</w:t>
                  </w:r>
                  <w:r w:rsidRPr="00FC6D9B">
                    <w:rPr>
                      <w:rFonts w:ascii="TH SarabunPSK" w:hAnsi="TH SarabunPSK" w:cs="TH SarabunPSK"/>
                      <w:color w:val="000000" w:themeColor="text1"/>
                      <w:spacing w:val="-4"/>
                      <w:sz w:val="32"/>
                      <w:szCs w:val="32"/>
                    </w:rPr>
                    <w:t xml:space="preserve"> 61.49</w:t>
                  </w:r>
                </w:p>
              </w:tc>
              <w:tc>
                <w:tcPr>
                  <w:tcW w:w="25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ร้อยละ 95.30 และ </w:t>
                  </w:r>
                  <w:r w:rsidRPr="00FC6D9B">
                    <w:rPr>
                      <w:rFonts w:ascii="TH SarabunPSK" w:hAnsi="TH SarabunPSK" w:cs="TH SarabunPSK"/>
                      <w:color w:val="000000" w:themeColor="text1"/>
                      <w:sz w:val="32"/>
                      <w:szCs w:val="32"/>
                    </w:rPr>
                    <w:t xml:space="preserve">RDU </w:t>
                  </w:r>
                  <w:r w:rsidRPr="00FC6D9B">
                    <w:rPr>
                      <w:rFonts w:ascii="TH SarabunPSK" w:hAnsi="TH SarabunPSK" w:cs="TH SarabunPSK"/>
                      <w:color w:val="000000" w:themeColor="text1"/>
                      <w:sz w:val="32"/>
                      <w:szCs w:val="32"/>
                      <w:cs/>
                    </w:rPr>
                    <w:t xml:space="preserve">ขั้น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ร้อยละ </w:t>
                  </w:r>
                  <w:r w:rsidRPr="00FC6D9B">
                    <w:rPr>
                      <w:rFonts w:ascii="TH SarabunPSK" w:hAnsi="TH SarabunPSK" w:cs="TH SarabunPSK"/>
                      <w:color w:val="000000" w:themeColor="text1"/>
                      <w:sz w:val="32"/>
                      <w:szCs w:val="32"/>
                      <w:cs/>
                    </w:rPr>
                    <w:lastRenderedPageBreak/>
                    <w:t xml:space="preserve">9.51 </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(ข้อมูล </w:t>
                  </w:r>
                  <w:r w:rsidRPr="00FC6D9B">
                    <w:rPr>
                      <w:rFonts w:ascii="TH SarabunPSK" w:hAnsi="TH SarabunPSK" w:cs="TH SarabunPSK"/>
                      <w:color w:val="000000" w:themeColor="text1"/>
                      <w:sz w:val="32"/>
                      <w:szCs w:val="32"/>
                    </w:rPr>
                    <w:t>9</w:t>
                  </w:r>
                  <w:r w:rsidRPr="00FC6D9B">
                    <w:rPr>
                      <w:rFonts w:ascii="TH SarabunPSK" w:hAnsi="TH SarabunPSK" w:cs="TH SarabunPSK"/>
                      <w:color w:val="000000" w:themeColor="text1"/>
                      <w:sz w:val="32"/>
                      <w:szCs w:val="32"/>
                      <w:cs/>
                    </w:rPr>
                    <w:t xml:space="preserve"> เดือน)</w:t>
                  </w:r>
                </w:p>
                <w:p w:rsidR="004B2A71" w:rsidRPr="00FC6D9B" w:rsidRDefault="004B2A71" w:rsidP="004B2A71">
                  <w:pPr>
                    <w:contextualSpacing/>
                    <w:jc w:val="center"/>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w:t>
                  </w:r>
                  <w:r w:rsidRPr="00FC6D9B">
                    <w:rPr>
                      <w:rFonts w:ascii="TH SarabunPSK" w:hAnsi="TH SarabunPSK" w:cs="TH SarabunPSK"/>
                      <w:color w:val="000000" w:themeColor="text1"/>
                      <w:spacing w:val="-4"/>
                      <w:sz w:val="32"/>
                      <w:szCs w:val="32"/>
                      <w:cs/>
                    </w:rPr>
                    <w:t xml:space="preserve">ไม่ผ่านเกณฑ์เป้าหมาย ร้อยละ </w:t>
                  </w:r>
                  <w:r w:rsidRPr="00FC6D9B">
                    <w:rPr>
                      <w:rFonts w:ascii="TH SarabunPSK" w:hAnsi="TH SarabunPSK" w:cs="TH SarabunPSK"/>
                      <w:color w:val="000000" w:themeColor="text1"/>
                      <w:spacing w:val="-4"/>
                      <w:sz w:val="32"/>
                      <w:szCs w:val="32"/>
                    </w:rPr>
                    <w:t>15)</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/ผู้ประสานงานตัวชี้วัด</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ภญ.ไพรำ บุญญะฤทธิ์</w:t>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t>เภสัชกรชำนาญการ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02-5901628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092-3953289</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 02-5901634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7" w:history="1">
              <w:r w:rsidRPr="00FC6D9B">
                <w:rPr>
                  <w:rFonts w:ascii="TH SarabunPSK" w:hAnsi="TH SarabunPSK" w:cs="TH SarabunPSK"/>
                  <w:color w:val="000000" w:themeColor="text1"/>
                  <w:sz w:val="32"/>
                  <w:szCs w:val="32"/>
                </w:rPr>
                <w:t>praecu@gmail.com</w:t>
              </w:r>
            </w:hyperlink>
          </w:p>
          <w:p w:rsidR="004B2A71" w:rsidRPr="00FC6D9B" w:rsidRDefault="004B2A71" w:rsidP="004B2A71">
            <w:pPr>
              <w:ind w:right="-79"/>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    สำนักบริหารการสาธารณสุข (ตัวชี้วัด </w:t>
            </w:r>
            <w:r w:rsidRPr="00FC6D9B">
              <w:rPr>
                <w:rFonts w:ascii="TH SarabunPSK" w:hAnsi="TH SarabunPSK" w:cs="TH SarabunPSK"/>
                <w:b/>
                <w:bCs/>
                <w:color w:val="000000" w:themeColor="text1"/>
                <w:sz w:val="32"/>
                <w:szCs w:val="32"/>
              </w:rPr>
              <w:t xml:space="preserve">RDU </w:t>
            </w:r>
            <w:r w:rsidRPr="00FC6D9B">
              <w:rPr>
                <w:rFonts w:ascii="TH SarabunPSK" w:hAnsi="TH SarabunPSK" w:cs="TH SarabunPSK"/>
                <w:b/>
                <w:bCs/>
                <w:color w:val="000000" w:themeColor="text1"/>
                <w:sz w:val="32"/>
                <w:szCs w:val="32"/>
                <w:cs/>
              </w:rPr>
              <w:t xml:space="preserve">และ </w:t>
            </w:r>
            <w:r w:rsidRPr="00FC6D9B">
              <w:rPr>
                <w:rFonts w:ascii="TH SarabunPSK" w:hAnsi="TH SarabunPSK" w:cs="TH SarabunPSK"/>
                <w:b/>
                <w:bCs/>
                <w:color w:val="000000" w:themeColor="text1"/>
                <w:sz w:val="32"/>
                <w:szCs w:val="32"/>
              </w:rPr>
              <w:t xml:space="preserve">AMR)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ภญ.นุชรินธ์  โตมาชา</w:t>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t>เภสัชกรชำนาญการ</w:t>
            </w:r>
            <w:r w:rsidRPr="00FC6D9B">
              <w:rPr>
                <w:rFonts w:ascii="TH SarabunPSK" w:hAnsi="TH SarabunPSK" w:cs="TH SarabunPSK"/>
                <w:b/>
                <w:bCs/>
                <w:color w:val="000000" w:themeColor="text1"/>
                <w:sz w:val="32"/>
                <w:szCs w:val="32"/>
                <w:cs/>
              </w:rPr>
              <w:tab/>
            </w:r>
            <w:r w:rsidRPr="00FC6D9B">
              <w:rPr>
                <w:rFonts w:ascii="TH SarabunPSK" w:hAnsi="TH SarabunPSK" w:cs="TH SarabunPSK"/>
                <w:color w:val="000000" w:themeColor="text1"/>
                <w:sz w:val="32"/>
                <w:szCs w:val="32"/>
                <w:cs/>
              </w:rPr>
              <w:tab/>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02-5907155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061-7317779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02-5907341</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:nuchy408@gmail.com </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    สำนักยา สำนักงานคณะกรรมการอาหารและยา(ตัวชี้วัด </w:t>
            </w:r>
            <w:r w:rsidRPr="00FC6D9B">
              <w:rPr>
                <w:rFonts w:ascii="TH SarabunPSK" w:hAnsi="TH SarabunPSK" w:cs="TH SarabunPSK"/>
                <w:b/>
                <w:bCs/>
                <w:color w:val="000000" w:themeColor="text1"/>
                <w:sz w:val="32"/>
                <w:szCs w:val="32"/>
              </w:rPr>
              <w:t>RDU</w:t>
            </w:r>
            <w:r w:rsidRPr="00FC6D9B">
              <w:rPr>
                <w:rFonts w:ascii="TH SarabunPSK" w:hAnsi="TH SarabunPSK" w:cs="TH SarabunPSK"/>
                <w:b/>
                <w:bCs/>
                <w:color w:val="000000" w:themeColor="text1"/>
                <w:sz w:val="32"/>
                <w:szCs w:val="32"/>
                <w:cs/>
              </w:rPr>
              <w:t>)</w:t>
            </w:r>
          </w:p>
        </w:tc>
      </w:tr>
      <w:tr w:rsidR="004B2A71" w:rsidRPr="00FC6D9B" w:rsidTr="004B2A71">
        <w:trPr>
          <w:gridAfter w:val="1"/>
          <w:wAfter w:w="14" w:type="dxa"/>
          <w:trHeight w:val="664"/>
        </w:trPr>
        <w:tc>
          <w:tcPr>
            <w:tcW w:w="2297" w:type="dxa"/>
            <w:gridSpan w:val="2"/>
            <w:tcBorders>
              <w:top w:val="single" w:sz="4" w:space="0" w:color="auto"/>
              <w:left w:val="single" w:sz="4" w:space="0" w:color="auto"/>
              <w:right w:val="single" w:sz="4" w:space="0" w:color="auto"/>
            </w:tcBorders>
          </w:tcPr>
          <w:p w:rsidR="004B2A71" w:rsidRPr="00FC6D9B" w:rsidRDefault="004B2A71" w:rsidP="004B2A71">
            <w:pPr>
              <w:ind w:right="-108"/>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หน่วยงานประมวลผลและจัดทำข้อมูล </w:t>
            </w:r>
          </w:p>
        </w:tc>
        <w:tc>
          <w:tcPr>
            <w:tcW w:w="8023" w:type="dxa"/>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กองบริหารการสาธารณสุข สำนักงานปลัดกระทรวงสาธารณสุข (</w:t>
            </w:r>
            <w:r w:rsidRPr="00FC6D9B">
              <w:rPr>
                <w:rFonts w:ascii="TH SarabunPSK" w:hAnsi="TH SarabunPSK" w:cs="TH SarabunPSK"/>
                <w:color w:val="000000" w:themeColor="text1"/>
                <w:sz w:val="32"/>
                <w:szCs w:val="32"/>
              </w:rPr>
              <w:t>AMR)</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กองส่งเสริมงานคุ้มครองผู้บริโภคในส่วนภูมิภาคและท้องถิ่น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สำนักงานคณะกรรมการอาหารและยา (</w:t>
            </w:r>
            <w:r w:rsidRPr="00FC6D9B">
              <w:rPr>
                <w:rFonts w:ascii="TH SarabunPSK" w:hAnsi="TH SarabunPSK" w:cs="TH SarabunPSK"/>
                <w:color w:val="000000" w:themeColor="text1"/>
                <w:sz w:val="32"/>
                <w:szCs w:val="32"/>
              </w:rPr>
              <w:t>RDU)</w:t>
            </w:r>
          </w:p>
        </w:tc>
      </w:tr>
      <w:tr w:rsidR="004B2A71" w:rsidRPr="00FC6D9B" w:rsidTr="004B2A71">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8023"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w:t>
            </w:r>
            <w:r w:rsidRPr="00FC6D9B">
              <w:rPr>
                <w:rFonts w:ascii="TH SarabunPSK" w:hAnsi="TH SarabunPSK" w:cs="TH SarabunPSK"/>
                <w:color w:val="000000" w:themeColor="text1"/>
                <w:spacing w:val="-10"/>
                <w:sz w:val="32"/>
                <w:szCs w:val="32"/>
                <w:cs/>
              </w:rPr>
              <w:t>ภญ.สรียา เวชวิฐาน</w:t>
            </w:r>
            <w:r w:rsidRPr="00FC6D9B">
              <w:rPr>
                <w:rFonts w:ascii="TH SarabunPSK" w:hAnsi="TH SarabunPSK" w:cs="TH SarabunPSK"/>
                <w:color w:val="000000" w:themeColor="text1"/>
                <w:sz w:val="32"/>
                <w:szCs w:val="32"/>
                <w:cs/>
              </w:rPr>
              <w:tab/>
              <w:t>เภสัชกรชำนาญการ</w:t>
            </w:r>
          </w:p>
          <w:p w:rsidR="004B2A71" w:rsidRPr="00FC6D9B" w:rsidRDefault="004B2A71" w:rsidP="004B2A71">
            <w:pPr>
              <w:pStyle w:val="a6"/>
              <w:ind w:left="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pacing w:val="-10"/>
                <w:sz w:val="32"/>
                <w:szCs w:val="32"/>
              </w:rPr>
              <w:t>02-5907392</w:t>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 xml:space="preserve"> 02-5918486</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r w:rsidRPr="00FC6D9B">
              <w:rPr>
                <w:rFonts w:ascii="TH SarabunPSK" w:hAnsi="TH SarabunPSK" w:cs="TH SarabunPSK"/>
                <w:color w:val="000000" w:themeColor="text1"/>
                <w:spacing w:val="-10"/>
                <w:sz w:val="32"/>
                <w:szCs w:val="32"/>
              </w:rPr>
              <w:t>swech@fda.moph.go.th</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กองส่งเสริมงานคุ้มครองผู้บริโภคในส่วนภูมิภาคและท้องถิ่น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สำนักงานคณะกรรมการอาหารและยา</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2.ภญ.ไพรำ บุญญะฤทธิ์</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เภสัชกรชำนาญการ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 02-5901628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092-3953289</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โทรสาร : 02-5901634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8" w:history="1">
              <w:r w:rsidRPr="00FC6D9B">
                <w:rPr>
                  <w:rFonts w:ascii="TH SarabunPSK" w:hAnsi="TH SarabunPSK" w:cs="TH SarabunPSK"/>
                  <w:color w:val="000000" w:themeColor="text1"/>
                  <w:sz w:val="32"/>
                  <w:szCs w:val="32"/>
                </w:rPr>
                <w:t>praecu@gmail.com</w:t>
              </w:r>
            </w:hyperlink>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กองบริหารการสาธารณสุขสำนักงานปลัดกระทรวงสาธารณสุข</w:t>
            </w:r>
          </w:p>
        </w:tc>
      </w:tr>
    </w:tbl>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p>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69"/>
        <w:gridCol w:w="340"/>
        <w:gridCol w:w="7768"/>
      </w:tblGrid>
      <w:tr w:rsidR="004B2A71" w:rsidRPr="005D6C74" w:rsidTr="004B2A71">
        <w:tc>
          <w:tcPr>
            <w:tcW w:w="226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หมวด</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 xml:space="preserve">Service Excellence </w:t>
            </w:r>
            <w:r w:rsidRPr="005D6C74">
              <w:rPr>
                <w:rFonts w:ascii="TH SarabunPSK" w:hAnsi="TH SarabunPSK" w:cs="TH SarabunPSK"/>
                <w:b/>
                <w:bCs/>
                <w:color w:val="FF0000"/>
                <w:sz w:val="32"/>
                <w:szCs w:val="32"/>
                <w:cs/>
              </w:rPr>
              <w:t>(ยุทธศาสตร์บริการเป็นเลิศ)</w:t>
            </w:r>
          </w:p>
        </w:tc>
      </w:tr>
      <w:tr w:rsidR="004B2A71" w:rsidRPr="005D6C74" w:rsidTr="004B2A71">
        <w:tc>
          <w:tcPr>
            <w:tcW w:w="226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6.</w:t>
            </w:r>
            <w:r w:rsidRPr="005D6C74">
              <w:rPr>
                <w:rFonts w:ascii="TH SarabunPSK" w:hAnsi="TH SarabunPSK" w:cs="TH SarabunPSK"/>
                <w:b/>
                <w:bCs/>
                <w:color w:val="FF0000"/>
                <w:sz w:val="32"/>
                <w:szCs w:val="32"/>
                <w:cs/>
              </w:rPr>
              <w:t>การพัฒนาระบบบริการสุขภาพ</w:t>
            </w:r>
          </w:p>
        </w:tc>
      </w:tr>
      <w:tr w:rsidR="004B2A71" w:rsidRPr="005D6C74" w:rsidTr="004B2A71">
        <w:tc>
          <w:tcPr>
            <w:tcW w:w="226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3.</w:t>
            </w:r>
            <w:r w:rsidRPr="005D6C74">
              <w:rPr>
                <w:rFonts w:ascii="TH SarabunPSK" w:hAnsi="TH SarabunPSK" w:cs="TH SarabunPSK"/>
                <w:b/>
                <w:bCs/>
                <w:color w:val="FF0000"/>
                <w:sz w:val="32"/>
                <w:szCs w:val="32"/>
                <w:cs/>
              </w:rPr>
              <w:t>โครงการป้องกันและควบคุมการดื้อยาต้านจุลชีพและการใช้ยาอย่างสมเหตุสมผล</w:t>
            </w:r>
          </w:p>
        </w:tc>
      </w:tr>
      <w:tr w:rsidR="004B2A71" w:rsidRPr="005D6C74" w:rsidTr="004B2A71">
        <w:tc>
          <w:tcPr>
            <w:tcW w:w="226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จังหวัด</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เขต</w:t>
            </w:r>
            <w:r w:rsidRPr="005D6C74">
              <w:rPr>
                <w:rFonts w:ascii="TH SarabunPSK" w:hAnsi="TH SarabunPSK" w:cs="TH SarabunPSK"/>
                <w:b/>
                <w:bCs/>
                <w:color w:val="FF0000"/>
                <w:sz w:val="32"/>
                <w:szCs w:val="32"/>
              </w:rPr>
              <w:t>/</w:t>
            </w:r>
            <w:r w:rsidRPr="005D6C74">
              <w:rPr>
                <w:rFonts w:ascii="TH SarabunPSK" w:hAnsi="TH SarabunPSK" w:cs="TH SarabunPSK"/>
                <w:b/>
                <w:bCs/>
                <w:color w:val="FF0000"/>
                <w:sz w:val="32"/>
                <w:szCs w:val="32"/>
                <w:cs/>
              </w:rPr>
              <w:t>ประเทศ</w:t>
            </w:r>
          </w:p>
        </w:tc>
      </w:tr>
      <w:tr w:rsidR="004B2A71" w:rsidRPr="005D6C74" w:rsidTr="004B2A71">
        <w:tc>
          <w:tcPr>
            <w:tcW w:w="226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rPr>
              <w:t>18.</w:t>
            </w:r>
            <w:r w:rsidRPr="005D6C74">
              <w:rPr>
                <w:rFonts w:ascii="TH SarabunPSK" w:hAnsi="TH SarabunPSK" w:cs="TH SarabunPSK"/>
                <w:b/>
                <w:bCs/>
                <w:color w:val="FF0000"/>
                <w:sz w:val="32"/>
                <w:szCs w:val="32"/>
                <w:cs/>
              </w:rPr>
              <w:t>ร้อยละของโรงพยาบาลที่มีระบบจัดการการดื้อยาต้านจุลชีพอย่างบูรณาการ (</w:t>
            </w:r>
            <w:r w:rsidRPr="005D6C74">
              <w:rPr>
                <w:rFonts w:ascii="TH SarabunPSK" w:hAnsi="TH SarabunPSK" w:cs="TH SarabunPSK"/>
                <w:b/>
                <w:bCs/>
                <w:color w:val="FF0000"/>
                <w:sz w:val="32"/>
                <w:szCs w:val="32"/>
              </w:rPr>
              <w:t>AMR)</w:t>
            </w:r>
          </w:p>
        </w:tc>
      </w:tr>
      <w:tr w:rsidR="004B2A71" w:rsidRPr="00FC6D9B" w:rsidTr="004B2A71">
        <w:trPr>
          <w:trHeight w:val="983"/>
        </w:trPr>
        <w:tc>
          <w:tcPr>
            <w:tcW w:w="226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8108"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u w:val="single"/>
              </w:rPr>
              <w:t>AMR</w:t>
            </w:r>
            <w:r w:rsidRPr="00FC6D9B">
              <w:rPr>
                <w:rFonts w:ascii="TH SarabunPSK" w:eastAsia="Times New Roman" w:hAnsi="TH SarabunPSK" w:cs="TH SarabunPSK"/>
                <w:color w:val="000000" w:themeColor="text1"/>
                <w:sz w:val="32"/>
                <w:szCs w:val="32"/>
                <w:cs/>
              </w:rPr>
              <w:t>เป็นการประเมินระบบจัดการการดื้อยาต้านจุลชีพอย่างบูรณาการ(</w:t>
            </w:r>
            <w:r w:rsidRPr="00FC6D9B">
              <w:rPr>
                <w:rFonts w:ascii="TH SarabunPSK" w:eastAsia="Times New Roman" w:hAnsi="TH SarabunPSK" w:cs="TH SarabunPSK"/>
                <w:color w:val="000000" w:themeColor="text1"/>
                <w:sz w:val="32"/>
                <w:szCs w:val="32"/>
              </w:rPr>
              <w:t xml:space="preserve">Integrated AMR Management System) </w:t>
            </w:r>
            <w:r w:rsidRPr="00FC6D9B">
              <w:rPr>
                <w:rFonts w:ascii="TH SarabunPSK" w:eastAsia="Times New Roman" w:hAnsi="TH SarabunPSK" w:cs="TH SarabunPSK"/>
                <w:color w:val="000000" w:themeColor="text1"/>
                <w:sz w:val="32"/>
                <w:szCs w:val="32"/>
                <w:cs/>
              </w:rPr>
              <w:t>ของโรงพยาบาลโดยการใช้แบบประเมินตนเอง (</w:t>
            </w:r>
            <w:r w:rsidRPr="00FC6D9B">
              <w:rPr>
                <w:rFonts w:ascii="TH SarabunPSK" w:eastAsia="Times New Roman" w:hAnsi="TH SarabunPSK" w:cs="TH SarabunPSK"/>
                <w:color w:val="000000" w:themeColor="text1"/>
                <w:sz w:val="32"/>
                <w:szCs w:val="32"/>
              </w:rPr>
              <w:t>self assessment</w:t>
            </w:r>
            <w:r w:rsidRPr="00FC6D9B">
              <w:rPr>
                <w:rFonts w:ascii="TH SarabunPSK" w:eastAsia="Times New Roman" w:hAnsi="TH SarabunPSK" w:cs="TH SarabunPSK"/>
                <w:color w:val="000000" w:themeColor="text1"/>
                <w:sz w:val="32"/>
                <w:szCs w:val="32"/>
                <w:cs/>
              </w:rPr>
              <w:t xml:space="preserve">) </w:t>
            </w:r>
            <w:r w:rsidRPr="00FC6D9B">
              <w:rPr>
                <w:rFonts w:ascii="TH SarabunPSK" w:eastAsia="Times New Roman" w:hAnsi="TH SarabunPSK" w:cs="TH SarabunPSK"/>
                <w:color w:val="000000" w:themeColor="text1"/>
                <w:sz w:val="32"/>
                <w:szCs w:val="32"/>
                <w:cs/>
              </w:rPr>
              <w:br/>
              <w:t xml:space="preserve">และรายงานผลการดำเนินงานของทั้ง 5 กิจกรรมสำคัญ ผ่านระบบรายงานกองบริหารการสาธารณสุข   ปีละ </w:t>
            </w:r>
            <w:r w:rsidRPr="00FC6D9B">
              <w:rPr>
                <w:rFonts w:ascii="TH SarabunPSK" w:eastAsia="Times New Roman" w:hAnsi="TH SarabunPSK" w:cs="TH SarabunPSK"/>
                <w:color w:val="000000" w:themeColor="text1"/>
                <w:sz w:val="32"/>
                <w:szCs w:val="32"/>
              </w:rPr>
              <w:t xml:space="preserve">2 </w:t>
            </w:r>
            <w:r w:rsidRPr="00FC6D9B">
              <w:rPr>
                <w:rFonts w:ascii="TH SarabunPSK" w:eastAsia="Times New Roman" w:hAnsi="TH SarabunPSK" w:cs="TH SarabunPSK"/>
                <w:color w:val="000000" w:themeColor="text1"/>
                <w:sz w:val="32"/>
                <w:szCs w:val="32"/>
                <w:cs/>
              </w:rPr>
              <w:t>ครั้ง ดังนี้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2"/>
              <w:gridCol w:w="7520"/>
            </w:tblGrid>
            <w:tr w:rsidR="004B2A71" w:rsidRPr="00FC6D9B" w:rsidTr="004B2A71">
              <w:trPr>
                <w:trHeight w:val="175"/>
              </w:trPr>
              <w:tc>
                <w:tcPr>
                  <w:tcW w:w="7966" w:type="dxa"/>
                  <w:gridSpan w:val="2"/>
                </w:tcPr>
                <w:p w:rsidR="004B2A71" w:rsidRPr="00FC6D9B" w:rsidRDefault="004B2A71" w:rsidP="004B2A71">
                  <w:pPr>
                    <w:contextualSpacing/>
                    <w:jc w:val="thaiDistribute"/>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b/>
                      <w:bCs/>
                      <w:color w:val="000000" w:themeColor="text1"/>
                      <w:spacing w:val="-10"/>
                      <w:sz w:val="32"/>
                      <w:szCs w:val="32"/>
                      <w:cs/>
                    </w:rPr>
                    <w:t xml:space="preserve">กิจกรรม </w:t>
                  </w:r>
                  <w:r w:rsidRPr="00FC6D9B">
                    <w:rPr>
                      <w:rFonts w:ascii="TH SarabunPSK" w:eastAsia="Times New Roman" w:hAnsi="TH SarabunPSK" w:cs="TH SarabunPSK"/>
                      <w:b/>
                      <w:bCs/>
                      <w:color w:val="000000" w:themeColor="text1"/>
                      <w:spacing w:val="-10"/>
                      <w:sz w:val="32"/>
                      <w:szCs w:val="32"/>
                    </w:rPr>
                    <w:t>AMR</w:t>
                  </w:r>
                  <w:r w:rsidRPr="00FC6D9B">
                    <w:rPr>
                      <w:rFonts w:ascii="TH SarabunPSK" w:eastAsia="Times New Roman" w:hAnsi="TH SarabunPSK" w:cs="TH SarabunPSK"/>
                      <w:color w:val="000000" w:themeColor="text1"/>
                      <w:sz w:val="32"/>
                      <w:szCs w:val="32"/>
                      <w:cs/>
                    </w:rPr>
                    <w:t xml:space="preserve"> (</w:t>
                  </w:r>
                  <w:r w:rsidRPr="00FC6D9B">
                    <w:rPr>
                      <w:rFonts w:ascii="TH SarabunPSK" w:eastAsia="Times New Roman" w:hAnsi="TH SarabunPSK" w:cs="TH SarabunPSK"/>
                      <w:color w:val="000000" w:themeColor="text1"/>
                      <w:sz w:val="32"/>
                      <w:szCs w:val="32"/>
                    </w:rPr>
                    <w:t xml:space="preserve">download </w:t>
                  </w:r>
                  <w:r w:rsidRPr="00FC6D9B">
                    <w:rPr>
                      <w:rFonts w:ascii="TH SarabunPSK" w:eastAsia="Times New Roman" w:hAnsi="TH SarabunPSK" w:cs="TH SarabunPSK"/>
                      <w:color w:val="000000" w:themeColor="text1"/>
                      <w:sz w:val="32"/>
                      <w:szCs w:val="32"/>
                      <w:cs/>
                    </w:rPr>
                    <w:t xml:space="preserve">แบบประเมินตนเองได้ทาง </w:t>
                  </w:r>
                  <w:r w:rsidRPr="00FC6D9B">
                    <w:rPr>
                      <w:rFonts w:ascii="TH SarabunPSK" w:hAnsi="TH SarabunPSK" w:cs="TH SarabunPSK"/>
                      <w:b/>
                      <w:bCs/>
                      <w:color w:val="000000" w:themeColor="text1"/>
                      <w:sz w:val="32"/>
                      <w:szCs w:val="32"/>
                    </w:rPr>
                    <w:t>https://goo.gl/qtJLuv</w:t>
                  </w:r>
                  <w:r w:rsidRPr="00FC6D9B">
                    <w:rPr>
                      <w:rFonts w:ascii="TH SarabunPSK" w:eastAsia="Times New Roman" w:hAnsi="TH SarabunPSK" w:cs="TH SarabunPSK"/>
                      <w:color w:val="000000" w:themeColor="text1"/>
                      <w:sz w:val="32"/>
                      <w:szCs w:val="32"/>
                      <w:cs/>
                    </w:rPr>
                    <w:t>)</w:t>
                  </w:r>
                </w:p>
              </w:tc>
            </w:tr>
            <w:tr w:rsidR="004B2A71" w:rsidRPr="00FC6D9B" w:rsidTr="004B2A71">
              <w:tc>
                <w:tcPr>
                  <w:tcW w:w="362" w:type="dxa"/>
                  <w:tcBorders>
                    <w:right w:val="nil"/>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1</w:t>
                  </w:r>
                </w:p>
              </w:tc>
              <w:tc>
                <w:tcPr>
                  <w:tcW w:w="7604" w:type="dxa"/>
                  <w:tcBorders>
                    <w:left w:val="nil"/>
                  </w:tcBorders>
                </w:tcPr>
                <w:p w:rsidR="004B2A71" w:rsidRPr="00FC6D9B" w:rsidRDefault="004B2A71" w:rsidP="004B2A71">
                  <w:pPr>
                    <w:contextualSpacing/>
                    <w:jc w:val="thaiDistribute"/>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color w:val="000000" w:themeColor="text1"/>
                      <w:spacing w:val="-10"/>
                      <w:sz w:val="32"/>
                      <w:szCs w:val="32"/>
                      <w:cs/>
                    </w:rPr>
                    <w:t xml:space="preserve">กลไกการจัดการ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อย่างบูรณาการ (</w:t>
                  </w:r>
                  <w:r w:rsidRPr="00FC6D9B">
                    <w:rPr>
                      <w:rFonts w:ascii="TH SarabunPSK" w:eastAsia="Times New Roman" w:hAnsi="TH SarabunPSK" w:cs="TH SarabunPSK"/>
                      <w:color w:val="000000" w:themeColor="text1"/>
                      <w:spacing w:val="-10"/>
                      <w:sz w:val="32"/>
                      <w:szCs w:val="32"/>
                    </w:rPr>
                    <w:t xml:space="preserve">Governance mechanism on AMR) </w:t>
                  </w:r>
                </w:p>
                <w:p w:rsidR="004B2A71" w:rsidRPr="00FC6D9B" w:rsidRDefault="004B2A71" w:rsidP="00634754">
                  <w:pPr>
                    <w:numPr>
                      <w:ilvl w:val="0"/>
                      <w:numId w:val="13"/>
                    </w:numPr>
                    <w:tabs>
                      <w:tab w:val="left" w:pos="311"/>
                    </w:tabs>
                    <w:spacing w:after="0" w:line="240" w:lineRule="auto"/>
                    <w:ind w:left="27" w:hanging="27"/>
                    <w:contextualSpacing/>
                    <w:jc w:val="thaiDistribute"/>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color w:val="000000" w:themeColor="text1"/>
                      <w:spacing w:val="-10"/>
                      <w:sz w:val="32"/>
                      <w:szCs w:val="32"/>
                      <w:cs/>
                    </w:rPr>
                    <w:t xml:space="preserve">คณะกรรมการที่มีบทบาทด้านการจัดการ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 xml:space="preserve">(2) มีการประชุมอย่างสม่ำเสมอ(3) เป้าหมายการจัดการ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ที่ชัดเจน (4)</w:t>
                  </w:r>
                  <w:r w:rsidRPr="00FC6D9B">
                    <w:rPr>
                      <w:rFonts w:ascii="TH SarabunPSK" w:eastAsia="Times New Roman" w:hAnsi="TH SarabunPSK" w:cs="TH SarabunPSK"/>
                      <w:color w:val="000000" w:themeColor="text1"/>
                      <w:sz w:val="32"/>
                      <w:szCs w:val="32"/>
                      <w:cs/>
                    </w:rPr>
                    <w:t xml:space="preserve">แผนการขับเคลื่อนมาตรการ </w:t>
                  </w:r>
                  <w:r w:rsidRPr="00FC6D9B">
                    <w:rPr>
                      <w:rFonts w:ascii="TH SarabunPSK" w:eastAsia="Times New Roman" w:hAnsi="TH SarabunPSK" w:cs="TH SarabunPSK"/>
                      <w:color w:val="000000" w:themeColor="text1"/>
                      <w:sz w:val="32"/>
                      <w:szCs w:val="32"/>
                    </w:rPr>
                    <w:t>AMR</w:t>
                  </w:r>
                  <w:r w:rsidRPr="00FC6D9B">
                    <w:rPr>
                      <w:rFonts w:ascii="TH SarabunPSK" w:eastAsia="Times New Roman" w:hAnsi="TH SarabunPSK" w:cs="TH SarabunPSK"/>
                      <w:color w:val="000000" w:themeColor="text1"/>
                      <w:spacing w:val="-10"/>
                      <w:sz w:val="32"/>
                      <w:szCs w:val="32"/>
                      <w:cs/>
                    </w:rPr>
                    <w:t xml:space="preserve">(5) การกำกับติดตามข้อมูล วิเคราะห์ และสรุปผลความก้าวหน้าในการดำเนินงาน (6) </w:t>
                  </w:r>
                  <w:r w:rsidRPr="00FC6D9B">
                    <w:rPr>
                      <w:rFonts w:ascii="TH SarabunPSK" w:eastAsia="Times New Roman" w:hAnsi="TH SarabunPSK" w:cs="TH SarabunPSK"/>
                      <w:color w:val="000000" w:themeColor="text1"/>
                      <w:spacing w:val="-12"/>
                      <w:sz w:val="32"/>
                      <w:szCs w:val="32"/>
                      <w:cs/>
                    </w:rPr>
                    <w:t>โรงพยาบาลให้การสนับสนุนด้านงบประมาณ อุปกรณ์เครื่องมือ และบุคลากร เพื่อการแก้ไขปัญหา</w:t>
                  </w:r>
                  <w:r w:rsidRPr="00FC6D9B">
                    <w:rPr>
                      <w:rFonts w:ascii="TH SarabunPSK" w:eastAsia="Times New Roman" w:hAnsi="TH SarabunPSK" w:cs="TH SarabunPSK"/>
                      <w:color w:val="000000" w:themeColor="text1"/>
                      <w:spacing w:val="-10"/>
                      <w:sz w:val="32"/>
                      <w:szCs w:val="32"/>
                      <w:cs/>
                    </w:rPr>
                    <w:t xml:space="preserve"> (7) มีการจัดการ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อย่างบูรณาการในระดับเขต เพื่อให้ระบบมีความเข้มแข็งและยั่งยืน</w:t>
                  </w:r>
                </w:p>
              </w:tc>
            </w:tr>
            <w:tr w:rsidR="004B2A71" w:rsidRPr="00FC6D9B" w:rsidTr="004B2A71">
              <w:tc>
                <w:tcPr>
                  <w:tcW w:w="362" w:type="dxa"/>
                  <w:tcBorders>
                    <w:right w:val="nil"/>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 xml:space="preserve">2 </w:t>
                  </w:r>
                </w:p>
              </w:tc>
              <w:tc>
                <w:tcPr>
                  <w:tcW w:w="7604" w:type="dxa"/>
                  <w:tcBorders>
                    <w:left w:val="nil"/>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การเฝ้าระวังทางห้องปฏิบัติการ</w:t>
                  </w:r>
                </w:p>
                <w:p w:rsidR="004B2A71" w:rsidRPr="00FC6D9B" w:rsidRDefault="004B2A71" w:rsidP="00634754">
                  <w:pPr>
                    <w:numPr>
                      <w:ilvl w:val="0"/>
                      <w:numId w:val="14"/>
                    </w:numPr>
                    <w:tabs>
                      <w:tab w:val="left" w:pos="347"/>
                    </w:tabs>
                    <w:spacing w:after="0" w:line="240" w:lineRule="auto"/>
                    <w:ind w:left="27" w:hanging="27"/>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การตรวจ </w:t>
                  </w:r>
                  <w:r w:rsidRPr="00FC6D9B">
                    <w:rPr>
                      <w:rFonts w:ascii="TH SarabunPSK" w:hAnsi="TH SarabunPSK" w:cs="TH SarabunPSK"/>
                      <w:color w:val="000000" w:themeColor="text1"/>
                      <w:sz w:val="32"/>
                      <w:szCs w:val="32"/>
                    </w:rPr>
                    <w:t xml:space="preserve">identify </w:t>
                  </w:r>
                  <w:r w:rsidRPr="00FC6D9B">
                    <w:rPr>
                      <w:rFonts w:ascii="TH SarabunPSK" w:hAnsi="TH SarabunPSK" w:cs="TH SarabunPSK"/>
                      <w:color w:val="000000" w:themeColor="text1"/>
                      <w:sz w:val="32"/>
                      <w:szCs w:val="32"/>
                      <w:cs/>
                    </w:rPr>
                    <w:t xml:space="preserve">เชื้อแบคทีเรียตามมาตรฐาน (2) การเลือกชนิดของยาในการทดสอบความไวของเชื้อตามมาตรฐาน (3) ระบบ </w:t>
                  </w:r>
                  <w:r w:rsidRPr="00FC6D9B">
                    <w:rPr>
                      <w:rFonts w:ascii="TH SarabunPSK" w:hAnsi="TH SarabunPSK" w:cs="TH SarabunPSK"/>
                      <w:color w:val="000000" w:themeColor="text1"/>
                      <w:sz w:val="32"/>
                      <w:szCs w:val="32"/>
                    </w:rPr>
                    <w:t xml:space="preserve">Lab Alert </w:t>
                  </w:r>
                  <w:r w:rsidRPr="00FC6D9B">
                    <w:rPr>
                      <w:rFonts w:ascii="TH SarabunPSK" w:hAnsi="TH SarabunPSK" w:cs="TH SarabunPSK"/>
                      <w:color w:val="000000" w:themeColor="text1"/>
                      <w:sz w:val="32"/>
                      <w:szCs w:val="32"/>
                      <w:cs/>
                    </w:rPr>
                    <w:t xml:space="preserve"> (4) ระบบการเฝ้าระวังพิเศษในเชื้อดื้อยาสำคัญสอดคล้องกับการเฝ้าระวังทางระบาดวิทยาระดับประเทศ(5) การจัดทำ </w:t>
                  </w:r>
                  <w:r w:rsidRPr="00FC6D9B">
                    <w:rPr>
                      <w:rFonts w:ascii="TH SarabunPSK" w:hAnsi="TH SarabunPSK" w:cs="TH SarabunPSK"/>
                      <w:color w:val="000000" w:themeColor="text1"/>
                      <w:sz w:val="32"/>
                      <w:szCs w:val="32"/>
                    </w:rPr>
                    <w:t xml:space="preserve">Antibiogram </w:t>
                  </w:r>
                  <w:r w:rsidRPr="00FC6D9B">
                    <w:rPr>
                      <w:rFonts w:ascii="TH SarabunPSK" w:hAnsi="TH SarabunPSK" w:cs="TH SarabunPSK"/>
                      <w:color w:val="000000" w:themeColor="text1"/>
                      <w:sz w:val="32"/>
                      <w:szCs w:val="32"/>
                      <w:cs/>
                    </w:rPr>
                    <w:t xml:space="preserve">ตามมาตรฐานอย่างน้อยปีละ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ครั้ง(6) ระบบบันทึกผลห้องปฏิบัติการจุลชีววิทยาแบบอิเล็กทรอนิกส์ </w:t>
                  </w:r>
                  <w:r w:rsidRPr="00FC6D9B">
                    <w:rPr>
                      <w:rFonts w:ascii="TH SarabunPSK" w:hAnsi="TH SarabunPSK" w:cs="TH SarabunPSK"/>
                      <w:color w:val="000000" w:themeColor="text1"/>
                      <w:sz w:val="32"/>
                      <w:szCs w:val="32"/>
                    </w:rPr>
                    <w:t xml:space="preserve">(7) </w:t>
                  </w:r>
                  <w:r w:rsidRPr="00FC6D9B">
                    <w:rPr>
                      <w:rFonts w:ascii="TH SarabunPSK" w:hAnsi="TH SarabunPSK" w:cs="TH SarabunPSK"/>
                      <w:color w:val="000000" w:themeColor="text1"/>
                      <w:sz w:val="32"/>
                      <w:szCs w:val="32"/>
                      <w:cs/>
                    </w:rPr>
                    <w:t xml:space="preserve">การรายงานการเฝ้าระวังเชื้อดื้อยาทางห้องปฏิบัติการ (8) นำเสนอสรุปรายงานการพบเชื้อดื้อยา พร้อมทั้งวิเคราะห์แนวโน้มปัญหา(9) มีการพัฒนาระบบเฝ้าระวังทางห้องปฏิบัติการอย่างต่อเนื่อง เช่น </w:t>
                  </w:r>
                  <w:r w:rsidRPr="00FC6D9B">
                    <w:rPr>
                      <w:rFonts w:ascii="TH SarabunPSK" w:hAnsi="TH SarabunPSK" w:cs="TH SarabunPSK"/>
                      <w:color w:val="000000" w:themeColor="text1"/>
                      <w:sz w:val="32"/>
                      <w:szCs w:val="32"/>
                    </w:rPr>
                    <w:t>CQI, R2R</w:t>
                  </w:r>
                  <w:r w:rsidRPr="00FC6D9B">
                    <w:rPr>
                      <w:rFonts w:ascii="TH SarabunPSK" w:hAnsi="TH SarabunPSK" w:cs="TH SarabunPSK"/>
                      <w:color w:val="000000" w:themeColor="text1"/>
                      <w:sz w:val="32"/>
                      <w:szCs w:val="32"/>
                      <w:cs/>
                    </w:rPr>
                    <w:t xml:space="preserve"> (10) รพ.ระดับ </w:t>
                  </w:r>
                  <w:r w:rsidRPr="00FC6D9B">
                    <w:rPr>
                      <w:rFonts w:ascii="TH SarabunPSK" w:hAnsi="TH SarabunPSK" w:cs="TH SarabunPSK"/>
                      <w:color w:val="000000" w:themeColor="text1"/>
                      <w:sz w:val="32"/>
                      <w:szCs w:val="32"/>
                    </w:rPr>
                    <w:t xml:space="preserve">A,S </w:t>
                  </w:r>
                  <w:r w:rsidRPr="00FC6D9B">
                    <w:rPr>
                      <w:rFonts w:ascii="TH SarabunPSK" w:hAnsi="TH SarabunPSK" w:cs="TH SarabunPSK"/>
                      <w:color w:val="000000" w:themeColor="text1"/>
                      <w:sz w:val="32"/>
                      <w:szCs w:val="32"/>
                      <w:cs/>
                    </w:rPr>
                    <w:t>มีการรายงานเชื่อมโยงกับระดับประเทศ(</w:t>
                  </w:r>
                  <w:r w:rsidRPr="00FC6D9B">
                    <w:rPr>
                      <w:rFonts w:ascii="TH SarabunPSK" w:hAnsi="TH SarabunPSK" w:cs="TH SarabunPSK"/>
                      <w:color w:val="000000" w:themeColor="text1"/>
                      <w:sz w:val="32"/>
                      <w:szCs w:val="32"/>
                    </w:rPr>
                    <w:t>NARST</w:t>
                  </w:r>
                  <w:r w:rsidRPr="00FC6D9B">
                    <w:rPr>
                      <w:rFonts w:ascii="TH SarabunPSK" w:hAnsi="TH SarabunPSK" w:cs="TH SarabunPSK"/>
                      <w:color w:val="000000" w:themeColor="text1"/>
                      <w:sz w:val="32"/>
                      <w:szCs w:val="32"/>
                      <w:cs/>
                    </w:rPr>
                    <w:t>) (11) การประสานความร่วมมือในการขับเคลื่อนร่วมกับเขตสุขภาพ ศูนย์วิทย์ฯ สคร.</w:t>
                  </w:r>
                </w:p>
              </w:tc>
            </w:tr>
            <w:tr w:rsidR="004B2A71" w:rsidRPr="00FC6D9B" w:rsidTr="004B2A71">
              <w:tc>
                <w:tcPr>
                  <w:tcW w:w="362" w:type="dxa"/>
                  <w:tcBorders>
                    <w:right w:val="nil"/>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3</w:t>
                  </w:r>
                </w:p>
              </w:tc>
              <w:tc>
                <w:tcPr>
                  <w:tcW w:w="7604" w:type="dxa"/>
                  <w:tcBorders>
                    <w:left w:val="nil"/>
                  </w:tcBorders>
                </w:tcPr>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การควบคุมกำกับดูแลการใช้ยาในโรงพยาบาล</w:t>
                  </w:r>
                </w:p>
                <w:p w:rsidR="004B2A71" w:rsidRPr="00FC6D9B" w:rsidRDefault="004B2A71" w:rsidP="00634754">
                  <w:pPr>
                    <w:numPr>
                      <w:ilvl w:val="0"/>
                      <w:numId w:val="15"/>
                    </w:numPr>
                    <w:tabs>
                      <w:tab w:val="left" w:pos="311"/>
                    </w:tabs>
                    <w:spacing w:after="0" w:line="240" w:lineRule="auto"/>
                    <w:ind w:left="27" w:firstLine="0"/>
                    <w:contextualSpacing/>
                    <w:jc w:val="thaiDistribute"/>
                    <w:rPr>
                      <w:rFonts w:ascii="TH SarabunPSK" w:hAnsi="TH SarabunPSK" w:cs="TH SarabunPSK"/>
                      <w:color w:val="000000" w:themeColor="text1"/>
                      <w:sz w:val="32"/>
                      <w:szCs w:val="32"/>
                      <w:cs/>
                    </w:rPr>
                  </w:pPr>
                  <w:r w:rsidRPr="00FC6D9B">
                    <w:rPr>
                      <w:rFonts w:ascii="TH SarabunPSK" w:eastAsia="Times New Roman" w:hAnsi="TH SarabunPSK" w:cs="TH SarabunPSK"/>
                      <w:color w:val="000000" w:themeColor="text1"/>
                      <w:spacing w:val="-12"/>
                      <w:sz w:val="32"/>
                      <w:szCs w:val="32"/>
                      <w:cs/>
                    </w:rPr>
                    <w:lastRenderedPageBreak/>
                    <w:t xml:space="preserve">การวางระบบการคัดเลือก กระจาย และควบคุมกำกับดูแลการใช้ยาในโรงพยาบาล และในเครือข่าย (2) การขับเคลื่อนและกำกับติดตามมาตรการลดการใช้ยาในโรค/ภาวะ ได้แก่ </w:t>
                  </w:r>
                  <w:r w:rsidRPr="00FC6D9B">
                    <w:rPr>
                      <w:rFonts w:ascii="TH SarabunPSK" w:eastAsia="Times New Roman" w:hAnsi="TH SarabunPSK" w:cs="TH SarabunPSK"/>
                      <w:color w:val="000000" w:themeColor="text1"/>
                      <w:spacing w:val="-12"/>
                      <w:sz w:val="32"/>
                      <w:szCs w:val="32"/>
                    </w:rPr>
                    <w:t xml:space="preserve">RI, AD, FTW, APL </w:t>
                  </w:r>
                  <w:r w:rsidRPr="00FC6D9B">
                    <w:rPr>
                      <w:rFonts w:ascii="TH SarabunPSK" w:eastAsia="Times New Roman" w:hAnsi="TH SarabunPSK" w:cs="TH SarabunPSK"/>
                      <w:color w:val="000000" w:themeColor="text1"/>
                      <w:spacing w:val="-12"/>
                      <w:sz w:val="32"/>
                      <w:szCs w:val="32"/>
                      <w:cs/>
                    </w:rPr>
                    <w:t>(3)</w:t>
                  </w:r>
                  <w:r w:rsidRPr="00FC6D9B">
                    <w:rPr>
                      <w:rFonts w:ascii="TH SarabunPSK" w:eastAsia="Times New Roman" w:hAnsi="TH SarabunPSK" w:cs="TH SarabunPSK"/>
                      <w:color w:val="000000" w:themeColor="text1"/>
                      <w:spacing w:val="-14"/>
                      <w:sz w:val="32"/>
                      <w:szCs w:val="32"/>
                      <w:cs/>
                    </w:rPr>
                    <w:t>การกำหนดแนวทางการรักษา/ข้อแนะนำในการเลือกใช้ยาปฏิชีวนะในโรคติดเชื้อที่พบบ่อย และ</w:t>
                  </w:r>
                  <w:r w:rsidRPr="00FC6D9B">
                    <w:rPr>
                      <w:rFonts w:ascii="TH SarabunPSK" w:eastAsia="Times New Roman" w:hAnsi="TH SarabunPSK" w:cs="TH SarabunPSK"/>
                      <w:color w:val="000000" w:themeColor="text1"/>
                      <w:spacing w:val="-12"/>
                      <w:sz w:val="32"/>
                      <w:szCs w:val="32"/>
                      <w:cs/>
                    </w:rPr>
                    <w:t xml:space="preserve">กำกับให้มีการปฏิบัติตามแนวทาง (4)การติดตามและประเมินการใช้ยาปฏิชีวนะที่มีฤทธิ์กว้างหรือสงวนสำหรับเชื้อดื้อยา (5) มาตรการพร้อมแนวปฏิบัติในการใช้ยาปฏิชีวนะอย่างเหมาะสม(6) </w:t>
                  </w:r>
                  <w:ins w:id="8" w:author="TOP" w:date="2018-09-07T06:38:00Z">
                    <w:r w:rsidRPr="00FC6D9B">
                      <w:rPr>
                        <w:rFonts w:ascii="TH SarabunPSK" w:eastAsia="Times New Roman" w:hAnsi="TH SarabunPSK" w:cs="TH SarabunPSK"/>
                        <w:color w:val="000000" w:themeColor="text1"/>
                        <w:spacing w:val="-12"/>
                        <w:sz w:val="32"/>
                        <w:szCs w:val="32"/>
                        <w:cs/>
                      </w:rPr>
                      <w:t>การสอนและฝึกอบรมทักษ</w:t>
                    </w:r>
                  </w:ins>
                  <w:r w:rsidRPr="00FC6D9B">
                    <w:rPr>
                      <w:rFonts w:ascii="TH SarabunPSK" w:eastAsia="Times New Roman" w:hAnsi="TH SarabunPSK" w:cs="TH SarabunPSK"/>
                      <w:color w:val="000000" w:themeColor="text1"/>
                      <w:spacing w:val="-12"/>
                      <w:sz w:val="32"/>
                      <w:szCs w:val="32"/>
                      <w:cs/>
                    </w:rPr>
                    <w:t xml:space="preserve">ะ (7) ระบบคอมพิวเตอร์ที่สนับสนุนการตัดสินใจเลือกใช้ยาอย่างเหมาะสม (8) การติดตามปริมาณการใช้ยา </w:t>
                  </w:r>
                  <w:r w:rsidRPr="00FC6D9B">
                    <w:rPr>
                      <w:rFonts w:ascii="TH SarabunPSK" w:eastAsia="Times New Roman" w:hAnsi="TH SarabunPSK" w:cs="TH SarabunPSK"/>
                      <w:color w:val="000000" w:themeColor="text1"/>
                      <w:sz w:val="32"/>
                      <w:szCs w:val="32"/>
                      <w:cs/>
                    </w:rPr>
                    <w:t>ทั้งภาพรวมและเฉพาะกลุ่มยา เช่น</w:t>
                  </w:r>
                  <w:r w:rsidRPr="00FC6D9B">
                    <w:rPr>
                      <w:rFonts w:ascii="TH SarabunPSK" w:eastAsia="Times New Roman" w:hAnsi="TH SarabunPSK" w:cs="TH SarabunPSK"/>
                      <w:color w:val="000000" w:themeColor="text1"/>
                      <w:spacing w:val="-14"/>
                      <w:sz w:val="32"/>
                      <w:szCs w:val="32"/>
                    </w:rPr>
                    <w:t>Carbapenems, cephalosporins, fluoroquinolones, Betalactam/BetalactamaseInhibiotor (BLBI), Colistin</w:t>
                  </w:r>
                  <w:r w:rsidRPr="00FC6D9B">
                    <w:rPr>
                      <w:rFonts w:ascii="TH SarabunPSK" w:eastAsia="Times New Roman" w:hAnsi="TH SarabunPSK" w:cs="TH SarabunPSK"/>
                      <w:color w:val="000000" w:themeColor="text1"/>
                      <w:spacing w:val="-12"/>
                      <w:sz w:val="32"/>
                      <w:szCs w:val="32"/>
                      <w:cs/>
                    </w:rPr>
                    <w:t xml:space="preserve">(9) มีการติดตามมูลค่าการใช้ยา (10) การมีสรุปรายงาน </w:t>
                  </w:r>
                  <w:r w:rsidRPr="00FC6D9B">
                    <w:rPr>
                      <w:rFonts w:ascii="TH SarabunPSK" w:hAnsi="TH SarabunPSK" w:cs="TH SarabunPSK"/>
                      <w:color w:val="000000" w:themeColor="text1"/>
                      <w:sz w:val="32"/>
                      <w:szCs w:val="32"/>
                      <w:cs/>
                    </w:rPr>
                    <w:t>พร้อมทั้งวิเคราะห์แนวโน้มการใช้ยา</w:t>
                  </w:r>
                </w:p>
              </w:tc>
            </w:tr>
            <w:tr w:rsidR="004B2A71" w:rsidRPr="00FC6D9B" w:rsidTr="004B2A71">
              <w:trPr>
                <w:trHeight w:val="2178"/>
              </w:trPr>
              <w:tc>
                <w:tcPr>
                  <w:tcW w:w="362" w:type="dxa"/>
                  <w:tcBorders>
                    <w:right w:val="nil"/>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lastRenderedPageBreak/>
                    <w:t>4</w:t>
                  </w:r>
                </w:p>
              </w:tc>
              <w:tc>
                <w:tcPr>
                  <w:tcW w:w="7604" w:type="dxa"/>
                  <w:tcBorders>
                    <w:left w:val="nil"/>
                  </w:tcBorders>
                </w:tcPr>
                <w:p w:rsidR="004B2A71" w:rsidRPr="00FC6D9B" w:rsidRDefault="004B2A71" w:rsidP="004B2A71">
                  <w:pPr>
                    <w:contextualSpacing/>
                    <w:jc w:val="thaiDistribute"/>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color w:val="000000" w:themeColor="text1"/>
                      <w:spacing w:val="-10"/>
                      <w:sz w:val="32"/>
                      <w:szCs w:val="32"/>
                      <w:cs/>
                    </w:rPr>
                    <w:t>การเฝ้าระวัง ป้องกันและควบคุมการติดเชื้อในโรงพยาบาล</w:t>
                  </w:r>
                </w:p>
                <w:p w:rsidR="004B2A71" w:rsidRPr="00FC6D9B" w:rsidRDefault="004B2A71" w:rsidP="00634754">
                  <w:pPr>
                    <w:numPr>
                      <w:ilvl w:val="0"/>
                      <w:numId w:val="16"/>
                    </w:numPr>
                    <w:tabs>
                      <w:tab w:val="left" w:pos="311"/>
                    </w:tabs>
                    <w:spacing w:after="0" w:line="240" w:lineRule="auto"/>
                    <w:ind w:left="27" w:hanging="27"/>
                    <w:contextualSpacing/>
                    <w:jc w:val="thaiDistribute"/>
                    <w:rPr>
                      <w:rFonts w:ascii="TH SarabunPSK" w:eastAsia="Times New Roman" w:hAnsi="TH SarabunPSK" w:cs="TH SarabunPSK"/>
                      <w:color w:val="000000" w:themeColor="text1"/>
                      <w:spacing w:val="-10"/>
                      <w:sz w:val="32"/>
                      <w:szCs w:val="32"/>
                      <w:cs/>
                    </w:rPr>
                  </w:pPr>
                  <w:r w:rsidRPr="00FC6D9B">
                    <w:rPr>
                      <w:rFonts w:ascii="TH SarabunPSK" w:eastAsia="Times New Roman" w:hAnsi="TH SarabunPSK" w:cs="TH SarabunPSK"/>
                      <w:color w:val="000000" w:themeColor="text1"/>
                      <w:spacing w:val="-10"/>
                      <w:sz w:val="32"/>
                      <w:szCs w:val="32"/>
                      <w:cs/>
                    </w:rPr>
                    <w:t xml:space="preserve">จำนวนพยาบาล </w:t>
                  </w:r>
                  <w:r w:rsidRPr="00FC6D9B">
                    <w:rPr>
                      <w:rFonts w:ascii="TH SarabunPSK" w:eastAsia="Times New Roman" w:hAnsi="TH SarabunPSK" w:cs="TH SarabunPSK"/>
                      <w:color w:val="000000" w:themeColor="text1"/>
                      <w:spacing w:val="-10"/>
                      <w:sz w:val="32"/>
                      <w:szCs w:val="32"/>
                    </w:rPr>
                    <w:t xml:space="preserve">ICN </w:t>
                  </w:r>
                  <w:r w:rsidRPr="00FC6D9B">
                    <w:rPr>
                      <w:rFonts w:ascii="TH SarabunPSK" w:eastAsia="Times New Roman" w:hAnsi="TH SarabunPSK" w:cs="TH SarabunPSK"/>
                      <w:color w:val="000000" w:themeColor="text1"/>
                      <w:spacing w:val="-10"/>
                      <w:sz w:val="32"/>
                      <w:szCs w:val="32"/>
                      <w:cs/>
                    </w:rPr>
                    <w:t xml:space="preserve">ที่เพียงพอ (2) การประชุมคณะกรรมการ </w:t>
                  </w:r>
                  <w:r w:rsidRPr="00FC6D9B">
                    <w:rPr>
                      <w:rFonts w:ascii="TH SarabunPSK" w:eastAsia="Times New Roman" w:hAnsi="TH SarabunPSK" w:cs="TH SarabunPSK"/>
                      <w:color w:val="000000" w:themeColor="text1"/>
                      <w:spacing w:val="-10"/>
                      <w:sz w:val="32"/>
                      <w:szCs w:val="32"/>
                    </w:rPr>
                    <w:t xml:space="preserve">ICC </w:t>
                  </w:r>
                  <w:r w:rsidRPr="00FC6D9B">
                    <w:rPr>
                      <w:rFonts w:ascii="TH SarabunPSK" w:eastAsia="Times New Roman" w:hAnsi="TH SarabunPSK" w:cs="TH SarabunPSK"/>
                      <w:color w:val="000000" w:themeColor="text1"/>
                      <w:spacing w:val="-10"/>
                      <w:sz w:val="32"/>
                      <w:szCs w:val="32"/>
                      <w:cs/>
                    </w:rPr>
                    <w:t xml:space="preserve">อย่างสม่ำเสมอ(3) โรงพยาบาลมีโครงสร้างพื้นฐานเอื้อต่อการจัดการ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 xml:space="preserve"> (4) </w:t>
                  </w:r>
                  <w:r w:rsidRPr="00FC6D9B">
                    <w:rPr>
                      <w:rFonts w:ascii="TH SarabunPSK" w:eastAsia="Times New Roman" w:hAnsi="TH SarabunPSK" w:cs="TH SarabunPSK"/>
                      <w:color w:val="000000" w:themeColor="text1"/>
                      <w:spacing w:val="-10"/>
                      <w:sz w:val="32"/>
                      <w:szCs w:val="32"/>
                    </w:rPr>
                    <w:t xml:space="preserve">IPC guideline </w:t>
                  </w:r>
                  <w:r w:rsidRPr="00FC6D9B">
                    <w:rPr>
                      <w:rFonts w:ascii="TH SarabunPSK" w:eastAsia="Times New Roman" w:hAnsi="TH SarabunPSK" w:cs="TH SarabunPSK"/>
                      <w:color w:val="000000" w:themeColor="text1"/>
                      <w:spacing w:val="-10"/>
                      <w:sz w:val="32"/>
                      <w:szCs w:val="32"/>
                      <w:cs/>
                    </w:rPr>
                    <w:t>(5) ระบบการรับ-ส่งต่อผู้ป่วยติดเชื้อดื้อยา (6) การจัดการเมื่อเกิดการระบาด (</w:t>
                  </w:r>
                  <w:r w:rsidRPr="00FC6D9B">
                    <w:rPr>
                      <w:rFonts w:ascii="TH SarabunPSK" w:eastAsia="Times New Roman" w:hAnsi="TH SarabunPSK" w:cs="TH SarabunPSK"/>
                      <w:color w:val="000000" w:themeColor="text1"/>
                      <w:spacing w:val="-10"/>
                      <w:sz w:val="32"/>
                      <w:szCs w:val="32"/>
                    </w:rPr>
                    <w:t>Outbreak</w:t>
                  </w:r>
                  <w:r w:rsidRPr="00FC6D9B">
                    <w:rPr>
                      <w:rFonts w:ascii="TH SarabunPSK" w:eastAsia="Times New Roman" w:hAnsi="TH SarabunPSK" w:cs="TH SarabunPSK"/>
                      <w:color w:val="000000" w:themeColor="text1"/>
                      <w:spacing w:val="-10"/>
                      <w:sz w:val="32"/>
                      <w:szCs w:val="32"/>
                      <w:cs/>
                    </w:rPr>
                    <w:t>) (7) การร่วมคิดโดยผู้ปฏิบัติที่ทำงานหน้างาน และมีการประเมินและปรับปรุงแนวปฏิบัติ(8) การสอนและฝึกอบรมทักษะ (9) มีการเฝ้าระวังการติดเชื้อในโรงพยาบาล (</w:t>
                  </w:r>
                  <w:r w:rsidRPr="00FC6D9B">
                    <w:rPr>
                      <w:rFonts w:ascii="TH SarabunPSK" w:eastAsia="Times New Roman" w:hAnsi="TH SarabunPSK" w:cs="TH SarabunPSK"/>
                      <w:color w:val="000000" w:themeColor="text1"/>
                      <w:spacing w:val="-10"/>
                      <w:sz w:val="32"/>
                      <w:szCs w:val="32"/>
                    </w:rPr>
                    <w:t>HAI Surveillance</w:t>
                  </w:r>
                  <w:r w:rsidRPr="00FC6D9B">
                    <w:rPr>
                      <w:rFonts w:ascii="TH SarabunPSK" w:eastAsia="Times New Roman" w:hAnsi="TH SarabunPSK" w:cs="TH SarabunPSK"/>
                      <w:color w:val="000000" w:themeColor="text1"/>
                      <w:spacing w:val="-10"/>
                      <w:sz w:val="32"/>
                      <w:szCs w:val="32"/>
                      <w:cs/>
                    </w:rPr>
                    <w:t xml:space="preserve">) (10) การติดตามสถานการณ์การพบเชื้อดื้อยา ทั้ง </w:t>
                  </w:r>
                  <w:r w:rsidRPr="00FC6D9B">
                    <w:rPr>
                      <w:rFonts w:ascii="TH SarabunPSK" w:eastAsia="Times New Roman" w:hAnsi="TH SarabunPSK" w:cs="TH SarabunPSK"/>
                      <w:color w:val="000000" w:themeColor="text1"/>
                      <w:spacing w:val="-10"/>
                      <w:sz w:val="32"/>
                      <w:szCs w:val="32"/>
                    </w:rPr>
                    <w:t xml:space="preserve">colonization </w:t>
                  </w:r>
                  <w:r w:rsidRPr="00FC6D9B">
                    <w:rPr>
                      <w:rFonts w:ascii="TH SarabunPSK" w:eastAsia="Times New Roman" w:hAnsi="TH SarabunPSK" w:cs="TH SarabunPSK"/>
                      <w:color w:val="000000" w:themeColor="text1"/>
                      <w:spacing w:val="-10"/>
                      <w:sz w:val="32"/>
                      <w:szCs w:val="32"/>
                      <w:cs/>
                    </w:rPr>
                    <w:t xml:space="preserve">และ </w:t>
                  </w:r>
                  <w:r w:rsidRPr="00FC6D9B">
                    <w:rPr>
                      <w:rFonts w:ascii="TH SarabunPSK" w:eastAsia="Times New Roman" w:hAnsi="TH SarabunPSK" w:cs="TH SarabunPSK"/>
                      <w:color w:val="000000" w:themeColor="text1"/>
                      <w:spacing w:val="-10"/>
                      <w:sz w:val="32"/>
                      <w:szCs w:val="32"/>
                    </w:rPr>
                    <w:t xml:space="preserve">infection </w:t>
                  </w:r>
                  <w:r w:rsidRPr="00FC6D9B">
                    <w:rPr>
                      <w:rFonts w:ascii="TH SarabunPSK" w:eastAsia="Times New Roman" w:hAnsi="TH SarabunPSK" w:cs="TH SarabunPSK"/>
                      <w:color w:val="000000" w:themeColor="text1"/>
                      <w:spacing w:val="-10"/>
                      <w:sz w:val="32"/>
                      <w:szCs w:val="32"/>
                      <w:cs/>
                    </w:rPr>
                    <w:t xml:space="preserve">(11) มีการกำกับติดตาม วิเคราะห์ และสรุปผลความก้าวหน้าในการดำเนินงาน </w:t>
                  </w:r>
                  <w:r w:rsidRPr="00FC6D9B">
                    <w:rPr>
                      <w:rFonts w:ascii="TH SarabunPSK" w:eastAsia="Times New Roman" w:hAnsi="TH SarabunPSK" w:cs="TH SarabunPSK"/>
                      <w:color w:val="000000" w:themeColor="text1"/>
                      <w:spacing w:val="-10"/>
                      <w:sz w:val="32"/>
                      <w:szCs w:val="32"/>
                    </w:rPr>
                    <w:t>IPC</w:t>
                  </w:r>
                </w:p>
              </w:tc>
            </w:tr>
            <w:tr w:rsidR="004B2A71" w:rsidRPr="00FC6D9B" w:rsidTr="004B2A71">
              <w:tc>
                <w:tcPr>
                  <w:tcW w:w="362" w:type="dxa"/>
                  <w:tcBorders>
                    <w:right w:val="nil"/>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rPr>
                  </w:pPr>
                  <w:r w:rsidRPr="00FC6D9B">
                    <w:rPr>
                      <w:rFonts w:ascii="TH SarabunPSK" w:eastAsia="Times New Roman" w:hAnsi="TH SarabunPSK" w:cs="TH SarabunPSK"/>
                      <w:b/>
                      <w:bCs/>
                      <w:color w:val="000000" w:themeColor="text1"/>
                      <w:sz w:val="32"/>
                      <w:szCs w:val="32"/>
                    </w:rPr>
                    <w:t>5</w:t>
                  </w:r>
                </w:p>
              </w:tc>
              <w:tc>
                <w:tcPr>
                  <w:tcW w:w="7604" w:type="dxa"/>
                  <w:tcBorders>
                    <w:left w:val="nil"/>
                  </w:tcBorders>
                </w:tcPr>
                <w:p w:rsidR="004B2A71" w:rsidRPr="00FC6D9B" w:rsidRDefault="004B2A71" w:rsidP="004B2A71">
                  <w:pPr>
                    <w:contextualSpacing/>
                    <w:jc w:val="thaiDistribute"/>
                    <w:rPr>
                      <w:rFonts w:ascii="TH SarabunPSK" w:eastAsia="Times New Roman" w:hAnsi="TH SarabunPSK" w:cs="TH SarabunPSK"/>
                      <w:color w:val="000000" w:themeColor="text1"/>
                      <w:spacing w:val="-10"/>
                      <w:sz w:val="32"/>
                      <w:szCs w:val="32"/>
                    </w:rPr>
                  </w:pPr>
                  <w:r w:rsidRPr="00FC6D9B">
                    <w:rPr>
                      <w:rFonts w:ascii="TH SarabunPSK" w:eastAsia="Times New Roman" w:hAnsi="TH SarabunPSK" w:cs="TH SarabunPSK"/>
                      <w:color w:val="000000" w:themeColor="text1"/>
                      <w:spacing w:val="-10"/>
                      <w:sz w:val="32"/>
                      <w:szCs w:val="32"/>
                      <w:cs/>
                    </w:rPr>
                    <w:t xml:space="preserve">การวิเคราะห์สถานการณ์ปัญหา และระบบจัดการ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 xml:space="preserve">ของโรงพยาบาล และนำไปสู่มาตรการของโรงพยาบาลในการแก้ปัญหา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 xml:space="preserve">อย่างบูรณาการ </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eastAsia="Times New Roman" w:hAnsi="TH SarabunPSK" w:cs="TH SarabunPSK"/>
                      <w:color w:val="000000" w:themeColor="text1"/>
                      <w:spacing w:val="-10"/>
                      <w:sz w:val="32"/>
                      <w:szCs w:val="32"/>
                      <w:cs/>
                    </w:rPr>
                    <w:t xml:space="preserve">โรงพยาบาลมีการวิเคราะห์สถานการณ์ต่างๆ ด้าน </w:t>
                  </w:r>
                  <w:r w:rsidRPr="00FC6D9B">
                    <w:rPr>
                      <w:rFonts w:ascii="TH SarabunPSK" w:eastAsia="Times New Roman" w:hAnsi="TH SarabunPSK" w:cs="TH SarabunPSK"/>
                      <w:color w:val="000000" w:themeColor="text1"/>
                      <w:spacing w:val="-10"/>
                      <w:sz w:val="32"/>
                      <w:szCs w:val="32"/>
                    </w:rPr>
                    <w:t>AMR</w:t>
                  </w:r>
                  <w:r w:rsidRPr="00FC6D9B">
                    <w:rPr>
                      <w:rFonts w:ascii="TH SarabunPSK" w:eastAsia="Times New Roman" w:hAnsi="TH SarabunPSK" w:cs="TH SarabunPSK"/>
                      <w:color w:val="000000" w:themeColor="text1"/>
                      <w:spacing w:val="-10"/>
                      <w:sz w:val="32"/>
                      <w:szCs w:val="32"/>
                      <w:cs/>
                    </w:rPr>
                    <w:t xml:space="preserve"> และความเชื่อมโยงของสภาพปัญหา และนำไปสู่มาตรการที่เหมาะสมในการแก้ปัญหา </w:t>
                  </w:r>
                  <w:r w:rsidRPr="00FC6D9B">
                    <w:rPr>
                      <w:rFonts w:ascii="TH SarabunPSK" w:eastAsia="Times New Roman" w:hAnsi="TH SarabunPSK" w:cs="TH SarabunPSK"/>
                      <w:color w:val="000000" w:themeColor="text1"/>
                      <w:spacing w:val="-10"/>
                      <w:sz w:val="32"/>
                      <w:szCs w:val="32"/>
                    </w:rPr>
                    <w:t xml:space="preserve">AMR </w:t>
                  </w:r>
                  <w:r w:rsidRPr="00FC6D9B">
                    <w:rPr>
                      <w:rFonts w:ascii="TH SarabunPSK" w:eastAsia="Times New Roman" w:hAnsi="TH SarabunPSK" w:cs="TH SarabunPSK"/>
                      <w:color w:val="000000" w:themeColor="text1"/>
                      <w:spacing w:val="-10"/>
                      <w:sz w:val="32"/>
                      <w:szCs w:val="32"/>
                      <w:cs/>
                    </w:rPr>
                    <w:t>ในโรงพยาบาล</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rPr>
          <w:trHeight w:val="2548"/>
        </w:trPr>
        <w:tc>
          <w:tcPr>
            <w:tcW w:w="10377"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p>
          <w:tbl>
            <w:tblPr>
              <w:tblW w:w="0" w:type="auto"/>
              <w:tblInd w:w="1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51"/>
              <w:gridCol w:w="2551"/>
              <w:gridCol w:w="2551"/>
            </w:tblGrid>
            <w:tr w:rsidR="004B2A71" w:rsidRPr="00FC6D9B" w:rsidTr="004B2A71">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6"/>
                      <w:sz w:val="32"/>
                      <w:szCs w:val="32"/>
                      <w:cs/>
                    </w:rPr>
                    <w:t xml:space="preserve">ร้อยละ 20ของรพศ./รพท.มีระบบการจัดการ </w:t>
                  </w:r>
                  <w:r w:rsidRPr="00FC6D9B">
                    <w:rPr>
                      <w:rFonts w:ascii="TH SarabunPSK" w:hAnsi="TH SarabunPSK" w:cs="TH SarabunPSK"/>
                      <w:color w:val="000000" w:themeColor="text1"/>
                      <w:spacing w:val="-6"/>
                      <w:sz w:val="32"/>
                      <w:szCs w:val="32"/>
                    </w:rPr>
                    <w:t xml:space="preserve">AMR </w:t>
                  </w:r>
                  <w:r w:rsidRPr="00FC6D9B">
                    <w:rPr>
                      <w:rFonts w:ascii="TH SarabunPSK" w:hAnsi="TH SarabunPSK" w:cs="TH SarabunPSK"/>
                      <w:color w:val="000000" w:themeColor="text1"/>
                      <w:spacing w:val="-6"/>
                      <w:sz w:val="32"/>
                      <w:szCs w:val="32"/>
                      <w:cs/>
                    </w:rPr>
                    <w:t>อย่างบูรณาการ</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intermediate</w:t>
                  </w:r>
                  <w:r w:rsidRPr="00FC6D9B">
                    <w:rPr>
                      <w:rFonts w:ascii="TH SarabunPSK" w:hAnsi="TH SarabunPSK" w:cs="TH SarabunPSK"/>
                      <w:color w:val="000000" w:themeColor="text1"/>
                      <w:sz w:val="32"/>
                      <w:szCs w:val="32"/>
                      <w:cs/>
                    </w:rPr>
                    <w:t>)</w:t>
                  </w:r>
                </w:p>
              </w:tc>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การติดเชื้อ </w:t>
                  </w:r>
                  <w:r w:rsidRPr="00FC6D9B">
                    <w:rPr>
                      <w:rFonts w:ascii="TH SarabunPSK" w:hAnsi="TH SarabunPSK" w:cs="TH SarabunPSK"/>
                      <w:color w:val="000000" w:themeColor="text1"/>
                      <w:sz w:val="32"/>
                      <w:szCs w:val="32"/>
                    </w:rPr>
                    <w:t xml:space="preserve">AMR </w:t>
                  </w:r>
                  <w:r w:rsidRPr="00FC6D9B">
                    <w:rPr>
                      <w:rFonts w:ascii="TH SarabunPSK" w:hAnsi="TH SarabunPSK" w:cs="TH SarabunPSK"/>
                      <w:color w:val="000000" w:themeColor="text1"/>
                      <w:sz w:val="32"/>
                      <w:szCs w:val="32"/>
                      <w:cs/>
                    </w:rPr>
                    <w:t xml:space="preserve">ลดลง 50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 xml:space="preserve">จาก </w:t>
                  </w:r>
                  <w:r w:rsidRPr="00FC6D9B">
                    <w:rPr>
                      <w:rFonts w:ascii="TH SarabunPSK" w:hAnsi="TH SarabunPSK" w:cs="TH SarabunPSK"/>
                      <w:color w:val="000000" w:themeColor="text1"/>
                      <w:sz w:val="32"/>
                      <w:szCs w:val="32"/>
                    </w:rPr>
                    <w:t xml:space="preserve">baseline </w:t>
                  </w:r>
                  <w:r w:rsidRPr="00FC6D9B">
                    <w:rPr>
                      <w:rFonts w:ascii="TH SarabunPSK" w:hAnsi="TH SarabunPSK" w:cs="TH SarabunPSK"/>
                      <w:color w:val="000000" w:themeColor="text1"/>
                      <w:sz w:val="32"/>
                      <w:szCs w:val="32"/>
                      <w:cs/>
                    </w:rPr>
                    <w:t>ปี 60</w:t>
                  </w:r>
                </w:p>
              </w:tc>
            </w:tr>
          </w:tbl>
          <w:p w:rsidR="004B2A71" w:rsidRPr="00FC6D9B" w:rsidRDefault="004B2A71" w:rsidP="004B2A71">
            <w:pPr>
              <w:contextualSpacing/>
              <w:jc w:val="thaiDistribute"/>
              <w:rPr>
                <w:rFonts w:ascii="TH SarabunPSK" w:hAnsi="TH SarabunPSK" w:cs="TH SarabunPSK"/>
                <w:b/>
                <w:bCs/>
                <w:color w:val="000000" w:themeColor="text1"/>
                <w:sz w:val="32"/>
                <w:szCs w:val="32"/>
              </w:rPr>
            </w:pP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 xml:space="preserve">1. เพื่อให้เกิดความคุ้มค่าและปลอดภัยในการใช้ยา </w:t>
            </w:r>
          </w:p>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lastRenderedPageBreak/>
              <w:t>2. เพื่อลดการเกิดเชื้อดื้อยาและลดการป่วยจากเชื้อดื้อยา</w:t>
            </w:r>
          </w:p>
        </w:tc>
      </w:tr>
      <w:tr w:rsidR="004B2A71" w:rsidRPr="00FC6D9B" w:rsidTr="004B2A71">
        <w:tc>
          <w:tcPr>
            <w:tcW w:w="2609" w:type="dxa"/>
            <w:gridSpan w:val="2"/>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ประชากรกลุ่มเป้าหมาย</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t>AMR:</w:t>
            </w:r>
            <w:r w:rsidRPr="00FC6D9B">
              <w:rPr>
                <w:rFonts w:ascii="TH SarabunPSK" w:hAnsi="TH SarabunPSK" w:cs="TH SarabunPSK"/>
                <w:color w:val="000000" w:themeColor="text1"/>
                <w:sz w:val="32"/>
                <w:szCs w:val="32"/>
                <w:cs/>
                <w:lang w:val="en-GB"/>
              </w:rPr>
              <w:t xml:space="preserve">โรงพยาบาลศูนย์ และโรงพยาบาลทั่วไป </w:t>
            </w: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รายงาน</w:t>
            </w: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pacing w:val="-6"/>
                <w:sz w:val="32"/>
                <w:szCs w:val="32"/>
                <w:cs/>
              </w:rPr>
              <w:t>ข้อมูลจากโรงพยาบาลศูนย์ โรงพยาบาลทั่วไป โรงพยาบาลชุมชน</w:t>
            </w:r>
          </w:p>
        </w:tc>
      </w:tr>
      <w:tr w:rsidR="004B2A71" w:rsidRPr="00FC6D9B" w:rsidTr="004B2A71">
        <w:tc>
          <w:tcPr>
            <w:tcW w:w="2609" w:type="dxa"/>
            <w:gridSpan w:val="2"/>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1</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8"/>
                <w:sz w:val="32"/>
                <w:szCs w:val="32"/>
                <w:u w:val="single"/>
              </w:rPr>
            </w:pPr>
            <w:r w:rsidRPr="00FC6D9B">
              <w:rPr>
                <w:rFonts w:ascii="TH SarabunPSK" w:hAnsi="TH SarabunPSK" w:cs="TH SarabunPSK"/>
                <w:color w:val="000000" w:themeColor="text1"/>
                <w:spacing w:val="-8"/>
                <w:sz w:val="32"/>
                <w:szCs w:val="32"/>
              </w:rPr>
              <w:t xml:space="preserve">A = </w:t>
            </w:r>
            <w:r w:rsidRPr="00FC6D9B">
              <w:rPr>
                <w:rFonts w:ascii="TH SarabunPSK" w:hAnsi="TH SarabunPSK" w:cs="TH SarabunPSK"/>
                <w:color w:val="000000" w:themeColor="text1"/>
                <w:spacing w:val="-8"/>
                <w:sz w:val="32"/>
                <w:szCs w:val="32"/>
                <w:cs/>
              </w:rPr>
              <w:t>จำนวน</w:t>
            </w:r>
            <w:r w:rsidRPr="00FC6D9B">
              <w:rPr>
                <w:rFonts w:ascii="TH SarabunPSK" w:hAnsi="TH SarabunPSK" w:cs="TH SarabunPSK"/>
                <w:color w:val="000000" w:themeColor="text1"/>
                <w:sz w:val="32"/>
                <w:szCs w:val="32"/>
                <w:cs/>
                <w:lang w:val="en-GB"/>
              </w:rPr>
              <w:t>โรงพยาบาลศูนย์ โรงพยาบาลทั่วไป</w:t>
            </w:r>
            <w:r w:rsidRPr="00FC6D9B">
              <w:rPr>
                <w:rFonts w:ascii="TH SarabunPSK" w:hAnsi="TH SarabunPSK" w:cs="TH SarabunPSK"/>
                <w:color w:val="000000" w:themeColor="text1"/>
                <w:spacing w:val="-8"/>
                <w:sz w:val="32"/>
                <w:szCs w:val="32"/>
                <w:cs/>
              </w:rPr>
              <w:t>ที่มีการจัดการ</w:t>
            </w:r>
            <w:r w:rsidRPr="00FC6D9B">
              <w:rPr>
                <w:rFonts w:ascii="TH SarabunPSK" w:hAnsi="TH SarabunPSK" w:cs="TH SarabunPSK"/>
                <w:color w:val="000000" w:themeColor="text1"/>
                <w:spacing w:val="-8"/>
                <w:sz w:val="32"/>
                <w:szCs w:val="32"/>
              </w:rPr>
              <w:t xml:space="preserve"> AMR </w:t>
            </w:r>
            <w:r w:rsidRPr="00FC6D9B">
              <w:rPr>
                <w:rFonts w:ascii="TH SarabunPSK" w:hAnsi="TH SarabunPSK" w:cs="TH SarabunPSK"/>
                <w:color w:val="000000" w:themeColor="text1"/>
                <w:spacing w:val="-8"/>
                <w:sz w:val="32"/>
                <w:szCs w:val="32"/>
                <w:cs/>
              </w:rPr>
              <w:t xml:space="preserve">ระดับ </w:t>
            </w:r>
            <w:r w:rsidRPr="00FC6D9B">
              <w:rPr>
                <w:rFonts w:ascii="TH SarabunPSK" w:hAnsi="TH SarabunPSK" w:cs="TH SarabunPSK"/>
                <w:color w:val="000000" w:themeColor="text1"/>
                <w:spacing w:val="-8"/>
                <w:sz w:val="32"/>
                <w:szCs w:val="32"/>
              </w:rPr>
              <w:t>intermediate</w:t>
            </w:r>
          </w:p>
        </w:tc>
      </w:tr>
      <w:tr w:rsidR="004B2A71" w:rsidRPr="00FC6D9B" w:rsidTr="004B2A71">
        <w:tc>
          <w:tcPr>
            <w:tcW w:w="2609" w:type="dxa"/>
            <w:gridSpan w:val="2"/>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2</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8"/>
                <w:sz w:val="32"/>
                <w:szCs w:val="32"/>
                <w:cs/>
              </w:rPr>
            </w:pPr>
            <w:r w:rsidRPr="00FC6D9B">
              <w:rPr>
                <w:rFonts w:ascii="TH SarabunPSK" w:hAnsi="TH SarabunPSK" w:cs="TH SarabunPSK"/>
                <w:color w:val="000000" w:themeColor="text1"/>
                <w:spacing w:val="-8"/>
                <w:sz w:val="32"/>
                <w:szCs w:val="32"/>
              </w:rPr>
              <w:t xml:space="preserve">B = </w:t>
            </w:r>
            <w:r w:rsidRPr="00FC6D9B">
              <w:rPr>
                <w:rFonts w:ascii="TH SarabunPSK" w:hAnsi="TH SarabunPSK" w:cs="TH SarabunPSK"/>
                <w:color w:val="000000" w:themeColor="text1"/>
                <w:spacing w:val="-8"/>
                <w:sz w:val="32"/>
                <w:szCs w:val="32"/>
                <w:cs/>
              </w:rPr>
              <w:t>จำนวน</w:t>
            </w:r>
            <w:r w:rsidRPr="00FC6D9B">
              <w:rPr>
                <w:rFonts w:ascii="TH SarabunPSK" w:hAnsi="TH SarabunPSK" w:cs="TH SarabunPSK"/>
                <w:color w:val="000000" w:themeColor="text1"/>
                <w:sz w:val="32"/>
                <w:szCs w:val="32"/>
                <w:cs/>
                <w:lang w:val="en-GB"/>
              </w:rPr>
              <w:t>โรงพยาบาลศูนย์ โรงพยาบาลทั่วไป</w:t>
            </w:r>
            <w:r w:rsidRPr="00FC6D9B">
              <w:rPr>
                <w:rFonts w:ascii="TH SarabunPSK" w:hAnsi="TH SarabunPSK" w:cs="TH SarabunPSK"/>
                <w:color w:val="000000" w:themeColor="text1"/>
                <w:spacing w:val="-8"/>
                <w:sz w:val="32"/>
                <w:szCs w:val="32"/>
                <w:cs/>
              </w:rPr>
              <w:t xml:space="preserve">ทั้งหมด </w:t>
            </w:r>
          </w:p>
        </w:tc>
      </w:tr>
      <w:tr w:rsidR="004B2A71" w:rsidRPr="00FC6D9B" w:rsidTr="004B2A71">
        <w:trPr>
          <w:trHeight w:val="397"/>
        </w:trPr>
        <w:tc>
          <w:tcPr>
            <w:tcW w:w="2609"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768" w:type="dxa"/>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(A/B)x 100</w:t>
            </w: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1 2 3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377"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268"/>
              <w:gridCol w:w="2268"/>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26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268"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AMR </w:t>
                  </w:r>
                  <w:r w:rsidRPr="00FC6D9B">
                    <w:rPr>
                      <w:rFonts w:ascii="TH SarabunPSK" w:hAnsi="TH SarabunPSK" w:cs="TH SarabunPSK"/>
                      <w:color w:val="000000" w:themeColor="text1"/>
                      <w:sz w:val="32"/>
                      <w:szCs w:val="32"/>
                      <w:cs/>
                    </w:rPr>
                    <w:t xml:space="preserve">ขั้น </w:t>
                  </w:r>
                  <w:r w:rsidRPr="00FC6D9B">
                    <w:rPr>
                      <w:rFonts w:ascii="TH SarabunPSK" w:hAnsi="TH SarabunPSK" w:cs="TH SarabunPSK"/>
                      <w:color w:val="000000" w:themeColor="text1"/>
                      <w:sz w:val="32"/>
                      <w:szCs w:val="32"/>
                    </w:rPr>
                    <w:t xml:space="preserve">Intermediate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10 %</w:t>
                  </w:r>
                </w:p>
              </w:tc>
              <w:tc>
                <w:tcPr>
                  <w:tcW w:w="226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268"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AMR </w:t>
                  </w:r>
                  <w:r w:rsidRPr="00FC6D9B">
                    <w:rPr>
                      <w:rFonts w:ascii="TH SarabunPSK" w:hAnsi="TH SarabunPSK" w:cs="TH SarabunPSK"/>
                      <w:color w:val="000000" w:themeColor="text1"/>
                      <w:sz w:val="32"/>
                      <w:szCs w:val="32"/>
                      <w:cs/>
                    </w:rPr>
                    <w:t xml:space="preserve">ขั้น </w:t>
                  </w:r>
                  <w:r w:rsidRPr="00FC6D9B">
                    <w:rPr>
                      <w:rFonts w:ascii="TH SarabunPSK" w:hAnsi="TH SarabunPSK" w:cs="TH SarabunPSK"/>
                      <w:color w:val="000000" w:themeColor="text1"/>
                      <w:sz w:val="32"/>
                      <w:szCs w:val="32"/>
                    </w:rPr>
                    <w:t xml:space="preserve">Intermediate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20 %</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126"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05"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c>
                <w:tcPr>
                  <w:tcW w:w="2126"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วิธีการประเมินผล : </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การรายงาน และการวิเคราะห์เปรียบเทียบผล</w:t>
            </w:r>
          </w:p>
        </w:tc>
      </w:tr>
      <w:tr w:rsidR="004B2A71" w:rsidRPr="00FC6D9B" w:rsidTr="004B2A71">
        <w:trPr>
          <w:trHeight w:val="96"/>
        </w:trPr>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142"/>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รายการตัวชี้วัดเพื่อประเมินระดับการพัฒนาสู่การเป็นหน่วยบริการส่งเสริมการใช้ยาอย่างสมเหตุผล</w:t>
            </w:r>
          </w:p>
        </w:tc>
      </w:tr>
      <w:tr w:rsidR="004B2A71" w:rsidRPr="00FC6D9B" w:rsidTr="004B2A71">
        <w:trPr>
          <w:trHeight w:val="984"/>
        </w:trPr>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768"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1"/>
              <w:gridCol w:w="1097"/>
              <w:gridCol w:w="1093"/>
              <w:gridCol w:w="1607"/>
              <w:gridCol w:w="2654"/>
            </w:tblGrid>
            <w:tr w:rsidR="004B2A71" w:rsidRPr="00FC6D9B" w:rsidTr="004B2A71">
              <w:trPr>
                <w:jc w:val="center"/>
              </w:trPr>
              <w:tc>
                <w:tcPr>
                  <w:tcW w:w="1094"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Baseline data </w:t>
                  </w:r>
                </w:p>
              </w:tc>
              <w:tc>
                <w:tcPr>
                  <w:tcW w:w="1134"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5660" w:type="dxa"/>
                  <w:gridSpan w:val="3"/>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094"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134"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w:t>
                  </w:r>
                  <w:r w:rsidRPr="00FC6D9B">
                    <w:rPr>
                      <w:rFonts w:ascii="TH SarabunPSK" w:hAnsi="TH SarabunPSK" w:cs="TH SarabunPSK"/>
                      <w:b/>
                      <w:bCs/>
                      <w:color w:val="000000" w:themeColor="text1"/>
                      <w:sz w:val="32"/>
                      <w:szCs w:val="32"/>
                    </w:rPr>
                    <w:t>9</w:t>
                  </w:r>
                </w:p>
              </w:tc>
              <w:tc>
                <w:tcPr>
                  <w:tcW w:w="170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60</w:t>
                  </w:r>
                </w:p>
              </w:tc>
              <w:tc>
                <w:tcPr>
                  <w:tcW w:w="282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61</w:t>
                  </w:r>
                </w:p>
              </w:tc>
            </w:tr>
            <w:tr w:rsidR="004B2A71" w:rsidRPr="00FC6D9B" w:rsidTr="004B2A71">
              <w:trPr>
                <w:jc w:val="center"/>
              </w:trPr>
              <w:tc>
                <w:tcPr>
                  <w:tcW w:w="109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AMR</w:t>
                  </w: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p>
              </w:tc>
              <w:tc>
                <w:tcPr>
                  <w:tcW w:w="1701" w:type="dxa"/>
                </w:tcPr>
                <w:p w:rsidR="004B2A71" w:rsidRPr="00FC6D9B" w:rsidRDefault="004B2A71" w:rsidP="004B2A71">
                  <w:pPr>
                    <w:contextualSpacing/>
                    <w:jc w:val="center"/>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w:t>
                  </w:r>
                </w:p>
              </w:tc>
              <w:tc>
                <w:tcPr>
                  <w:tcW w:w="282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88.98</w:t>
                  </w:r>
                </w:p>
                <w:p w:rsidR="004B2A71" w:rsidRPr="00FC6D9B" w:rsidRDefault="004B2A71" w:rsidP="007834E8">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(ผ่านเกณฑ์เป้าหมายขั้น </w:t>
                  </w:r>
                  <w:r w:rsidRPr="00FC6D9B">
                    <w:rPr>
                      <w:rFonts w:ascii="TH SarabunPSK" w:hAnsi="TH SarabunPSK" w:cs="TH SarabunPSK"/>
                      <w:color w:val="000000" w:themeColor="text1"/>
                      <w:sz w:val="32"/>
                      <w:szCs w:val="32"/>
                    </w:rPr>
                    <w:t xml:space="preserve">basic </w:t>
                  </w: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70</w:t>
                  </w:r>
                  <w:r w:rsidRPr="00FC6D9B">
                    <w:rPr>
                      <w:rFonts w:ascii="TH SarabunPSK" w:hAnsi="TH SarabunPSK" w:cs="TH SarabunPSK"/>
                      <w:color w:val="000000" w:themeColor="text1"/>
                      <w:sz w:val="32"/>
                      <w:szCs w:val="32"/>
                      <w:cs/>
                    </w:rPr>
                    <w:t>)</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/ผู้ประสานงานตัวชี้วัด</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ภญ.ไพรำ บุญญะฤทธิ์</w:t>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t>เภสัชกรชำนาญการ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02-5901628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092-3953289</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 02-5901634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29" w:history="1">
              <w:r w:rsidRPr="00FC6D9B">
                <w:rPr>
                  <w:rFonts w:ascii="TH SarabunPSK" w:hAnsi="TH SarabunPSK" w:cs="TH SarabunPSK"/>
                  <w:color w:val="000000" w:themeColor="text1"/>
                  <w:sz w:val="32"/>
                  <w:szCs w:val="32"/>
                </w:rPr>
                <w:t>praecu@gmail.com</w:t>
              </w:r>
            </w:hyperlink>
          </w:p>
          <w:p w:rsidR="004B2A71" w:rsidRPr="00FC6D9B" w:rsidRDefault="004B2A71" w:rsidP="004B2A71">
            <w:pPr>
              <w:ind w:right="-79"/>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    สำนักบริหารการสาธารณสุข (ตัวชี้วัด </w:t>
            </w:r>
            <w:r w:rsidRPr="00FC6D9B">
              <w:rPr>
                <w:rFonts w:ascii="TH SarabunPSK" w:hAnsi="TH SarabunPSK" w:cs="TH SarabunPSK"/>
                <w:b/>
                <w:bCs/>
                <w:color w:val="000000" w:themeColor="text1"/>
                <w:sz w:val="32"/>
                <w:szCs w:val="32"/>
              </w:rPr>
              <w:t xml:space="preserve">RDU </w:t>
            </w:r>
            <w:r w:rsidRPr="00FC6D9B">
              <w:rPr>
                <w:rFonts w:ascii="TH SarabunPSK" w:hAnsi="TH SarabunPSK" w:cs="TH SarabunPSK"/>
                <w:b/>
                <w:bCs/>
                <w:color w:val="000000" w:themeColor="text1"/>
                <w:sz w:val="32"/>
                <w:szCs w:val="32"/>
                <w:cs/>
              </w:rPr>
              <w:t xml:space="preserve">และ </w:t>
            </w:r>
            <w:r w:rsidRPr="00FC6D9B">
              <w:rPr>
                <w:rFonts w:ascii="TH SarabunPSK" w:hAnsi="TH SarabunPSK" w:cs="TH SarabunPSK"/>
                <w:b/>
                <w:bCs/>
                <w:color w:val="000000" w:themeColor="text1"/>
                <w:sz w:val="32"/>
                <w:szCs w:val="32"/>
              </w:rPr>
              <w:t xml:space="preserve">AMR) </w:t>
            </w:r>
          </w:p>
          <w:p w:rsidR="004B2A71" w:rsidRPr="00FC6D9B" w:rsidRDefault="004B2A71" w:rsidP="004B2A71">
            <w:pPr>
              <w:ind w:right="-79"/>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xml:space="preserve">. ดร.วันทนา ปวีณกิตติพร             </w:t>
            </w:r>
            <w:r w:rsidRPr="00FC6D9B">
              <w:rPr>
                <w:rFonts w:ascii="TH SarabunPSK" w:hAnsi="TH SarabunPSK" w:cs="TH SarabunPSK"/>
                <w:b/>
                <w:bCs/>
                <w:color w:val="000000" w:themeColor="text1"/>
                <w:sz w:val="32"/>
                <w:szCs w:val="32"/>
                <w:cs/>
              </w:rPr>
              <w:tab/>
            </w:r>
            <w:r w:rsidRPr="00FC6D9B">
              <w:rPr>
                <w:rFonts w:ascii="TH SarabunPSK" w:hAnsi="TH SarabunPSK" w:cs="TH SarabunPSK"/>
                <w:b/>
                <w:bCs/>
                <w:color w:val="000000" w:themeColor="text1"/>
                <w:sz w:val="32"/>
                <w:szCs w:val="32"/>
                <w:cs/>
              </w:rPr>
              <w:tab/>
              <w:t>นักวิทยาศาสตร์การแพทย์เชี่ยวชาญ</w:t>
            </w:r>
          </w:p>
          <w:p w:rsidR="004B2A71" w:rsidRPr="00FC6D9B" w:rsidRDefault="004B2A71" w:rsidP="004B2A71">
            <w:pPr>
              <w:ind w:right="-79"/>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02-9510000 ต่อ 99302  </w:t>
            </w:r>
            <w:r w:rsidRPr="00FC6D9B">
              <w:rPr>
                <w:rFonts w:ascii="TH SarabunPSK" w:hAnsi="TH SarabunPSK" w:cs="TH SarabunPSK"/>
                <w:color w:val="000000" w:themeColor="text1"/>
                <w:sz w:val="32"/>
                <w:szCs w:val="32"/>
                <w:cs/>
              </w:rPr>
              <w:tab/>
              <w:t>โทรศัพท์มือถือ : 087-7059541</w:t>
            </w:r>
          </w:p>
          <w:p w:rsidR="004B2A71" w:rsidRPr="00FC6D9B" w:rsidRDefault="004B2A71" w:rsidP="004B2A71">
            <w:pPr>
              <w:ind w:right="-79"/>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02-5910343</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:wantana.p@dmsc.mail.go.th</w:t>
            </w:r>
          </w:p>
          <w:p w:rsidR="004B2A71" w:rsidRPr="00FC6D9B" w:rsidRDefault="004B2A71" w:rsidP="004B2A71">
            <w:pPr>
              <w:ind w:right="-79"/>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     กรมวิทยาศาสตร์การแพทย์ (ตัวชี้วัด </w:t>
            </w:r>
            <w:r w:rsidRPr="00FC6D9B">
              <w:rPr>
                <w:rFonts w:ascii="TH SarabunPSK" w:hAnsi="TH SarabunPSK" w:cs="TH SarabunPSK"/>
                <w:b/>
                <w:bCs/>
                <w:color w:val="000000" w:themeColor="text1"/>
                <w:sz w:val="32"/>
                <w:szCs w:val="32"/>
              </w:rPr>
              <w:t>AMR)</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  นางวราภรณ์ เทียนทอง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w:t>
            </w:r>
            <w:r w:rsidRPr="00FC6D9B">
              <w:rPr>
                <w:rFonts w:ascii="TH SarabunPSK" w:hAnsi="TH SarabunPSK" w:cs="TH SarabunPSK"/>
                <w:color w:val="000000" w:themeColor="text1"/>
                <w:sz w:val="32"/>
                <w:szCs w:val="32"/>
              </w:rPr>
              <w:t>5903652</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081-3465980</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02-5903443</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varaporn.thientong2@gmail.com</w:t>
            </w:r>
          </w:p>
          <w:p w:rsidR="004B2A71" w:rsidRPr="00FC6D9B" w:rsidRDefault="004B2A71" w:rsidP="004B2A71">
            <w:pPr>
              <w:ind w:left="317"/>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 xml:space="preserve">สถาบันบำราศนราดูร (ตัวชี้วัด </w:t>
            </w:r>
            <w:r w:rsidRPr="00FC6D9B">
              <w:rPr>
                <w:rFonts w:ascii="TH SarabunPSK" w:hAnsi="TH SarabunPSK" w:cs="TH SarabunPSK"/>
                <w:b/>
                <w:bCs/>
                <w:color w:val="000000" w:themeColor="text1"/>
                <w:sz w:val="32"/>
                <w:szCs w:val="32"/>
              </w:rPr>
              <w:t>AMR)</w:t>
            </w:r>
          </w:p>
        </w:tc>
      </w:tr>
      <w:tr w:rsidR="004B2A71" w:rsidRPr="00FC6D9B" w:rsidTr="004B2A71">
        <w:trPr>
          <w:trHeight w:val="664"/>
        </w:trPr>
        <w:tc>
          <w:tcPr>
            <w:tcW w:w="2609" w:type="dxa"/>
            <w:gridSpan w:val="2"/>
            <w:tcBorders>
              <w:top w:val="single" w:sz="4" w:space="0" w:color="auto"/>
              <w:left w:val="single" w:sz="4" w:space="0" w:color="auto"/>
              <w:right w:val="single" w:sz="4" w:space="0" w:color="auto"/>
            </w:tcBorders>
          </w:tcPr>
          <w:p w:rsidR="004B2A71" w:rsidRPr="00FC6D9B" w:rsidRDefault="004B2A71" w:rsidP="004B2A71">
            <w:pPr>
              <w:ind w:right="-108"/>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หน่วยงานประมวลผลและจัดทำข้อมูล </w:t>
            </w:r>
          </w:p>
        </w:tc>
        <w:tc>
          <w:tcPr>
            <w:tcW w:w="7768" w:type="dxa"/>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กองบริหารการสาธารณสุข สำนักงานปลัดกระทรวงสาธารณสุข (</w:t>
            </w:r>
            <w:r w:rsidRPr="00FC6D9B">
              <w:rPr>
                <w:rFonts w:ascii="TH SarabunPSK" w:hAnsi="TH SarabunPSK" w:cs="TH SarabunPSK"/>
                <w:color w:val="000000" w:themeColor="text1"/>
                <w:sz w:val="32"/>
                <w:szCs w:val="32"/>
              </w:rPr>
              <w:t>AMR)</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กองส่งเสริมงานคุ้มครองผู้บริโภคในส่วนภูมิภาคและท้องถิ่น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สำนักงานคณะกรรมการอาหารและยา (</w:t>
            </w:r>
            <w:r w:rsidRPr="00FC6D9B">
              <w:rPr>
                <w:rFonts w:ascii="TH SarabunPSK" w:hAnsi="TH SarabunPSK" w:cs="TH SarabunPSK"/>
                <w:color w:val="000000" w:themeColor="text1"/>
                <w:sz w:val="32"/>
                <w:szCs w:val="32"/>
              </w:rPr>
              <w:t>RDU)</w:t>
            </w:r>
          </w:p>
        </w:tc>
      </w:tr>
      <w:tr w:rsidR="004B2A71" w:rsidRPr="00FC6D9B" w:rsidTr="004B2A71">
        <w:tc>
          <w:tcPr>
            <w:tcW w:w="260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76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w:t>
            </w:r>
            <w:r w:rsidRPr="00FC6D9B">
              <w:rPr>
                <w:rFonts w:ascii="TH SarabunPSK" w:hAnsi="TH SarabunPSK" w:cs="TH SarabunPSK"/>
                <w:color w:val="000000" w:themeColor="text1"/>
                <w:spacing w:val="-10"/>
                <w:sz w:val="32"/>
                <w:szCs w:val="32"/>
                <w:cs/>
              </w:rPr>
              <w:t>ภญ.สรียา เวชวิฐาน</w:t>
            </w:r>
            <w:r w:rsidRPr="00FC6D9B">
              <w:rPr>
                <w:rFonts w:ascii="TH SarabunPSK" w:hAnsi="TH SarabunPSK" w:cs="TH SarabunPSK"/>
                <w:color w:val="000000" w:themeColor="text1"/>
                <w:sz w:val="32"/>
                <w:szCs w:val="32"/>
                <w:cs/>
              </w:rPr>
              <w:tab/>
              <w:t>เภสัชกรชำนาญการ</w:t>
            </w:r>
          </w:p>
          <w:p w:rsidR="004B2A71" w:rsidRPr="00FC6D9B" w:rsidRDefault="004B2A71" w:rsidP="004B2A71">
            <w:pPr>
              <w:pStyle w:val="a6"/>
              <w:ind w:left="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pacing w:val="-10"/>
                <w:sz w:val="32"/>
                <w:szCs w:val="32"/>
              </w:rPr>
              <w:t>02-5907392</w:t>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 xml:space="preserve"> 02-5918486</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r w:rsidRPr="00FC6D9B">
              <w:rPr>
                <w:rFonts w:ascii="TH SarabunPSK" w:hAnsi="TH SarabunPSK" w:cs="TH SarabunPSK"/>
                <w:color w:val="000000" w:themeColor="text1"/>
                <w:spacing w:val="-10"/>
                <w:sz w:val="32"/>
                <w:szCs w:val="32"/>
              </w:rPr>
              <w:t>swech@fda.moph.go.th</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กองส่งเสริมงานคุ้มครองผู้บริโภคในส่วนภูมิภาคและท้องถิ่น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สำนักงานคณะกรรมการอาหารและยา</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2.ภญ.ไพรำ บุญญะฤทธิ์</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เภสัชกรชำนาญการ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 02-5901628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092-3953289</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โทรสาร : 02-5901634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hyperlink r:id="rId30" w:history="1">
              <w:r w:rsidRPr="00FC6D9B">
                <w:rPr>
                  <w:rFonts w:ascii="TH SarabunPSK" w:hAnsi="TH SarabunPSK" w:cs="TH SarabunPSK"/>
                  <w:color w:val="000000" w:themeColor="text1"/>
                  <w:sz w:val="32"/>
                  <w:szCs w:val="32"/>
                </w:rPr>
                <w:t>praecu@gmail.com</w:t>
              </w:r>
            </w:hyperlink>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กองบริหารการสาธารณสุขสำนักงานปลัดกระทรวงสาธารณสุข</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2439EA" w:rsidRDefault="004B2A71" w:rsidP="004B2A71">
      <w:pPr>
        <w:rPr>
          <w:sz w:val="2"/>
          <w:szCs w:val="6"/>
        </w:rPr>
      </w:pPr>
    </w:p>
    <w:tbl>
      <w:tblPr>
        <w:tblpPr w:leftFromText="180" w:rightFromText="180" w:vertAnchor="text" w:tblpXSpec="center" w:tblpY="1"/>
        <w:tblOverlap w:val="neve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89"/>
        <w:gridCol w:w="7655"/>
        <w:gridCol w:w="9"/>
      </w:tblGrid>
      <w:tr w:rsidR="004B2A71" w:rsidRPr="005D6C74"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 xml:space="preserve">Service Excellence </w:t>
            </w:r>
            <w:r w:rsidRPr="005D6C74">
              <w:rPr>
                <w:rFonts w:ascii="TH SarabunPSK" w:hAnsi="TH SarabunPSK" w:cs="TH SarabunPSK"/>
                <w:b/>
                <w:bCs/>
                <w:color w:val="FF0000"/>
                <w:sz w:val="32"/>
                <w:szCs w:val="32"/>
                <w:cs/>
              </w:rPr>
              <w:t>(ยุทธศาสตร์ด้านบริการเป็นเลิศ)</w:t>
            </w:r>
          </w:p>
        </w:tc>
      </w:tr>
      <w:tr w:rsidR="004B2A71" w:rsidRPr="005D6C74"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6.</w:t>
            </w:r>
            <w:r w:rsidRPr="005D6C74">
              <w:rPr>
                <w:rFonts w:ascii="TH SarabunPSK" w:hAnsi="TH SarabunPSK" w:cs="TH SarabunPSK"/>
                <w:b/>
                <w:bCs/>
                <w:color w:val="FF0000"/>
                <w:sz w:val="32"/>
                <w:szCs w:val="32"/>
                <w:cs/>
              </w:rPr>
              <w:t>การพัฒนาระบบบริการสุขภาพ (</w:t>
            </w:r>
            <w:r w:rsidRPr="005D6C74">
              <w:rPr>
                <w:rFonts w:ascii="TH SarabunPSK" w:hAnsi="TH SarabunPSK" w:cs="TH SarabunPSK"/>
                <w:b/>
                <w:bCs/>
                <w:color w:val="FF0000"/>
                <w:sz w:val="32"/>
                <w:szCs w:val="32"/>
              </w:rPr>
              <w:t>Service Plan</w:t>
            </w:r>
            <w:r w:rsidRPr="005D6C74">
              <w:rPr>
                <w:rFonts w:ascii="TH SarabunPSK" w:hAnsi="TH SarabunPSK" w:cs="TH SarabunPSK"/>
                <w:b/>
                <w:bCs/>
                <w:color w:val="FF0000"/>
                <w:sz w:val="32"/>
                <w:szCs w:val="32"/>
                <w:cs/>
              </w:rPr>
              <w:t>)</w:t>
            </w:r>
          </w:p>
        </w:tc>
      </w:tr>
      <w:tr w:rsidR="004B2A71" w:rsidRPr="005D6C74" w:rsidTr="004B2A71">
        <w:trPr>
          <w:gridAfter w:val="1"/>
          <w:wAfter w:w="9" w:type="dxa"/>
          <w:trHeight w:val="296"/>
        </w:trPr>
        <w:tc>
          <w:tcPr>
            <w:tcW w:w="268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9.</w:t>
            </w:r>
            <w:r w:rsidRPr="005D6C74">
              <w:rPr>
                <w:rFonts w:ascii="TH SarabunPSK" w:hAnsi="TH SarabunPSK" w:cs="TH SarabunPSK"/>
                <w:b/>
                <w:bCs/>
                <w:color w:val="FF0000"/>
                <w:sz w:val="32"/>
                <w:szCs w:val="32"/>
                <w:cs/>
              </w:rPr>
              <w:t>โครงการ</w:t>
            </w:r>
            <w:r w:rsidRPr="005D6C74">
              <w:rPr>
                <w:rFonts w:ascii="TH SarabunPSK" w:eastAsia="Times New Roman" w:hAnsi="TH SarabunPSK" w:cs="TH SarabunPSK"/>
                <w:b/>
                <w:bCs/>
                <w:color w:val="FF0000"/>
                <w:sz w:val="32"/>
                <w:szCs w:val="32"/>
                <w:cs/>
              </w:rPr>
              <w:t>การพัฒนาระบบบริการสุขภาพ 5 สาขาหลัก</w:t>
            </w:r>
          </w:p>
        </w:tc>
      </w:tr>
      <w:tr w:rsidR="004B2A71" w:rsidRPr="005D6C74"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rPr>
            </w:pPr>
            <w:r w:rsidRPr="005D6C74">
              <w:rPr>
                <w:rFonts w:ascii="TH SarabunPSK" w:hAnsi="TH SarabunPSK" w:cs="TH SarabunPSK"/>
                <w:b/>
                <w:bCs/>
                <w:color w:val="FF0000"/>
                <w:sz w:val="32"/>
                <w:szCs w:val="32"/>
                <w:cs/>
              </w:rPr>
              <w:t>ประเทศ</w:t>
            </w:r>
          </w:p>
        </w:tc>
      </w:tr>
      <w:tr w:rsidR="004B2A71" w:rsidRPr="005D6C74"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ชื่อตัวชี้วัดเชิงคุณภาพ</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25.</w:t>
            </w:r>
            <w:r w:rsidRPr="005D6C74">
              <w:rPr>
                <w:rFonts w:ascii="TH SarabunPSK" w:hAnsi="TH SarabunPSK" w:cs="TH SarabunPSK"/>
                <w:b/>
                <w:bCs/>
                <w:color w:val="FF0000"/>
                <w:sz w:val="32"/>
                <w:szCs w:val="32"/>
                <w:cs/>
              </w:rPr>
              <w:t xml:space="preserve">อัตราตายผู้ป่วยติดเชื้อในกระแสเลือดแบบรุนแรงชนิด </w:t>
            </w:r>
            <w:r w:rsidRPr="005D6C74">
              <w:rPr>
                <w:rFonts w:ascii="TH SarabunPSK" w:hAnsi="TH SarabunPSK" w:cs="TH SarabunPSK"/>
                <w:b/>
                <w:bCs/>
                <w:color w:val="FF0000"/>
                <w:sz w:val="32"/>
                <w:szCs w:val="32"/>
              </w:rPr>
              <w:t>community</w:t>
            </w:r>
            <w:r w:rsidRPr="005D6C74">
              <w:rPr>
                <w:rFonts w:ascii="TH SarabunPSK" w:hAnsi="TH SarabunPSK" w:cs="TH SarabunPSK"/>
                <w:b/>
                <w:bCs/>
                <w:color w:val="FF0000"/>
                <w:sz w:val="32"/>
                <w:szCs w:val="32"/>
                <w:cs/>
              </w:rPr>
              <w:t>-</w:t>
            </w:r>
            <w:r w:rsidRPr="005D6C74">
              <w:rPr>
                <w:rFonts w:ascii="TH SarabunPSK" w:hAnsi="TH SarabunPSK" w:cs="TH SarabunPSK"/>
                <w:b/>
                <w:bCs/>
                <w:color w:val="FF0000"/>
                <w:sz w:val="32"/>
                <w:szCs w:val="32"/>
              </w:rPr>
              <w:t>acquired</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jc w:val="thaiDistribute"/>
              <w:rPr>
                <w:rFonts w:ascii="TH SarabunPSK" w:hAnsi="TH SarabunPSK" w:cs="TH SarabunPSK"/>
                <w:sz w:val="32"/>
                <w:szCs w:val="32"/>
              </w:rPr>
            </w:pPr>
            <w:r w:rsidRPr="002439EA">
              <w:rPr>
                <w:rFonts w:ascii="TH SarabunPSK" w:hAnsi="TH SarabunPSK" w:cs="TH SarabunPSK"/>
                <w:b/>
                <w:bCs/>
                <w:sz w:val="32"/>
                <w:szCs w:val="32"/>
                <w:cs/>
              </w:rPr>
              <w:t>1. ผู้ป่วยติดเชื้อในกระแสเลือดแบบรุนแรงหมายถึง</w:t>
            </w:r>
            <w:r w:rsidRPr="002439EA">
              <w:rPr>
                <w:rFonts w:ascii="TH SarabunPSK" w:hAnsi="TH SarabunPSK" w:cs="TH SarabunPSK"/>
                <w:sz w:val="32"/>
                <w:szCs w:val="32"/>
                <w:cs/>
              </w:rPr>
              <w:t xml:space="preserve"> ผู้ป่วยที่เข้าเกณฑ์การวินิจฉัยภาวะ</w:t>
            </w:r>
            <w:r w:rsidRPr="002439EA">
              <w:rPr>
                <w:rFonts w:ascii="TH SarabunPSK" w:hAnsi="TH SarabunPSK" w:cs="TH SarabunPSK"/>
                <w:sz w:val="32"/>
                <w:szCs w:val="32"/>
              </w:rPr>
              <w:t xml:space="preserve">severe sepsis </w:t>
            </w:r>
            <w:r w:rsidRPr="002439EA">
              <w:rPr>
                <w:rFonts w:ascii="TH SarabunPSK" w:hAnsi="TH SarabunPSK" w:cs="TH SarabunPSK"/>
                <w:sz w:val="32"/>
                <w:szCs w:val="32"/>
                <w:cs/>
              </w:rPr>
              <w:t xml:space="preserve">หรือ </w:t>
            </w:r>
            <w:r w:rsidRPr="002439EA">
              <w:rPr>
                <w:rFonts w:ascii="TH SarabunPSK" w:hAnsi="TH SarabunPSK" w:cs="TH SarabunPSK"/>
                <w:sz w:val="32"/>
                <w:szCs w:val="32"/>
              </w:rPr>
              <w:t>septic shock</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b/>
                <w:bCs/>
                <w:sz w:val="32"/>
                <w:szCs w:val="32"/>
              </w:rPr>
              <w:t xml:space="preserve">1.1 </w:t>
            </w:r>
            <w:r w:rsidRPr="002439EA">
              <w:rPr>
                <w:rFonts w:ascii="TH SarabunPSK" w:hAnsi="TH SarabunPSK" w:cs="TH SarabunPSK"/>
                <w:b/>
                <w:bCs/>
                <w:sz w:val="32"/>
                <w:szCs w:val="32"/>
                <w:cs/>
              </w:rPr>
              <w:t xml:space="preserve">ผู้ป่วย </w:t>
            </w:r>
            <w:r w:rsidRPr="002439EA">
              <w:rPr>
                <w:rFonts w:ascii="TH SarabunPSK" w:hAnsi="TH SarabunPSK" w:cs="TH SarabunPSK"/>
                <w:b/>
                <w:bCs/>
                <w:sz w:val="32"/>
                <w:szCs w:val="32"/>
              </w:rPr>
              <w:t xml:space="preserve">severe sepsis </w:t>
            </w:r>
            <w:r w:rsidRPr="002439EA">
              <w:rPr>
                <w:rFonts w:ascii="TH SarabunPSK" w:hAnsi="TH SarabunPSK" w:cs="TH SarabunPSK"/>
                <w:b/>
                <w:bCs/>
                <w:sz w:val="32"/>
                <w:szCs w:val="32"/>
                <w:cs/>
              </w:rPr>
              <w:t>หมายถึง</w:t>
            </w:r>
            <w:r w:rsidRPr="002439EA">
              <w:rPr>
                <w:rFonts w:ascii="TH SarabunPSK" w:hAnsi="TH SarabunPSK" w:cs="TH SarabunPSK"/>
                <w:sz w:val="32"/>
                <w:szCs w:val="32"/>
                <w:cs/>
              </w:rPr>
              <w:t xml:space="preserve">  ผู้ป่วยที่สงสัยหรือยืนยันว่ามีการติดเชื้อในร่างกาย ร่วมกับมี </w:t>
            </w:r>
            <w:r w:rsidRPr="002439EA">
              <w:rPr>
                <w:rFonts w:ascii="TH SarabunPSK" w:hAnsi="TH SarabunPSK" w:cs="TH SarabunPSK"/>
                <w:sz w:val="32"/>
                <w:szCs w:val="32"/>
              </w:rPr>
              <w:t xml:space="preserve">SIRS </w:t>
            </w:r>
            <w:r w:rsidRPr="002439EA">
              <w:rPr>
                <w:rFonts w:ascii="TH SarabunPSK" w:hAnsi="TH SarabunPSK" w:cs="TH SarabunPSK"/>
                <w:sz w:val="32"/>
                <w:szCs w:val="32"/>
                <w:cs/>
              </w:rPr>
              <w:t xml:space="preserve">ตั้งแต่ </w:t>
            </w:r>
            <w:r w:rsidRPr="002439EA">
              <w:rPr>
                <w:rFonts w:ascii="TH SarabunPSK" w:hAnsi="TH SarabunPSK" w:cs="TH SarabunPSK"/>
                <w:sz w:val="32"/>
                <w:szCs w:val="32"/>
              </w:rPr>
              <w:t xml:space="preserve">2 </w:t>
            </w:r>
            <w:r w:rsidRPr="002439EA">
              <w:rPr>
                <w:rFonts w:ascii="TH SarabunPSK" w:hAnsi="TH SarabunPSK" w:cs="TH SarabunPSK"/>
                <w:sz w:val="32"/>
                <w:szCs w:val="32"/>
                <w:cs/>
              </w:rPr>
              <w:t xml:space="preserve">ข้อ ขึ้นไป (ตารางที่ </w:t>
            </w:r>
            <w:r w:rsidRPr="002439EA">
              <w:rPr>
                <w:rFonts w:ascii="TH SarabunPSK" w:hAnsi="TH SarabunPSK" w:cs="TH SarabunPSK"/>
                <w:sz w:val="32"/>
                <w:szCs w:val="32"/>
              </w:rPr>
              <w:t xml:space="preserve">1) </w:t>
            </w:r>
            <w:r w:rsidRPr="002439EA">
              <w:rPr>
                <w:rFonts w:ascii="TH SarabunPSK" w:hAnsi="TH SarabunPSK" w:cs="TH SarabunPSK"/>
                <w:sz w:val="32"/>
                <w:szCs w:val="32"/>
                <w:cs/>
              </w:rPr>
              <w:t xml:space="preserve">ที่เกิดภาวะ </w:t>
            </w:r>
            <w:r w:rsidRPr="002439EA">
              <w:rPr>
                <w:rFonts w:ascii="TH SarabunPSK" w:hAnsi="TH SarabunPSK" w:cs="TH SarabunPSK"/>
                <w:sz w:val="32"/>
                <w:szCs w:val="32"/>
              </w:rPr>
              <w:t>tissue hypoperfusion</w:t>
            </w:r>
            <w:r w:rsidRPr="002439EA">
              <w:rPr>
                <w:rFonts w:ascii="TH SarabunPSK" w:hAnsi="TH SarabunPSK" w:cs="TH SarabunPSK"/>
                <w:sz w:val="32"/>
                <w:szCs w:val="32"/>
                <w:cs/>
              </w:rPr>
              <w:t xml:space="preserve">หรือ </w:t>
            </w:r>
            <w:r w:rsidRPr="002439EA">
              <w:rPr>
                <w:rFonts w:ascii="TH SarabunPSK" w:hAnsi="TH SarabunPSK" w:cs="TH SarabunPSK"/>
                <w:sz w:val="32"/>
                <w:szCs w:val="32"/>
              </w:rPr>
              <w:t>organ dysfunction (</w:t>
            </w:r>
            <w:r w:rsidRPr="002439EA">
              <w:rPr>
                <w:rFonts w:ascii="TH SarabunPSK" w:hAnsi="TH SarabunPSK" w:cs="TH SarabunPSK"/>
                <w:sz w:val="32"/>
                <w:szCs w:val="32"/>
                <w:cs/>
              </w:rPr>
              <w:t xml:space="preserve">ตารางที่ </w:t>
            </w:r>
            <w:r w:rsidRPr="002439EA">
              <w:rPr>
                <w:rFonts w:ascii="TH SarabunPSK" w:hAnsi="TH SarabunPSK" w:cs="TH SarabunPSK"/>
                <w:sz w:val="32"/>
                <w:szCs w:val="32"/>
              </w:rPr>
              <w:t xml:space="preserve">2)  </w:t>
            </w:r>
            <w:r w:rsidRPr="002439EA">
              <w:rPr>
                <w:rFonts w:ascii="TH SarabunPSK" w:hAnsi="TH SarabunPSK" w:cs="TH SarabunPSK"/>
                <w:sz w:val="32"/>
                <w:szCs w:val="32"/>
                <w:cs/>
              </w:rPr>
              <w:t xml:space="preserve">โดยที่อาจจะมีหรือไม่มีภาวะ </w:t>
            </w:r>
            <w:r w:rsidRPr="002439EA">
              <w:rPr>
                <w:rFonts w:ascii="TH SarabunPSK" w:hAnsi="TH SarabunPSK" w:cs="TH SarabunPSK"/>
                <w:sz w:val="32"/>
                <w:szCs w:val="32"/>
              </w:rPr>
              <w:t xml:space="preserve">hypotension </w:t>
            </w:r>
            <w:r w:rsidRPr="002439EA">
              <w:rPr>
                <w:rFonts w:ascii="TH SarabunPSK" w:hAnsi="TH SarabunPSK" w:cs="TH SarabunPSK"/>
                <w:sz w:val="32"/>
                <w:szCs w:val="32"/>
                <w:cs/>
              </w:rPr>
              <w:t>ก็ได้</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b/>
                <w:bCs/>
                <w:sz w:val="32"/>
                <w:szCs w:val="32"/>
              </w:rPr>
              <w:t xml:space="preserve">1.2 </w:t>
            </w:r>
            <w:r w:rsidRPr="002439EA">
              <w:rPr>
                <w:rFonts w:ascii="TH SarabunPSK" w:hAnsi="TH SarabunPSK" w:cs="TH SarabunPSK"/>
                <w:b/>
                <w:bCs/>
                <w:sz w:val="32"/>
                <w:szCs w:val="32"/>
                <w:cs/>
              </w:rPr>
              <w:t xml:space="preserve">ผู้ป่วย </w:t>
            </w:r>
            <w:r w:rsidRPr="002439EA">
              <w:rPr>
                <w:rFonts w:ascii="TH SarabunPSK" w:hAnsi="TH SarabunPSK" w:cs="TH SarabunPSK"/>
                <w:b/>
                <w:bCs/>
                <w:sz w:val="32"/>
                <w:szCs w:val="32"/>
              </w:rPr>
              <w:t xml:space="preserve">septic shock </w:t>
            </w:r>
            <w:r w:rsidRPr="002439EA">
              <w:rPr>
                <w:rFonts w:ascii="TH SarabunPSK" w:hAnsi="TH SarabunPSK" w:cs="TH SarabunPSK"/>
                <w:b/>
                <w:bCs/>
                <w:sz w:val="32"/>
                <w:szCs w:val="32"/>
                <w:cs/>
              </w:rPr>
              <w:t>หมายถึง</w:t>
            </w:r>
            <w:r w:rsidRPr="002439EA">
              <w:rPr>
                <w:rFonts w:ascii="TH SarabunPSK" w:hAnsi="TH SarabunPSK" w:cs="TH SarabunPSK"/>
                <w:sz w:val="32"/>
                <w:szCs w:val="32"/>
                <w:cs/>
              </w:rPr>
              <w:t xml:space="preserve">  ผู้ป่วยที่สงสัยหรือยืนยันว่ามีการติดเชื้อในร่างกาย ร่วมกับมี </w:t>
            </w:r>
            <w:r w:rsidRPr="002439EA">
              <w:rPr>
                <w:rFonts w:ascii="TH SarabunPSK" w:hAnsi="TH SarabunPSK" w:cs="TH SarabunPSK"/>
                <w:sz w:val="32"/>
                <w:szCs w:val="32"/>
              </w:rPr>
              <w:t xml:space="preserve">SIRS </w:t>
            </w:r>
            <w:r w:rsidRPr="002439EA">
              <w:rPr>
                <w:rFonts w:ascii="TH SarabunPSK" w:hAnsi="TH SarabunPSK" w:cs="TH SarabunPSK"/>
                <w:sz w:val="32"/>
                <w:szCs w:val="32"/>
                <w:cs/>
              </w:rPr>
              <w:t xml:space="preserve">ตั้งแต่ </w:t>
            </w:r>
            <w:r w:rsidRPr="002439EA">
              <w:rPr>
                <w:rFonts w:ascii="TH SarabunPSK" w:hAnsi="TH SarabunPSK" w:cs="TH SarabunPSK"/>
                <w:sz w:val="32"/>
                <w:szCs w:val="32"/>
              </w:rPr>
              <w:t xml:space="preserve">2 </w:t>
            </w:r>
            <w:r w:rsidRPr="002439EA">
              <w:rPr>
                <w:rFonts w:ascii="TH SarabunPSK" w:hAnsi="TH SarabunPSK" w:cs="TH SarabunPSK"/>
                <w:sz w:val="32"/>
                <w:szCs w:val="32"/>
                <w:cs/>
              </w:rPr>
              <w:t xml:space="preserve">ข้อ ขึ้นไป (ตารางที่ </w:t>
            </w:r>
            <w:r w:rsidRPr="002439EA">
              <w:rPr>
                <w:rFonts w:ascii="TH SarabunPSK" w:hAnsi="TH SarabunPSK" w:cs="TH SarabunPSK"/>
                <w:sz w:val="32"/>
                <w:szCs w:val="32"/>
              </w:rPr>
              <w:t xml:space="preserve">1)  </w:t>
            </w:r>
            <w:r w:rsidRPr="002439EA">
              <w:rPr>
                <w:rFonts w:ascii="TH SarabunPSK" w:hAnsi="TH SarabunPSK" w:cs="TH SarabunPSK"/>
                <w:sz w:val="32"/>
                <w:szCs w:val="32"/>
                <w:cs/>
              </w:rPr>
              <w:t xml:space="preserve">ที่มี </w:t>
            </w:r>
            <w:r w:rsidRPr="002439EA">
              <w:rPr>
                <w:rFonts w:ascii="TH SarabunPSK" w:hAnsi="TH SarabunPSK" w:cs="TH SarabunPSK"/>
                <w:sz w:val="32"/>
                <w:szCs w:val="32"/>
              </w:rPr>
              <w:t xml:space="preserve">hypotension </w:t>
            </w:r>
            <w:r w:rsidRPr="002439EA">
              <w:rPr>
                <w:rFonts w:ascii="TH SarabunPSK" w:hAnsi="TH SarabunPSK" w:cs="TH SarabunPSK"/>
                <w:sz w:val="32"/>
                <w:szCs w:val="32"/>
                <w:cs/>
              </w:rPr>
              <w:t xml:space="preserve">ต้องใช้ </w:t>
            </w:r>
            <w:r w:rsidRPr="002439EA">
              <w:rPr>
                <w:rFonts w:ascii="TH SarabunPSK" w:hAnsi="TH SarabunPSK" w:cs="TH SarabunPSK"/>
                <w:sz w:val="32"/>
                <w:szCs w:val="32"/>
              </w:rPr>
              <w:t xml:space="preserve">vasopressors </w:t>
            </w:r>
            <w:r w:rsidRPr="002439EA">
              <w:rPr>
                <w:rFonts w:ascii="TH SarabunPSK" w:hAnsi="TH SarabunPSK" w:cs="TH SarabunPSK"/>
                <w:sz w:val="32"/>
                <w:szCs w:val="32"/>
                <w:cs/>
              </w:rPr>
              <w:t xml:space="preserve">ในการ </w:t>
            </w:r>
            <w:r w:rsidRPr="002439EA">
              <w:rPr>
                <w:rFonts w:ascii="TH SarabunPSK" w:hAnsi="TH SarabunPSK" w:cs="TH SarabunPSK"/>
                <w:sz w:val="32"/>
                <w:szCs w:val="32"/>
              </w:rPr>
              <w:t xml:space="preserve">maintain MAP ≥65 mm Hg </w:t>
            </w:r>
            <w:r w:rsidRPr="002439EA">
              <w:rPr>
                <w:rFonts w:ascii="TH SarabunPSK" w:hAnsi="TH SarabunPSK" w:cs="TH SarabunPSK"/>
                <w:sz w:val="32"/>
                <w:szCs w:val="32"/>
                <w:cs/>
              </w:rPr>
              <w:t xml:space="preserve">และ มีค่า </w:t>
            </w:r>
            <w:r w:rsidRPr="002439EA">
              <w:rPr>
                <w:rFonts w:ascii="TH SarabunPSK" w:hAnsi="TH SarabunPSK" w:cs="TH SarabunPSK"/>
                <w:sz w:val="32"/>
                <w:szCs w:val="32"/>
              </w:rPr>
              <w:t xml:space="preserve">serum lactate level &gt;2 mmol/L (18 mg/dL) </w:t>
            </w:r>
            <w:r w:rsidRPr="002439EA">
              <w:rPr>
                <w:rFonts w:ascii="TH SarabunPSK" w:hAnsi="TH SarabunPSK" w:cs="TH SarabunPSK"/>
                <w:sz w:val="32"/>
                <w:szCs w:val="32"/>
                <w:cs/>
              </w:rPr>
              <w:t>แม้ว่าจะได้สารน้ำเพียงพอแล้วก็ตาม</w:t>
            </w:r>
          </w:p>
          <w:p w:rsidR="004B2A71" w:rsidRPr="002439EA" w:rsidRDefault="004B2A71" w:rsidP="004B2A71">
            <w:pPr>
              <w:rPr>
                <w:rFonts w:ascii="TH SarabunPSK" w:hAnsi="TH SarabunPSK" w:cs="TH SarabunPSK"/>
                <w:sz w:val="32"/>
                <w:szCs w:val="32"/>
                <w:cs/>
              </w:rPr>
            </w:pPr>
            <w:r w:rsidRPr="002439EA">
              <w:rPr>
                <w:rFonts w:ascii="TH SarabunPSK" w:hAnsi="TH SarabunPSK" w:cs="TH SarabunPSK"/>
                <w:b/>
                <w:bCs/>
                <w:sz w:val="32"/>
                <w:szCs w:val="32"/>
              </w:rPr>
              <w:t>2. Community-acquired sepsis</w:t>
            </w:r>
            <w:r w:rsidRPr="002439EA">
              <w:rPr>
                <w:rFonts w:ascii="TH SarabunPSK" w:hAnsi="TH SarabunPSK" w:cs="TH SarabunPSK"/>
                <w:b/>
                <w:bCs/>
                <w:sz w:val="32"/>
                <w:szCs w:val="32"/>
                <w:cs/>
              </w:rPr>
              <w:t>หมายถึง</w:t>
            </w:r>
            <w:r w:rsidRPr="002439EA">
              <w:rPr>
                <w:rFonts w:ascii="TH SarabunPSK" w:hAnsi="TH SarabunPSK" w:cs="TH SarabunPSK"/>
                <w:sz w:val="32"/>
                <w:szCs w:val="32"/>
                <w:cs/>
              </w:rPr>
              <w:t xml:space="preserve">การติดเชื้อมาจากที่บ้านหรือที่ชุมชน โดยต้องไม่อยู่ในกลุ่ม </w:t>
            </w:r>
            <w:r w:rsidRPr="002439EA">
              <w:rPr>
                <w:rFonts w:ascii="TH SarabunPSK" w:hAnsi="TH SarabunPSK" w:cs="TH SarabunPSK"/>
                <w:sz w:val="32"/>
                <w:szCs w:val="32"/>
              </w:rPr>
              <w:t xml:space="preserve">hospital-acquired sepsis </w:t>
            </w:r>
          </w:p>
          <w:p w:rsidR="004B2A71" w:rsidRPr="002439EA" w:rsidRDefault="004B2A71" w:rsidP="004B2A71">
            <w:pPr>
              <w:jc w:val="thaiDistribute"/>
              <w:rPr>
                <w:rFonts w:ascii="TH SarabunPSK" w:hAnsi="TH SarabunPSK" w:cs="TH SarabunPSK"/>
                <w:sz w:val="32"/>
                <w:szCs w:val="32"/>
              </w:rPr>
            </w:pPr>
            <w:r w:rsidRPr="002439EA">
              <w:rPr>
                <w:rFonts w:ascii="TH SarabunPSK" w:hAnsi="TH SarabunPSK" w:cs="TH SarabunPSK"/>
                <w:sz w:val="32"/>
                <w:szCs w:val="32"/>
                <w:cs/>
              </w:rPr>
              <w:t xml:space="preserve">อัตราตายจากติดเชื้อในกระแสเลือด แบ่งเป็น </w:t>
            </w:r>
            <w:r w:rsidRPr="002439EA">
              <w:rPr>
                <w:rFonts w:ascii="TH SarabunPSK" w:hAnsi="TH SarabunPSK" w:cs="TH SarabunPSK"/>
                <w:sz w:val="32"/>
                <w:szCs w:val="32"/>
              </w:rPr>
              <w:t xml:space="preserve">2 </w:t>
            </w:r>
            <w:r w:rsidRPr="002439EA">
              <w:rPr>
                <w:rFonts w:ascii="TH SarabunPSK" w:hAnsi="TH SarabunPSK" w:cs="TH SarabunPSK"/>
                <w:sz w:val="32"/>
                <w:szCs w:val="32"/>
                <w:cs/>
              </w:rPr>
              <w:t>กลุ่ม</w:t>
            </w:r>
          </w:p>
          <w:p w:rsidR="004B2A71" w:rsidRPr="002439EA" w:rsidRDefault="004B2A71" w:rsidP="00634754">
            <w:pPr>
              <w:pStyle w:val="a6"/>
              <w:numPr>
                <w:ilvl w:val="0"/>
                <w:numId w:val="18"/>
              </w:numPr>
              <w:jc w:val="thaiDistribute"/>
              <w:rPr>
                <w:rFonts w:ascii="TH SarabunPSK" w:hAnsi="TH SarabunPSK" w:cs="TH SarabunPSK"/>
                <w:sz w:val="32"/>
                <w:szCs w:val="32"/>
              </w:rPr>
            </w:pPr>
            <w:r w:rsidRPr="002439EA">
              <w:rPr>
                <w:rFonts w:ascii="TH SarabunPSK" w:hAnsi="TH SarabunPSK" w:cs="TH SarabunPSK"/>
                <w:sz w:val="32"/>
                <w:szCs w:val="32"/>
                <w:cs/>
              </w:rPr>
              <w:t>อัตราตายจาก</w:t>
            </w:r>
            <w:r w:rsidRPr="002439EA">
              <w:rPr>
                <w:rFonts w:ascii="TH SarabunPSK" w:hAnsi="TH SarabunPSK" w:cs="TH SarabunPSK"/>
                <w:sz w:val="32"/>
                <w:szCs w:val="32"/>
              </w:rPr>
              <w:t>community-acquired sepsis</w:t>
            </w:r>
          </w:p>
          <w:p w:rsidR="004B2A71" w:rsidRPr="002439EA" w:rsidRDefault="004B2A71" w:rsidP="00634754">
            <w:pPr>
              <w:pStyle w:val="a6"/>
              <w:numPr>
                <w:ilvl w:val="0"/>
                <w:numId w:val="18"/>
              </w:numPr>
              <w:spacing w:line="276" w:lineRule="auto"/>
              <w:rPr>
                <w:rFonts w:ascii="TH SarabunPSK" w:hAnsi="TH SarabunPSK" w:cs="TH SarabunPSK"/>
                <w:sz w:val="32"/>
                <w:szCs w:val="32"/>
              </w:rPr>
            </w:pPr>
            <w:r w:rsidRPr="002439EA">
              <w:rPr>
                <w:rFonts w:ascii="TH SarabunPSK" w:hAnsi="TH SarabunPSK" w:cs="TH SarabunPSK"/>
                <w:sz w:val="32"/>
                <w:szCs w:val="32"/>
                <w:cs/>
              </w:rPr>
              <w:t xml:space="preserve">อัตราตายจาก </w:t>
            </w:r>
            <w:r w:rsidRPr="002439EA">
              <w:rPr>
                <w:rFonts w:ascii="TH SarabunPSK" w:hAnsi="TH SarabunPSK" w:cs="TH SarabunPSK"/>
                <w:sz w:val="32"/>
                <w:szCs w:val="32"/>
              </w:rPr>
              <w:t>hospital-acquired sepsis</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b/>
                <w:bCs/>
                <w:sz w:val="32"/>
                <w:szCs w:val="32"/>
                <w:cs/>
              </w:rPr>
              <w:t>3. กลุ่มเป้าหมาย</w:t>
            </w:r>
            <w:r w:rsidRPr="002439EA">
              <w:rPr>
                <w:rFonts w:ascii="TH SarabunPSK" w:hAnsi="TH SarabunPSK" w:cs="TH SarabunPSK"/>
                <w:sz w:val="32"/>
                <w:szCs w:val="32"/>
                <w:cs/>
              </w:rPr>
              <w:t>ในปีงบประมาณ  2562จะมุ่งเน้นที่กลุ่ม</w:t>
            </w:r>
            <w:r w:rsidRPr="002439EA">
              <w:rPr>
                <w:rFonts w:ascii="TH SarabunPSK" w:hAnsi="TH SarabunPSK" w:cs="TH SarabunPSK"/>
                <w:sz w:val="32"/>
                <w:szCs w:val="32"/>
                <w:lang w:val="en-GB"/>
              </w:rPr>
              <w:t xml:space="preserve">community – acquired </w:t>
            </w:r>
            <w:r w:rsidRPr="002439EA">
              <w:rPr>
                <w:rFonts w:ascii="TH SarabunPSK" w:hAnsi="TH SarabunPSK" w:cs="TH SarabunPSK"/>
                <w:sz w:val="32"/>
                <w:szCs w:val="32"/>
                <w:lang w:val="en-GB"/>
              </w:rPr>
              <w:lastRenderedPageBreak/>
              <w:t xml:space="preserve">sepsis  </w:t>
            </w:r>
            <w:r w:rsidRPr="002439EA">
              <w:rPr>
                <w:rFonts w:ascii="TH SarabunPSK" w:hAnsi="TH SarabunPSK" w:cs="TH SarabunPSK"/>
                <w:sz w:val="32"/>
                <w:szCs w:val="32"/>
                <w:cs/>
                <w:lang w:val="en-GB"/>
              </w:rPr>
              <w:t xml:space="preserve">เพื่อพัฒนาให้ มีระบบข้อมูลพื้นฐานให้เหมือนกัน ทั้งประเทศ แล้วจึงขยายไปยัง </w:t>
            </w:r>
            <w:r w:rsidRPr="002439EA">
              <w:rPr>
                <w:rFonts w:ascii="TH SarabunPSK" w:hAnsi="TH SarabunPSK" w:cs="TH SarabunPSK"/>
                <w:sz w:val="32"/>
                <w:szCs w:val="32"/>
              </w:rPr>
              <w:t xml:space="preserve">hospital-acquired sepsis </w:t>
            </w:r>
            <w:r w:rsidRPr="002439EA">
              <w:rPr>
                <w:rFonts w:ascii="TH SarabunPSK" w:hAnsi="TH SarabunPSK" w:cs="TH SarabunPSK"/>
                <w:sz w:val="32"/>
                <w:szCs w:val="32"/>
                <w:cs/>
              </w:rPr>
              <w:t>ในปีถัดไป</w:t>
            </w:r>
          </w:p>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rPr>
              <w:t xml:space="preserve">4. </w:t>
            </w:r>
            <w:r w:rsidRPr="002439EA">
              <w:rPr>
                <w:rFonts w:ascii="TH SarabunPSK" w:hAnsi="TH SarabunPSK" w:cs="TH SarabunPSK"/>
                <w:b/>
                <w:bCs/>
                <w:sz w:val="32"/>
                <w:szCs w:val="32"/>
                <w:cs/>
              </w:rPr>
              <w:t>การคัดกรองผู้ป่วยติดเชื้อในกระแสเลือดแบบรุนแรง  หมายถึง</w:t>
            </w:r>
            <w:r w:rsidRPr="002439EA">
              <w:rPr>
                <w:rFonts w:ascii="TH SarabunPSK" w:hAnsi="TH SarabunPSK" w:cs="TH SarabunPSK"/>
                <w:sz w:val="32"/>
                <w:szCs w:val="32"/>
                <w:cs/>
              </w:rPr>
              <w:t xml:space="preserve">  การคัดกรองผู้ป่วยทั่วไปที่อาจจะเกิดภาวะติดเชื้อในกระแสเลือดแบบรุนแรงเพี่อนำไปสู่การวินิจฉัยภาวะติดเชื้อในกระแสเลือดแบบรุนแรงต่อไปซึ่งเครื่องมือที่ใช้</w:t>
            </w:r>
            <w:r w:rsidRPr="002439EA">
              <w:rPr>
                <w:rFonts w:ascii="TH SarabunPSK" w:hAnsi="TH SarabunPSK" w:cs="TH SarabunPSK"/>
                <w:sz w:val="32"/>
                <w:szCs w:val="32"/>
              </w:rPr>
              <w:t>(sepsis screening tools) qSOFA</w:t>
            </w:r>
            <w:r w:rsidRPr="002439EA">
              <w:rPr>
                <w:rFonts w:ascii="TH SarabunPSK" w:hAnsi="TH SarabunPSK" w:cs="TH SarabunPSK"/>
                <w:sz w:val="32"/>
                <w:szCs w:val="32"/>
                <w:cs/>
              </w:rPr>
              <w:t xml:space="preserve">ตั้งแต่ </w:t>
            </w:r>
            <w:r w:rsidRPr="002439EA">
              <w:rPr>
                <w:rFonts w:ascii="TH SarabunPSK" w:hAnsi="TH SarabunPSK" w:cs="TH SarabunPSK"/>
                <w:sz w:val="32"/>
                <w:szCs w:val="32"/>
              </w:rPr>
              <w:t>2</w:t>
            </w:r>
            <w:r w:rsidRPr="002439EA">
              <w:rPr>
                <w:rFonts w:ascii="TH SarabunPSK" w:hAnsi="TH SarabunPSK" w:cs="TH SarabunPSK"/>
                <w:sz w:val="32"/>
                <w:szCs w:val="32"/>
                <w:cs/>
              </w:rPr>
              <w:t xml:space="preserve"> ข้อ ขึ้นไป(ตารางที่ </w:t>
            </w:r>
            <w:r w:rsidRPr="002439EA">
              <w:rPr>
                <w:rFonts w:ascii="TH SarabunPSK" w:hAnsi="TH SarabunPSK" w:cs="TH SarabunPSK"/>
                <w:sz w:val="32"/>
                <w:szCs w:val="32"/>
              </w:rPr>
              <w:t>3</w:t>
            </w:r>
            <w:r w:rsidRPr="002439EA">
              <w:rPr>
                <w:rFonts w:ascii="TH SarabunPSK" w:hAnsi="TH SarabunPSK" w:cs="TH SarabunPSK"/>
                <w:sz w:val="32"/>
                <w:szCs w:val="32"/>
                <w:cs/>
              </w:rPr>
              <w:t>)</w:t>
            </w:r>
            <w:r w:rsidRPr="002439EA">
              <w:rPr>
                <w:rFonts w:ascii="TH SarabunPSK" w:hAnsi="TH SarabunPSK" w:cs="TH SarabunPSK"/>
                <w:sz w:val="32"/>
                <w:szCs w:val="32"/>
              </w:rPr>
              <w:t xml:space="preserve">modified early warning scoreSOS score (search out severity) </w:t>
            </w:r>
            <w:r w:rsidRPr="002439EA">
              <w:rPr>
                <w:rFonts w:ascii="TH SarabunPSK" w:hAnsi="TH SarabunPSK" w:cs="TH SarabunPSK"/>
                <w:sz w:val="32"/>
                <w:szCs w:val="32"/>
                <w:cs/>
              </w:rPr>
              <w:t xml:space="preserve">ตั้งแต่ </w:t>
            </w:r>
            <w:r w:rsidRPr="002439EA">
              <w:rPr>
                <w:rFonts w:ascii="TH SarabunPSK" w:hAnsi="TH SarabunPSK" w:cs="TH SarabunPSK"/>
                <w:sz w:val="32"/>
                <w:szCs w:val="32"/>
              </w:rPr>
              <w:t>4</w:t>
            </w:r>
            <w:r w:rsidRPr="002439EA">
              <w:rPr>
                <w:rFonts w:ascii="TH SarabunPSK" w:hAnsi="TH SarabunPSK" w:cs="TH SarabunPSK"/>
                <w:sz w:val="32"/>
                <w:szCs w:val="32"/>
                <w:cs/>
              </w:rPr>
              <w:t xml:space="preserve"> ข้อ ขึ้นไป (ตารางที่ </w:t>
            </w:r>
            <w:r w:rsidRPr="002439EA">
              <w:rPr>
                <w:rFonts w:ascii="TH SarabunPSK" w:hAnsi="TH SarabunPSK" w:cs="TH SarabunPSK"/>
                <w:sz w:val="32"/>
                <w:szCs w:val="32"/>
              </w:rPr>
              <w:t>4)</w:t>
            </w:r>
            <w:r w:rsidRPr="002439EA">
              <w:rPr>
                <w:rFonts w:ascii="TH SarabunPSK" w:hAnsi="TH SarabunPSK" w:cs="TH SarabunPSK"/>
                <w:sz w:val="32"/>
                <w:szCs w:val="32"/>
                <w:cs/>
              </w:rPr>
              <w:t>ซึ่งเกณฑ์การคัดกรองไม่สามารถใช้แทนเกณฑ์ในการวินิจฉัยได้</w:t>
            </w: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rPr>
              <w:t>5.</w:t>
            </w:r>
            <w:r w:rsidRPr="002439EA">
              <w:rPr>
                <w:rFonts w:ascii="TH SarabunPSK" w:hAnsi="TH SarabunPSK" w:cs="TH SarabunPSK"/>
                <w:b/>
                <w:bCs/>
                <w:sz w:val="32"/>
                <w:szCs w:val="32"/>
                <w:cs/>
              </w:rPr>
              <w:t xml:space="preserve">ฐานข้อมูลของโรงพยาบาล </w:t>
            </w:r>
            <w:r w:rsidRPr="002439EA">
              <w:rPr>
                <w:rFonts w:ascii="TH SarabunPSK" w:hAnsi="TH SarabunPSK" w:cs="TH SarabunPSK"/>
                <w:sz w:val="32"/>
                <w:szCs w:val="32"/>
                <w:cs/>
              </w:rPr>
              <w:t xml:space="preserve">หมายถึง ข้อมูลจาก </w:t>
            </w:r>
            <w:r w:rsidRPr="002439EA">
              <w:rPr>
                <w:rFonts w:ascii="TH SarabunPSK" w:hAnsi="TH SarabunPSK" w:cs="TH SarabunPSK"/>
                <w:sz w:val="32"/>
                <w:szCs w:val="32"/>
              </w:rPr>
              <w:t xml:space="preserve">ICD 10 </w:t>
            </w:r>
            <w:r w:rsidRPr="002439EA">
              <w:rPr>
                <w:rFonts w:ascii="TH SarabunPSK" w:hAnsi="TH SarabunPSK" w:cs="TH SarabunPSK"/>
                <w:sz w:val="32"/>
                <w:szCs w:val="32"/>
                <w:cs/>
              </w:rPr>
              <w:t>และ/หรือฐานข้อมูลอื่นๆของแต่ละโรงพยาบาล</w:t>
            </w:r>
          </w:p>
          <w:p w:rsidR="004B2A71" w:rsidRPr="002439EA" w:rsidRDefault="004B2A71" w:rsidP="004B2A71">
            <w:pPr>
              <w:jc w:val="thaiDistribute"/>
              <w:rPr>
                <w:rFonts w:ascii="TH SarabunPSK" w:hAnsi="TH SarabunPSK" w:cs="TH SarabunPSK"/>
                <w:sz w:val="32"/>
                <w:szCs w:val="32"/>
                <w:cs/>
              </w:rPr>
            </w:pPr>
            <w:r w:rsidRPr="002439EA">
              <w:rPr>
                <w:rFonts w:ascii="TH SarabunPSK" w:hAnsi="TH SarabunPSK" w:cs="TH SarabunPSK"/>
                <w:b/>
                <w:bCs/>
                <w:sz w:val="32"/>
                <w:szCs w:val="32"/>
                <w:cs/>
              </w:rPr>
              <w:t>ภาวะติดเชื้อในกระแสเลือดแบบรุนแรง</w:t>
            </w:r>
            <w:r w:rsidRPr="002439EA">
              <w:rPr>
                <w:rFonts w:ascii="TH SarabunPSK" w:hAnsi="TH SarabunPSK" w:cs="TH SarabunPSK"/>
                <w:sz w:val="32"/>
                <w:szCs w:val="32"/>
                <w:cs/>
              </w:rPr>
              <w:t>เป็นภาวะวิกฤตที่มีความสำคัญพบว่าอัตราอุบัติการณ์มีแนวโน้มสูงขึ้นและอัตราเสียชีวิตสูงขึ้น โดยเฉพาะในกลุ่มเสี่ยง เช่น ผู้ที่รับยากดภูมิคุ้มกัน นอกจากนี้ยังพบว่าแนวโน้มของเชื้อดื้อยาเพิ่มขึ้น ส่งผลให้การรักษาผู้ป่วยไม่ได้ผลดีเท่าที่ควร นอกจากนี้ยังพบว่าการติดเชื้อในกระแสเลือดส่งผลให้อวัยวะต่างๆ ทำงานผิดปกติ ส่งผลให้เกิดภาวะแทรกซ้อนต่างๆ ตามมาได้แก่ ภาวะช็อก</w:t>
            </w:r>
            <w:r w:rsidRPr="002439EA">
              <w:rPr>
                <w:rFonts w:ascii="TH SarabunPSK" w:hAnsi="TH SarabunPSK" w:cs="TH SarabunPSK"/>
                <w:sz w:val="32"/>
                <w:szCs w:val="32"/>
              </w:rPr>
              <w:t>,</w:t>
            </w:r>
            <w:r w:rsidRPr="002439EA">
              <w:rPr>
                <w:rFonts w:ascii="TH SarabunPSK" w:hAnsi="TH SarabunPSK" w:cs="TH SarabunPSK"/>
                <w:sz w:val="32"/>
                <w:szCs w:val="32"/>
                <w:cs/>
              </w:rPr>
              <w:t>ไตวาย การทำงานอวัยวะต่างๆ ล้มเหลว และเสียชีวิตในที่สุด</w:t>
            </w:r>
          </w:p>
        </w:tc>
      </w:tr>
      <w:tr w:rsidR="004B2A71" w:rsidRPr="002439EA" w:rsidTr="004B2A71">
        <w:trPr>
          <w:trHeight w:val="2154"/>
        </w:trPr>
        <w:tc>
          <w:tcPr>
            <w:tcW w:w="10353" w:type="dxa"/>
            <w:gridSpan w:val="3"/>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b/>
                <w:bCs/>
                <w:sz w:val="32"/>
                <w:szCs w:val="32"/>
                <w:cs/>
              </w:rPr>
              <w:lastRenderedPageBreak/>
              <w:t>เกณฑ์เป้าหมาย</w:t>
            </w:r>
            <w:r w:rsidRPr="002439EA">
              <w:rPr>
                <w:rFonts w:ascii="TH SarabunPSK" w:hAnsi="TH SarabunPSK" w:cs="TH SarabunPSK"/>
                <w:sz w:val="32"/>
                <w:szCs w:val="32"/>
                <w:cs/>
                <w:lang w:val="en-GB"/>
              </w:rPr>
              <w:t xml:space="preserve">  เพื่อลดอัตราการเสียชีวิต จากภาวะการติดเชื้อในกระแสเลือด</w:t>
            </w:r>
            <w:r w:rsidRPr="002439EA">
              <w:rPr>
                <w:rFonts w:ascii="TH SarabunPSK" w:hAnsi="TH SarabunPSK" w:cs="TH SarabunPSK"/>
                <w:b/>
                <w:bCs/>
                <w:sz w:val="32"/>
                <w:szCs w:val="32"/>
                <w:cs/>
                <w:lang w:val="en-GB"/>
              </w:rPr>
              <w:t>แบบรุนแรง</w:t>
            </w:r>
            <w:r w:rsidRPr="002439EA">
              <w:rPr>
                <w:rFonts w:ascii="TH SarabunPSK" w:hAnsi="TH SarabunPSK" w:cs="TH SarabunPSK"/>
                <w:sz w:val="32"/>
                <w:szCs w:val="32"/>
                <w:cs/>
                <w:lang w:val="en-GB"/>
              </w:rPr>
              <w:t xml:space="preserve">ของผู้ป่วยที่เข้ารับการรักษาในโรงพยาบาล </w:t>
            </w:r>
            <w:r w:rsidRPr="002439EA">
              <w:rPr>
                <w:rFonts w:ascii="TH SarabunPSK" w:hAnsi="TH SarabunPSK" w:cs="TH SarabunPSK"/>
                <w:b/>
                <w:bCs/>
                <w:sz w:val="32"/>
                <w:szCs w:val="32"/>
              </w:rPr>
              <w:t>&lt;</w:t>
            </w:r>
            <w:r w:rsidRPr="002439EA">
              <w:rPr>
                <w:rFonts w:ascii="TH SarabunPSK" w:hAnsi="TH SarabunPSK" w:cs="TH SarabunPSK"/>
                <w:sz w:val="32"/>
                <w:szCs w:val="32"/>
                <w:cs/>
                <w:lang w:val="en-GB"/>
              </w:rPr>
              <w:t>ร้อยละ 2</w:t>
            </w:r>
            <w:r w:rsidRPr="002439EA">
              <w:rPr>
                <w:rFonts w:ascii="TH SarabunPSK" w:hAnsi="TH SarabunPSK" w:cs="TH SarabunPSK"/>
                <w:sz w:val="32"/>
                <w:szCs w:val="32"/>
                <w:cs/>
              </w:rPr>
              <w:t xml:space="preserve">4ในกลุ่มผู้ป่วย </w:t>
            </w:r>
            <w:r w:rsidRPr="002439EA">
              <w:rPr>
                <w:rFonts w:ascii="TH SarabunPSK" w:hAnsi="TH SarabunPSK" w:cs="TH SarabunPSK"/>
                <w:sz w:val="32"/>
                <w:szCs w:val="32"/>
              </w:rPr>
              <w:t xml:space="preserve">community-acquired sepsis </w:t>
            </w:r>
            <w:r w:rsidRPr="002439EA">
              <w:rPr>
                <w:rFonts w:ascii="TH SarabunPSK" w:hAnsi="TH SarabunPSK" w:cs="TH SarabunPSK"/>
                <w:b/>
                <w:bCs/>
                <w:sz w:val="32"/>
                <w:szCs w:val="32"/>
              </w:rPr>
              <w:t>&lt;</w:t>
            </w:r>
            <w:r w:rsidRPr="002439EA">
              <w:rPr>
                <w:rFonts w:ascii="TH SarabunPSK" w:hAnsi="TH SarabunPSK" w:cs="TH SarabunPSK"/>
                <w:sz w:val="32"/>
                <w:szCs w:val="32"/>
                <w:cs/>
              </w:rPr>
              <w:t xml:space="preserve">ร้อยละ </w:t>
            </w:r>
            <w:r w:rsidRPr="002439EA">
              <w:rPr>
                <w:rFonts w:ascii="TH SarabunPSK" w:hAnsi="TH SarabunPSK" w:cs="TH SarabunPSK"/>
                <w:sz w:val="32"/>
                <w:szCs w:val="32"/>
              </w:rPr>
              <w:t>48</w:t>
            </w:r>
            <w:r w:rsidRPr="002439EA">
              <w:rPr>
                <w:rFonts w:ascii="TH SarabunPSK" w:hAnsi="TH SarabunPSK" w:cs="TH SarabunPSK"/>
                <w:sz w:val="32"/>
                <w:szCs w:val="32"/>
                <w:cs/>
              </w:rPr>
              <w:t>ในกลุ่มผู้ป่วย</w:t>
            </w:r>
            <w:r w:rsidRPr="002439EA">
              <w:rPr>
                <w:rFonts w:ascii="TH SarabunPSK" w:hAnsi="TH SarabunPSK" w:cs="TH SarabunPSK"/>
                <w:sz w:val="32"/>
                <w:szCs w:val="32"/>
              </w:rPr>
              <w:t>hospital-acquired sepsis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2439EA"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ปีงบประมาณ </w:t>
                  </w:r>
                  <w:r w:rsidRPr="002439EA">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ปีงบประมาณ </w:t>
                  </w:r>
                  <w:r w:rsidRPr="002439EA">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ปีงบประมาณ </w:t>
                  </w:r>
                  <w:r w:rsidRPr="002439EA">
                    <w:rPr>
                      <w:rFonts w:ascii="TH SarabunPSK" w:hAnsi="TH SarabunPSK" w:cs="TH SarabunPSK"/>
                      <w:b/>
                      <w:bCs/>
                      <w:sz w:val="32"/>
                      <w:szCs w:val="32"/>
                    </w:rPr>
                    <w:t>64</w:t>
                  </w:r>
                </w:p>
              </w:tc>
            </w:tr>
            <w:tr w:rsidR="004B2A71" w:rsidRPr="002439EA"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&lt;</w:t>
                  </w:r>
                  <w:r w:rsidRPr="002439EA">
                    <w:rPr>
                      <w:rFonts w:ascii="TH SarabunPSK" w:hAnsi="TH SarabunPSK" w:cs="TH SarabunPSK"/>
                      <w:sz w:val="32"/>
                      <w:szCs w:val="32"/>
                      <w:cs/>
                    </w:rPr>
                    <w:t>ร้อยละ 30</w:t>
                  </w:r>
                </w:p>
              </w:tc>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&lt;</w:t>
                  </w:r>
                  <w:r w:rsidRPr="002439EA">
                    <w:rPr>
                      <w:rFonts w:ascii="TH SarabunPSK" w:hAnsi="TH SarabunPSK" w:cs="TH SarabunPSK"/>
                      <w:sz w:val="32"/>
                      <w:szCs w:val="32"/>
                      <w:cs/>
                    </w:rPr>
                    <w:t xml:space="preserve">ร้อยละ </w:t>
                  </w:r>
                  <w:r w:rsidRPr="002439EA">
                    <w:rPr>
                      <w:rFonts w:ascii="TH SarabunPSK" w:hAnsi="TH SarabunPSK" w:cs="TH SarabunPSK"/>
                      <w:sz w:val="32"/>
                      <w:szCs w:val="32"/>
                    </w:rPr>
                    <w:t>28/50</w:t>
                  </w:r>
                </w:p>
              </w:tc>
              <w:tc>
                <w:tcPr>
                  <w:tcW w:w="1843" w:type="dxa"/>
                  <w:tcBorders>
                    <w:top w:val="single" w:sz="4" w:space="0" w:color="000000"/>
                    <w:left w:val="single" w:sz="4" w:space="0" w:color="000000"/>
                    <w:bottom w:val="single" w:sz="4" w:space="0" w:color="000000"/>
                    <w:right w:val="single" w:sz="4" w:space="0" w:color="000000"/>
                  </w:tcBorders>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&lt;</w:t>
                  </w:r>
                  <w:r w:rsidRPr="002439EA">
                    <w:rPr>
                      <w:rFonts w:ascii="TH SarabunPSK" w:hAnsi="TH SarabunPSK" w:cs="TH SarabunPSK"/>
                      <w:sz w:val="32"/>
                      <w:szCs w:val="32"/>
                      <w:cs/>
                    </w:rPr>
                    <w:t xml:space="preserve">ร้อยละ </w:t>
                  </w:r>
                  <w:r w:rsidRPr="002439EA">
                    <w:rPr>
                      <w:rFonts w:ascii="TH SarabunPSK" w:hAnsi="TH SarabunPSK" w:cs="TH SarabunPSK"/>
                      <w:sz w:val="32"/>
                      <w:szCs w:val="32"/>
                    </w:rPr>
                    <w:t>24/48</w:t>
                  </w:r>
                </w:p>
              </w:tc>
            </w:tr>
          </w:tbl>
          <w:p w:rsidR="004B2A71" w:rsidRPr="002439EA" w:rsidRDefault="004B2A71" w:rsidP="004B2A71">
            <w:pPr>
              <w:rPr>
                <w:rFonts w:ascii="TH SarabunPSK" w:hAnsi="TH SarabunPSK" w:cs="TH SarabunPSK"/>
                <w:sz w:val="32"/>
                <w:szCs w:val="32"/>
                <w:lang w:val="en-GB"/>
              </w:rPr>
            </w:pP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lang w:val="en-GB"/>
              </w:rPr>
            </w:pPr>
            <w:r w:rsidRPr="002439EA">
              <w:rPr>
                <w:rFonts w:ascii="TH SarabunPSK" w:hAnsi="TH SarabunPSK" w:cs="TH SarabunPSK"/>
                <w:sz w:val="32"/>
                <w:szCs w:val="32"/>
                <w:cs/>
                <w:lang w:val="en-GB"/>
              </w:rPr>
              <w:t>เพื่อลดอัตราการเสียชีวิตจากภาวะการติดเชื้อในกระแสเลือด</w:t>
            </w:r>
            <w:r w:rsidRPr="002439EA">
              <w:rPr>
                <w:rFonts w:ascii="TH SarabunPSK" w:hAnsi="TH SarabunPSK" w:cs="TH SarabunPSK"/>
                <w:b/>
                <w:bCs/>
                <w:sz w:val="32"/>
                <w:szCs w:val="32"/>
                <w:cs/>
                <w:lang w:val="en-GB"/>
              </w:rPr>
              <w:t>แบบรุนแรง</w:t>
            </w:r>
            <w:r w:rsidRPr="002439EA">
              <w:rPr>
                <w:rFonts w:ascii="TH SarabunPSK" w:hAnsi="TH SarabunPSK" w:cs="TH SarabunPSK"/>
                <w:sz w:val="32"/>
                <w:szCs w:val="32"/>
                <w:cs/>
                <w:lang w:val="en-GB"/>
              </w:rPr>
              <w:t>ของผู้ป่วยที่เข้ารับการรักษาในโรงพยาบาล รวมถึงการพัฒนาเครือข่ายการดูแลรักษาผู้ป่วย</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tabs>
                <w:tab w:val="left" w:pos="4335"/>
              </w:tabs>
              <w:rPr>
                <w:rFonts w:ascii="TH SarabunPSK" w:hAnsi="TH SarabunPSK" w:cs="TH SarabunPSK"/>
                <w:sz w:val="32"/>
                <w:szCs w:val="32"/>
              </w:rPr>
            </w:pPr>
            <w:r w:rsidRPr="002439EA">
              <w:rPr>
                <w:rFonts w:ascii="TH SarabunPSK" w:hAnsi="TH SarabunPSK" w:cs="TH SarabunPSK"/>
                <w:b/>
                <w:bCs/>
                <w:sz w:val="32"/>
                <w:szCs w:val="32"/>
                <w:cs/>
              </w:rPr>
              <w:t xml:space="preserve">ผู้ป่วยติดเชื้อในกระแสเลือดแบบรุนแรงชนิด </w:t>
            </w:r>
            <w:r w:rsidRPr="002439EA">
              <w:rPr>
                <w:rFonts w:ascii="TH SarabunPSK" w:hAnsi="TH SarabunPSK" w:cs="TH SarabunPSK"/>
                <w:b/>
                <w:bCs/>
                <w:sz w:val="32"/>
                <w:szCs w:val="32"/>
              </w:rPr>
              <w:t>community-acquired</w:t>
            </w:r>
            <w:r w:rsidRPr="002439EA">
              <w:rPr>
                <w:rFonts w:ascii="TH SarabunPSK" w:hAnsi="TH SarabunPSK" w:cs="TH SarabunPSK"/>
                <w:sz w:val="32"/>
                <w:szCs w:val="32"/>
                <w:cs/>
              </w:rPr>
              <w:t>ที่เข้ารับการรักษาในโรงพยาบาลทุกระดับ</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รายงานการเสียชีวิตจากการติดเชื้อในกระแสเลือด ตามแนวทางการเก็บข้อมูลจาก</w:t>
            </w:r>
            <w:r w:rsidRPr="002439EA">
              <w:rPr>
                <w:rFonts w:ascii="TH SarabunPSK" w:hAnsi="TH SarabunPSK" w:cs="TH SarabunPSK"/>
                <w:sz w:val="32"/>
                <w:szCs w:val="32"/>
              </w:rPr>
              <w:t xml:space="preserve">ICD-10 </w:t>
            </w:r>
            <w:r w:rsidRPr="002439EA">
              <w:rPr>
                <w:rFonts w:ascii="TH SarabunPSK" w:hAnsi="TH SarabunPSK" w:cs="TH SarabunPSK"/>
                <w:sz w:val="32"/>
                <w:szCs w:val="32"/>
                <w:cs/>
              </w:rPr>
              <w:t>โดยใช้การประเมินข้อมูลจาก</w:t>
            </w:r>
            <w:r w:rsidRPr="002439EA">
              <w:rPr>
                <w:rFonts w:ascii="TH SarabunPSK" w:hAnsi="TH SarabunPSK" w:cs="TH SarabunPSK"/>
                <w:sz w:val="32"/>
                <w:szCs w:val="32"/>
              </w:rPr>
              <w:t xml:space="preserve"> Health Data Center (HDC) </w:t>
            </w:r>
            <w:r w:rsidRPr="002439EA">
              <w:rPr>
                <w:rFonts w:ascii="TH SarabunPSK" w:hAnsi="TH SarabunPSK" w:cs="TH SarabunPSK"/>
                <w:sz w:val="32"/>
                <w:szCs w:val="32"/>
                <w:cs/>
              </w:rPr>
              <w:t xml:space="preserve">กระทรวงสาธารณสุขโดยนำเสนอในภาพรวมของจังหวัด หรือ ภาพรวมของเขตสุขภาพ </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jc w:val="thaiDistribute"/>
              <w:rPr>
                <w:rFonts w:ascii="TH SarabunPSK" w:hAnsi="TH SarabunPSK" w:cs="TH SarabunPSK"/>
                <w:sz w:val="32"/>
                <w:szCs w:val="32"/>
                <w:cs/>
              </w:rPr>
            </w:pPr>
            <w:r w:rsidRPr="002439EA">
              <w:rPr>
                <w:rFonts w:ascii="TH SarabunPSK" w:hAnsi="TH SarabunPSK" w:cs="TH SarabunPSK"/>
                <w:sz w:val="32"/>
                <w:szCs w:val="32"/>
                <w:cs/>
              </w:rPr>
              <w:t>ฐานข้อมูลของโรงพยาบาลหรือ ฐานข้อมูลจากการประเมินข้อมูลจาก</w:t>
            </w:r>
            <w:r w:rsidRPr="002439EA">
              <w:rPr>
                <w:rFonts w:ascii="TH SarabunPSK" w:hAnsi="TH SarabunPSK" w:cs="TH SarabunPSK"/>
                <w:sz w:val="32"/>
                <w:szCs w:val="32"/>
              </w:rPr>
              <w:t xml:space="preserve"> Health Data Center (HDC) </w:t>
            </w:r>
            <w:r w:rsidRPr="002439EA">
              <w:rPr>
                <w:rFonts w:ascii="TH SarabunPSK" w:hAnsi="TH SarabunPSK" w:cs="TH SarabunPSK"/>
                <w:sz w:val="32"/>
                <w:szCs w:val="32"/>
                <w:cs/>
              </w:rPr>
              <w:t>กระทรวงสาธารณสุข หรือเก็บผ่านโปรแกรมอื่นๆที่มีประสิทธิภาพได้ใกล้เคียงกัน</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rPr>
              <w:t xml:space="preserve">A= </w:t>
            </w:r>
            <w:r w:rsidRPr="002439EA">
              <w:rPr>
                <w:rFonts w:ascii="TH SarabunPSK" w:hAnsi="TH SarabunPSK" w:cs="TH SarabunPSK"/>
                <w:sz w:val="32"/>
                <w:szCs w:val="32"/>
                <w:cs/>
              </w:rPr>
              <w:t>จำนวนผู้ป่วยที่เสียชีวิต</w:t>
            </w:r>
            <w:r w:rsidRPr="002439EA">
              <w:rPr>
                <w:rFonts w:ascii="TH SarabunPSK" w:hAnsi="TH SarabunPSK" w:cs="TH SarabunPSK"/>
                <w:sz w:val="32"/>
                <w:szCs w:val="32"/>
              </w:rPr>
              <w:t xml:space="preserve">(dead) </w:t>
            </w:r>
            <w:r w:rsidRPr="002439EA">
              <w:rPr>
                <w:rFonts w:ascii="TH SarabunPSK" w:hAnsi="TH SarabunPSK" w:cs="TH SarabunPSK"/>
                <w:sz w:val="32"/>
                <w:szCs w:val="32"/>
                <w:cs/>
              </w:rPr>
              <w:t xml:space="preserve">จากภาวะการติดเชื้อในกระแสเลือดแบบรุนแรงชนิด </w:t>
            </w:r>
            <w:r w:rsidRPr="002439EA">
              <w:rPr>
                <w:rFonts w:ascii="TH SarabunPSK" w:hAnsi="TH SarabunPSK" w:cs="TH SarabunPSK"/>
                <w:sz w:val="32"/>
                <w:szCs w:val="32"/>
              </w:rPr>
              <w:t>community-acquired</w:t>
            </w:r>
            <w:r w:rsidRPr="002439EA">
              <w:rPr>
                <w:rFonts w:ascii="TH SarabunPSK" w:hAnsi="TH SarabunPSK" w:cs="TH SarabunPSK"/>
                <w:sz w:val="32"/>
                <w:szCs w:val="32"/>
                <w:cs/>
              </w:rPr>
              <w:t xml:space="preserve">ที่ลง </w:t>
            </w:r>
            <w:r w:rsidRPr="002439EA">
              <w:rPr>
                <w:rFonts w:ascii="TH SarabunPSK" w:hAnsi="TH SarabunPSK" w:cs="TH SarabunPSK"/>
                <w:sz w:val="32"/>
                <w:szCs w:val="32"/>
              </w:rPr>
              <w:t xml:space="preserve">ICD 10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 xml:space="preserve">R 65.1 </w:t>
            </w:r>
            <w:r w:rsidRPr="002439EA">
              <w:rPr>
                <w:rFonts w:ascii="TH SarabunPSK" w:hAnsi="TH SarabunPSK" w:cs="TH SarabunPSK"/>
                <w:sz w:val="32"/>
                <w:szCs w:val="32"/>
                <w:cs/>
              </w:rPr>
              <w:t>และ</w:t>
            </w:r>
            <w:r w:rsidRPr="002439EA">
              <w:rPr>
                <w:rFonts w:ascii="TH SarabunPSK" w:hAnsi="TH SarabunPSK" w:cs="TH SarabunPSK"/>
                <w:sz w:val="32"/>
                <w:szCs w:val="32"/>
              </w:rPr>
              <w:t xml:space="preserve"> R57.2 </w:t>
            </w:r>
            <w:r w:rsidRPr="002439EA">
              <w:rPr>
                <w:rFonts w:ascii="TH SarabunPSK" w:hAnsi="TH SarabunPSK" w:cs="TH SarabunPSK"/>
                <w:sz w:val="32"/>
                <w:szCs w:val="32"/>
                <w:cs/>
              </w:rPr>
              <w:t xml:space="preserve"> ใน </w:t>
            </w:r>
            <w:r w:rsidRPr="002439EA">
              <w:rPr>
                <w:rFonts w:ascii="TH SarabunPSK" w:hAnsi="TH SarabunPSK" w:cs="TH SarabunPSK"/>
                <w:sz w:val="32"/>
                <w:szCs w:val="32"/>
              </w:rPr>
              <w:t>Principle Diagnosis</w:t>
            </w:r>
            <w:r w:rsidRPr="002439EA">
              <w:rPr>
                <w:rFonts w:ascii="TH SarabunPSK" w:hAnsi="TH SarabunPSK" w:cs="TH SarabunPSK"/>
                <w:sz w:val="32"/>
                <w:szCs w:val="32"/>
                <w:cs/>
              </w:rPr>
              <w:t xml:space="preserve"> และ</w:t>
            </w:r>
            <w:r w:rsidRPr="002439EA">
              <w:rPr>
                <w:rFonts w:ascii="TH SarabunPSK" w:hAnsi="TH SarabunPSK" w:cs="TH SarabunPSK"/>
                <w:sz w:val="32"/>
                <w:szCs w:val="32"/>
              </w:rPr>
              <w:t xml:space="preserve"> Comorbidity  </w:t>
            </w:r>
            <w:r w:rsidRPr="002439EA">
              <w:rPr>
                <w:rFonts w:ascii="TH SarabunPSK" w:hAnsi="TH SarabunPSK" w:cs="TH SarabunPSK"/>
                <w:sz w:val="32"/>
                <w:szCs w:val="32"/>
                <w:cs/>
              </w:rPr>
              <w:t xml:space="preserve">ไม่นับรวมที่ลงใน </w:t>
            </w:r>
            <w:r w:rsidRPr="002439EA">
              <w:rPr>
                <w:rFonts w:ascii="TH SarabunPSK" w:hAnsi="TH SarabunPSK" w:cs="TH SarabunPSK"/>
                <w:sz w:val="32"/>
                <w:szCs w:val="32"/>
              </w:rPr>
              <w:t xml:space="preserve">Post Admission Comorbidity (complication) </w:t>
            </w:r>
            <w:r w:rsidRPr="002439EA">
              <w:rPr>
                <w:rFonts w:ascii="TH SarabunPSK" w:hAnsi="TH SarabunPSK" w:cs="TH SarabunPSK"/>
                <w:sz w:val="32"/>
                <w:szCs w:val="32"/>
                <w:cs/>
              </w:rPr>
              <w:t xml:space="preserve">และไม่นับรวมผู้ป่วย </w:t>
            </w:r>
            <w:r w:rsidRPr="002439EA">
              <w:rPr>
                <w:rFonts w:ascii="TH SarabunPSK" w:hAnsi="TH SarabunPSK" w:cs="TH SarabunPSK"/>
                <w:sz w:val="32"/>
                <w:szCs w:val="32"/>
              </w:rPr>
              <w:t>palliative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Z 51.5)</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rPr>
              <w:t xml:space="preserve">B= </w:t>
            </w:r>
            <w:r w:rsidRPr="002439EA">
              <w:rPr>
                <w:rFonts w:ascii="TH SarabunPSK" w:hAnsi="TH SarabunPSK" w:cs="TH SarabunPSK"/>
                <w:sz w:val="32"/>
                <w:szCs w:val="32"/>
                <w:cs/>
              </w:rPr>
              <w:t xml:space="preserve">จำนวนผู้ป่วยที่ปฏิเสธการรักษาเพื่อกลับไปเสียชีวิตที่บ้าน </w:t>
            </w:r>
            <w:r w:rsidRPr="002439EA">
              <w:rPr>
                <w:rFonts w:ascii="TH SarabunPSK" w:hAnsi="TH SarabunPSK" w:cs="TH SarabunPSK"/>
                <w:sz w:val="32"/>
                <w:szCs w:val="32"/>
              </w:rPr>
              <w:t xml:space="preserve">(against advise) </w:t>
            </w:r>
            <w:r w:rsidRPr="002439EA">
              <w:rPr>
                <w:rFonts w:ascii="TH SarabunPSK" w:hAnsi="TH SarabunPSK" w:cs="TH SarabunPSK"/>
                <w:sz w:val="32"/>
                <w:szCs w:val="32"/>
                <w:cs/>
              </w:rPr>
              <w:t xml:space="preserve">จากภาวะการติดเชื้อในกระแสเลือดแบบรุนแรงชนิด </w:t>
            </w:r>
            <w:r w:rsidRPr="002439EA">
              <w:rPr>
                <w:rFonts w:ascii="TH SarabunPSK" w:hAnsi="TH SarabunPSK" w:cs="TH SarabunPSK"/>
                <w:sz w:val="32"/>
                <w:szCs w:val="32"/>
              </w:rPr>
              <w:t>community-acquired</w:t>
            </w:r>
            <w:r w:rsidRPr="002439EA">
              <w:rPr>
                <w:rFonts w:ascii="TH SarabunPSK" w:hAnsi="TH SarabunPSK" w:cs="TH SarabunPSK"/>
                <w:sz w:val="32"/>
                <w:szCs w:val="32"/>
                <w:cs/>
              </w:rPr>
              <w:t xml:space="preserve">ที่ลง </w:t>
            </w:r>
            <w:r w:rsidRPr="002439EA">
              <w:rPr>
                <w:rFonts w:ascii="TH SarabunPSK" w:hAnsi="TH SarabunPSK" w:cs="TH SarabunPSK"/>
                <w:sz w:val="32"/>
                <w:szCs w:val="32"/>
              </w:rPr>
              <w:t xml:space="preserve">ICD 10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 xml:space="preserve">R 65.1 </w:t>
            </w:r>
            <w:r w:rsidRPr="002439EA">
              <w:rPr>
                <w:rFonts w:ascii="TH SarabunPSK" w:hAnsi="TH SarabunPSK" w:cs="TH SarabunPSK"/>
                <w:sz w:val="32"/>
                <w:szCs w:val="32"/>
                <w:cs/>
              </w:rPr>
              <w:t>และ</w:t>
            </w:r>
            <w:r w:rsidRPr="002439EA">
              <w:rPr>
                <w:rFonts w:ascii="TH SarabunPSK" w:hAnsi="TH SarabunPSK" w:cs="TH SarabunPSK"/>
                <w:sz w:val="32"/>
                <w:szCs w:val="32"/>
              </w:rPr>
              <w:t xml:space="preserve"> R57.2 </w:t>
            </w:r>
            <w:r w:rsidRPr="002439EA">
              <w:rPr>
                <w:rFonts w:ascii="TH SarabunPSK" w:hAnsi="TH SarabunPSK" w:cs="TH SarabunPSK"/>
                <w:sz w:val="32"/>
                <w:szCs w:val="32"/>
                <w:cs/>
              </w:rPr>
              <w:t xml:space="preserve"> ใน </w:t>
            </w:r>
            <w:r w:rsidRPr="002439EA">
              <w:rPr>
                <w:rFonts w:ascii="TH SarabunPSK" w:hAnsi="TH SarabunPSK" w:cs="TH SarabunPSK"/>
                <w:sz w:val="32"/>
                <w:szCs w:val="32"/>
              </w:rPr>
              <w:t>Principle Diagnosis</w:t>
            </w:r>
            <w:r w:rsidRPr="002439EA">
              <w:rPr>
                <w:rFonts w:ascii="TH SarabunPSK" w:hAnsi="TH SarabunPSK" w:cs="TH SarabunPSK"/>
                <w:sz w:val="32"/>
                <w:szCs w:val="32"/>
                <w:cs/>
              </w:rPr>
              <w:t xml:space="preserve"> และ</w:t>
            </w:r>
            <w:r w:rsidRPr="002439EA">
              <w:rPr>
                <w:rFonts w:ascii="TH SarabunPSK" w:hAnsi="TH SarabunPSK" w:cs="TH SarabunPSK"/>
                <w:sz w:val="32"/>
                <w:szCs w:val="32"/>
              </w:rPr>
              <w:t xml:space="preserve"> Comorbidity  </w:t>
            </w:r>
            <w:r w:rsidRPr="002439EA">
              <w:rPr>
                <w:rFonts w:ascii="TH SarabunPSK" w:hAnsi="TH SarabunPSK" w:cs="TH SarabunPSK"/>
                <w:sz w:val="32"/>
                <w:szCs w:val="32"/>
                <w:cs/>
              </w:rPr>
              <w:t xml:space="preserve">ไม่นับรวมที่ลงใน </w:t>
            </w:r>
            <w:r w:rsidRPr="002439EA">
              <w:rPr>
                <w:rFonts w:ascii="TH SarabunPSK" w:hAnsi="TH SarabunPSK" w:cs="TH SarabunPSK"/>
                <w:sz w:val="32"/>
                <w:szCs w:val="32"/>
              </w:rPr>
              <w:t xml:space="preserve">Post Admission Comorbidity (complication) </w:t>
            </w:r>
            <w:r w:rsidRPr="002439EA">
              <w:rPr>
                <w:rFonts w:ascii="TH SarabunPSK" w:hAnsi="TH SarabunPSK" w:cs="TH SarabunPSK"/>
                <w:sz w:val="32"/>
                <w:szCs w:val="32"/>
                <w:cs/>
              </w:rPr>
              <w:t xml:space="preserve">และไม่นับรวมผู้ป่วย </w:t>
            </w:r>
            <w:r w:rsidRPr="002439EA">
              <w:rPr>
                <w:rFonts w:ascii="TH SarabunPSK" w:hAnsi="TH SarabunPSK" w:cs="TH SarabunPSK"/>
                <w:sz w:val="32"/>
                <w:szCs w:val="32"/>
              </w:rPr>
              <w:t>palliative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Z 51.5)</w:t>
            </w:r>
            <w:r w:rsidRPr="002439EA">
              <w:rPr>
                <w:rFonts w:ascii="TH SarabunPSK" w:hAnsi="TH SarabunPSK" w:cs="TH SarabunPSK"/>
                <w:sz w:val="32"/>
                <w:szCs w:val="32"/>
                <w:cs/>
              </w:rPr>
              <w:t>โดยมีสถานภาพการจำหน่าย (</w:t>
            </w:r>
            <w:r w:rsidRPr="002439EA">
              <w:rPr>
                <w:rFonts w:ascii="TH SarabunPSK" w:hAnsi="TH SarabunPSK" w:cs="TH SarabunPSK"/>
                <w:sz w:val="32"/>
                <w:szCs w:val="32"/>
              </w:rPr>
              <w:t>Discharge status</w:t>
            </w:r>
            <w:r w:rsidRPr="002439EA">
              <w:rPr>
                <w:rFonts w:ascii="TH SarabunPSK" w:hAnsi="TH SarabunPSK" w:cs="TH SarabunPSK"/>
                <w:sz w:val="32"/>
                <w:szCs w:val="32"/>
                <w:cs/>
              </w:rPr>
              <w:t xml:space="preserve">) </w:t>
            </w:r>
            <w:r w:rsidRPr="002439EA">
              <w:rPr>
                <w:rFonts w:ascii="TH SarabunPSK" w:hAnsi="TH SarabunPSK" w:cs="TH SarabunPSK"/>
                <w:sz w:val="32"/>
                <w:szCs w:val="32"/>
              </w:rPr>
              <w:t xml:space="preserve">= 2 </w:t>
            </w:r>
            <w:r w:rsidRPr="002439EA">
              <w:rPr>
                <w:rFonts w:ascii="TH SarabunPSK" w:hAnsi="TH SarabunPSK" w:cs="TH SarabunPSK"/>
                <w:sz w:val="32"/>
                <w:szCs w:val="32"/>
                <w:cs/>
              </w:rPr>
              <w:t>ปฏิเสธการรักษา</w:t>
            </w:r>
            <w:r w:rsidRPr="002439EA">
              <w:rPr>
                <w:rFonts w:ascii="TH SarabunPSK" w:hAnsi="TH SarabunPSK" w:cs="TH SarabunPSK"/>
                <w:sz w:val="32"/>
                <w:szCs w:val="32"/>
              </w:rPr>
              <w:t xml:space="preserve">, </w:t>
            </w:r>
            <w:r w:rsidRPr="002439EA">
              <w:rPr>
                <w:rFonts w:ascii="TH SarabunPSK" w:hAnsi="TH SarabunPSK" w:cs="TH SarabunPSK"/>
                <w:sz w:val="32"/>
                <w:szCs w:val="32"/>
                <w:cs/>
              </w:rPr>
              <w:t>และวิธีการจำหน่าย (</w:t>
            </w:r>
            <w:r w:rsidRPr="002439EA">
              <w:rPr>
                <w:rFonts w:ascii="TH SarabunPSK" w:hAnsi="TH SarabunPSK" w:cs="TH SarabunPSK"/>
                <w:sz w:val="32"/>
                <w:szCs w:val="32"/>
              </w:rPr>
              <w:t>Discharge type</w:t>
            </w:r>
            <w:r w:rsidRPr="002439EA">
              <w:rPr>
                <w:rFonts w:ascii="TH SarabunPSK" w:hAnsi="TH SarabunPSK" w:cs="TH SarabunPSK"/>
                <w:sz w:val="32"/>
                <w:szCs w:val="32"/>
                <w:cs/>
              </w:rPr>
              <w:t>)</w:t>
            </w:r>
            <w:r w:rsidRPr="002439EA">
              <w:rPr>
                <w:rFonts w:ascii="TH SarabunPSK" w:hAnsi="TH SarabunPSK" w:cs="TH SarabunPSK"/>
                <w:sz w:val="32"/>
                <w:szCs w:val="32"/>
              </w:rPr>
              <w:t xml:space="preserve"> = 2</w:t>
            </w:r>
            <w:r w:rsidRPr="002439EA">
              <w:rPr>
                <w:rFonts w:ascii="TH SarabunPSK" w:hAnsi="TH SarabunPSK" w:cs="TH SarabunPSK"/>
                <w:sz w:val="32"/>
                <w:szCs w:val="32"/>
                <w:cs/>
              </w:rPr>
              <w:t xml:space="preserve"> ดีขึ้น</w:t>
            </w:r>
          </w:p>
        </w:tc>
      </w:tr>
      <w:tr w:rsidR="004B2A71" w:rsidRPr="002439EA" w:rsidTr="004B2A71">
        <w:trPr>
          <w:gridAfter w:val="1"/>
          <w:wAfter w:w="9" w:type="dxa"/>
          <w:trHeight w:val="699"/>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 xml:space="preserve">รายการข้อมูล </w:t>
            </w:r>
            <w:r w:rsidRPr="002439EA">
              <w:rPr>
                <w:rFonts w:ascii="TH SarabunPSK" w:hAnsi="TH SarabunPSK" w:cs="TH SarabunPSK"/>
                <w:b/>
                <w:bCs/>
                <w:sz w:val="32"/>
                <w:szCs w:val="32"/>
              </w:rPr>
              <w:t>3</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rPr>
              <w:t xml:space="preserve">C= </w:t>
            </w:r>
            <w:r w:rsidRPr="002439EA">
              <w:rPr>
                <w:rFonts w:ascii="TH SarabunPSK" w:hAnsi="TH SarabunPSK" w:cs="TH SarabunPSK"/>
                <w:sz w:val="32"/>
                <w:szCs w:val="32"/>
                <w:cs/>
              </w:rPr>
              <w:t xml:space="preserve">จำนวนผู้ป่วยที่ปฏิเสธการรักษาเพื่อกลับไปเสียชีวิตที่บ้าน </w:t>
            </w:r>
            <w:r w:rsidRPr="002439EA">
              <w:rPr>
                <w:rFonts w:ascii="TH SarabunPSK" w:hAnsi="TH SarabunPSK" w:cs="TH SarabunPSK"/>
                <w:sz w:val="32"/>
                <w:szCs w:val="32"/>
              </w:rPr>
              <w:t xml:space="preserve">(against advise) </w:t>
            </w:r>
            <w:r w:rsidRPr="002439EA">
              <w:rPr>
                <w:rFonts w:ascii="TH SarabunPSK" w:hAnsi="TH SarabunPSK" w:cs="TH SarabunPSK"/>
                <w:sz w:val="32"/>
                <w:szCs w:val="32"/>
                <w:cs/>
              </w:rPr>
              <w:t xml:space="preserve">จากภาวะการติดเชื้อในกระแสเลือดแบบรุนแรงชนิด </w:t>
            </w:r>
            <w:r w:rsidRPr="002439EA">
              <w:rPr>
                <w:rFonts w:ascii="TH SarabunPSK" w:hAnsi="TH SarabunPSK" w:cs="TH SarabunPSK"/>
                <w:sz w:val="32"/>
                <w:szCs w:val="32"/>
              </w:rPr>
              <w:t xml:space="preserve">community-acquired </w:t>
            </w:r>
            <w:r w:rsidRPr="002439EA">
              <w:rPr>
                <w:rFonts w:ascii="TH SarabunPSK" w:hAnsi="TH SarabunPSK" w:cs="TH SarabunPSK"/>
                <w:sz w:val="32"/>
                <w:szCs w:val="32"/>
                <w:cs/>
              </w:rPr>
              <w:t xml:space="preserve">ที่ลง </w:t>
            </w:r>
            <w:r w:rsidRPr="002439EA">
              <w:rPr>
                <w:rFonts w:ascii="TH SarabunPSK" w:hAnsi="TH SarabunPSK" w:cs="TH SarabunPSK"/>
                <w:sz w:val="32"/>
                <w:szCs w:val="32"/>
              </w:rPr>
              <w:t xml:space="preserve">ICD 10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 xml:space="preserve">R 65.1 </w:t>
            </w:r>
            <w:r w:rsidRPr="002439EA">
              <w:rPr>
                <w:rFonts w:ascii="TH SarabunPSK" w:hAnsi="TH SarabunPSK" w:cs="TH SarabunPSK"/>
                <w:sz w:val="32"/>
                <w:szCs w:val="32"/>
                <w:cs/>
              </w:rPr>
              <w:t>และ</w:t>
            </w:r>
            <w:r w:rsidRPr="002439EA">
              <w:rPr>
                <w:rFonts w:ascii="TH SarabunPSK" w:hAnsi="TH SarabunPSK" w:cs="TH SarabunPSK"/>
                <w:sz w:val="32"/>
                <w:szCs w:val="32"/>
              </w:rPr>
              <w:t xml:space="preserve"> R57.2 </w:t>
            </w:r>
            <w:r w:rsidRPr="002439EA">
              <w:rPr>
                <w:rFonts w:ascii="TH SarabunPSK" w:hAnsi="TH SarabunPSK" w:cs="TH SarabunPSK"/>
                <w:sz w:val="32"/>
                <w:szCs w:val="32"/>
                <w:cs/>
              </w:rPr>
              <w:t xml:space="preserve"> ใน </w:t>
            </w:r>
            <w:r w:rsidRPr="002439EA">
              <w:rPr>
                <w:rFonts w:ascii="TH SarabunPSK" w:hAnsi="TH SarabunPSK" w:cs="TH SarabunPSK"/>
                <w:sz w:val="32"/>
                <w:szCs w:val="32"/>
              </w:rPr>
              <w:t>Principle Diagnosis</w:t>
            </w:r>
            <w:r w:rsidRPr="002439EA">
              <w:rPr>
                <w:rFonts w:ascii="TH SarabunPSK" w:hAnsi="TH SarabunPSK" w:cs="TH SarabunPSK"/>
                <w:sz w:val="32"/>
                <w:szCs w:val="32"/>
                <w:cs/>
              </w:rPr>
              <w:t xml:space="preserve"> และ</w:t>
            </w:r>
            <w:r w:rsidRPr="002439EA">
              <w:rPr>
                <w:rFonts w:ascii="TH SarabunPSK" w:hAnsi="TH SarabunPSK" w:cs="TH SarabunPSK"/>
                <w:sz w:val="32"/>
                <w:szCs w:val="32"/>
              </w:rPr>
              <w:t xml:space="preserve"> Comorbidity  </w:t>
            </w:r>
            <w:r w:rsidRPr="002439EA">
              <w:rPr>
                <w:rFonts w:ascii="TH SarabunPSK" w:hAnsi="TH SarabunPSK" w:cs="TH SarabunPSK"/>
                <w:sz w:val="32"/>
                <w:szCs w:val="32"/>
                <w:cs/>
              </w:rPr>
              <w:t xml:space="preserve">ไม่นับรวมที่ลงใน </w:t>
            </w:r>
            <w:r w:rsidRPr="002439EA">
              <w:rPr>
                <w:rFonts w:ascii="TH SarabunPSK" w:hAnsi="TH SarabunPSK" w:cs="TH SarabunPSK"/>
                <w:sz w:val="32"/>
                <w:szCs w:val="32"/>
              </w:rPr>
              <w:t xml:space="preserve">Post Admission Comorbidity (complication) </w:t>
            </w:r>
            <w:r w:rsidRPr="002439EA">
              <w:rPr>
                <w:rFonts w:ascii="TH SarabunPSK" w:hAnsi="TH SarabunPSK" w:cs="TH SarabunPSK"/>
                <w:sz w:val="32"/>
                <w:szCs w:val="32"/>
                <w:cs/>
              </w:rPr>
              <w:t xml:space="preserve">และไม่นับรวมผู้ป่วย </w:t>
            </w:r>
            <w:r w:rsidRPr="002439EA">
              <w:rPr>
                <w:rFonts w:ascii="TH SarabunPSK" w:hAnsi="TH SarabunPSK" w:cs="TH SarabunPSK"/>
                <w:sz w:val="32"/>
                <w:szCs w:val="32"/>
              </w:rPr>
              <w:t>palliative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Z 51.5)</w:t>
            </w:r>
            <w:r w:rsidRPr="002439EA">
              <w:rPr>
                <w:rFonts w:ascii="TH SarabunPSK" w:hAnsi="TH SarabunPSK" w:cs="TH SarabunPSK"/>
                <w:sz w:val="32"/>
                <w:szCs w:val="32"/>
                <w:cs/>
              </w:rPr>
              <w:t>โดยมีสถานภาพการจำหน่าย (</w:t>
            </w:r>
            <w:r w:rsidRPr="002439EA">
              <w:rPr>
                <w:rFonts w:ascii="TH SarabunPSK" w:hAnsi="TH SarabunPSK" w:cs="TH SarabunPSK"/>
                <w:sz w:val="32"/>
                <w:szCs w:val="32"/>
              </w:rPr>
              <w:t>Discharge status</w:t>
            </w:r>
            <w:r w:rsidRPr="002439EA">
              <w:rPr>
                <w:rFonts w:ascii="TH SarabunPSK" w:hAnsi="TH SarabunPSK" w:cs="TH SarabunPSK"/>
                <w:sz w:val="32"/>
                <w:szCs w:val="32"/>
                <w:cs/>
              </w:rPr>
              <w:t xml:space="preserve">) </w:t>
            </w:r>
            <w:r w:rsidRPr="002439EA">
              <w:rPr>
                <w:rFonts w:ascii="TH SarabunPSK" w:hAnsi="TH SarabunPSK" w:cs="TH SarabunPSK"/>
                <w:sz w:val="32"/>
                <w:szCs w:val="32"/>
              </w:rPr>
              <w:t>= 2</w:t>
            </w:r>
            <w:r w:rsidRPr="002439EA">
              <w:rPr>
                <w:rFonts w:ascii="TH SarabunPSK" w:hAnsi="TH SarabunPSK" w:cs="TH SarabunPSK"/>
                <w:sz w:val="32"/>
                <w:szCs w:val="32"/>
                <w:cs/>
              </w:rPr>
              <w:t xml:space="preserve"> ปฏิเสธการรักษา</w:t>
            </w:r>
            <w:r w:rsidRPr="002439EA">
              <w:rPr>
                <w:rFonts w:ascii="TH SarabunPSK" w:hAnsi="TH SarabunPSK" w:cs="TH SarabunPSK"/>
                <w:sz w:val="32"/>
                <w:szCs w:val="32"/>
              </w:rPr>
              <w:t xml:space="preserve">, </w:t>
            </w:r>
            <w:r w:rsidRPr="002439EA">
              <w:rPr>
                <w:rFonts w:ascii="TH SarabunPSK" w:hAnsi="TH SarabunPSK" w:cs="TH SarabunPSK"/>
                <w:sz w:val="32"/>
                <w:szCs w:val="32"/>
                <w:cs/>
              </w:rPr>
              <w:t>และ</w:t>
            </w:r>
            <w:r w:rsidRPr="002439EA">
              <w:rPr>
                <w:rFonts w:ascii="TH SarabunPSK" w:hAnsi="TH SarabunPSK" w:cs="TH SarabunPSK"/>
                <w:sz w:val="32"/>
                <w:szCs w:val="32"/>
                <w:cs/>
              </w:rPr>
              <w:lastRenderedPageBreak/>
              <w:t>วิธีการจำหน่าย (</w:t>
            </w:r>
            <w:r w:rsidRPr="002439EA">
              <w:rPr>
                <w:rFonts w:ascii="TH SarabunPSK" w:hAnsi="TH SarabunPSK" w:cs="TH SarabunPSK"/>
                <w:sz w:val="32"/>
                <w:szCs w:val="32"/>
              </w:rPr>
              <w:t>Discharge type</w:t>
            </w:r>
            <w:r w:rsidRPr="002439EA">
              <w:rPr>
                <w:rFonts w:ascii="TH SarabunPSK" w:hAnsi="TH SarabunPSK" w:cs="TH SarabunPSK"/>
                <w:sz w:val="32"/>
                <w:szCs w:val="32"/>
                <w:cs/>
              </w:rPr>
              <w:t>)</w:t>
            </w:r>
            <w:r w:rsidRPr="002439EA">
              <w:rPr>
                <w:rFonts w:ascii="TH SarabunPSK" w:hAnsi="TH SarabunPSK" w:cs="TH SarabunPSK"/>
                <w:sz w:val="32"/>
                <w:szCs w:val="32"/>
              </w:rPr>
              <w:t xml:space="preserve"> = 3</w:t>
            </w:r>
            <w:r w:rsidRPr="002439EA">
              <w:rPr>
                <w:rFonts w:ascii="TH SarabunPSK" w:hAnsi="TH SarabunPSK" w:cs="TH SarabunPSK"/>
                <w:sz w:val="32"/>
                <w:szCs w:val="32"/>
                <w:cs/>
              </w:rPr>
              <w:t xml:space="preserve"> ไม่ดีขึ้น</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lastRenderedPageBreak/>
              <w:t xml:space="preserve">รายการข้อมูล </w:t>
            </w:r>
            <w:r w:rsidRPr="002439EA">
              <w:rPr>
                <w:rFonts w:ascii="TH SarabunPSK" w:hAnsi="TH SarabunPSK" w:cs="TH SarabunPSK"/>
                <w:b/>
                <w:bCs/>
                <w:sz w:val="32"/>
                <w:szCs w:val="32"/>
              </w:rPr>
              <w:t>4</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rPr>
              <w:t xml:space="preserve">D= </w:t>
            </w:r>
            <w:r w:rsidRPr="002439EA">
              <w:rPr>
                <w:rFonts w:ascii="TH SarabunPSK" w:hAnsi="TH SarabunPSK" w:cs="TH SarabunPSK"/>
                <w:sz w:val="32"/>
                <w:szCs w:val="32"/>
                <w:cs/>
              </w:rPr>
              <w:t xml:space="preserve">จำนวนผู้ป่วยติดเชื้อในกระแสเลือดแบบรุนแรงชนิด </w:t>
            </w:r>
            <w:r w:rsidRPr="002439EA">
              <w:rPr>
                <w:rFonts w:ascii="TH SarabunPSK" w:hAnsi="TH SarabunPSK" w:cs="TH SarabunPSK"/>
                <w:sz w:val="32"/>
                <w:szCs w:val="32"/>
              </w:rPr>
              <w:t>community-acquired</w:t>
            </w:r>
            <w:r w:rsidRPr="002439EA">
              <w:rPr>
                <w:rFonts w:ascii="TH SarabunPSK" w:hAnsi="TH SarabunPSK" w:cs="TH SarabunPSK"/>
                <w:sz w:val="32"/>
                <w:szCs w:val="32"/>
                <w:cs/>
              </w:rPr>
              <w:t xml:space="preserve"> ทั้งหมด ที่ลง </w:t>
            </w:r>
            <w:r w:rsidRPr="002439EA">
              <w:rPr>
                <w:rFonts w:ascii="TH SarabunPSK" w:hAnsi="TH SarabunPSK" w:cs="TH SarabunPSK"/>
                <w:sz w:val="32"/>
                <w:szCs w:val="32"/>
              </w:rPr>
              <w:t xml:space="preserve">ICD 10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 xml:space="preserve">R 65.1 </w:t>
            </w:r>
            <w:r w:rsidRPr="002439EA">
              <w:rPr>
                <w:rFonts w:ascii="TH SarabunPSK" w:hAnsi="TH SarabunPSK" w:cs="TH SarabunPSK"/>
                <w:sz w:val="32"/>
                <w:szCs w:val="32"/>
                <w:cs/>
              </w:rPr>
              <w:t>และ</w:t>
            </w:r>
            <w:r w:rsidRPr="002439EA">
              <w:rPr>
                <w:rFonts w:ascii="TH SarabunPSK" w:hAnsi="TH SarabunPSK" w:cs="TH SarabunPSK"/>
                <w:sz w:val="32"/>
                <w:szCs w:val="32"/>
              </w:rPr>
              <w:t xml:space="preserve"> R57.2 </w:t>
            </w:r>
            <w:r w:rsidRPr="002439EA">
              <w:rPr>
                <w:rFonts w:ascii="TH SarabunPSK" w:hAnsi="TH SarabunPSK" w:cs="TH SarabunPSK"/>
                <w:sz w:val="32"/>
                <w:szCs w:val="32"/>
                <w:cs/>
              </w:rPr>
              <w:t xml:space="preserve"> ใน </w:t>
            </w:r>
            <w:r w:rsidRPr="002439EA">
              <w:rPr>
                <w:rFonts w:ascii="TH SarabunPSK" w:hAnsi="TH SarabunPSK" w:cs="TH SarabunPSK"/>
                <w:sz w:val="32"/>
                <w:szCs w:val="32"/>
              </w:rPr>
              <w:t>Principle Diagnosis</w:t>
            </w:r>
            <w:r w:rsidRPr="002439EA">
              <w:rPr>
                <w:rFonts w:ascii="TH SarabunPSK" w:hAnsi="TH SarabunPSK" w:cs="TH SarabunPSK"/>
                <w:sz w:val="32"/>
                <w:szCs w:val="32"/>
                <w:cs/>
              </w:rPr>
              <w:t xml:space="preserve"> และ</w:t>
            </w:r>
            <w:r w:rsidRPr="002439EA">
              <w:rPr>
                <w:rFonts w:ascii="TH SarabunPSK" w:hAnsi="TH SarabunPSK" w:cs="TH SarabunPSK"/>
                <w:sz w:val="32"/>
                <w:szCs w:val="32"/>
              </w:rPr>
              <w:t xml:space="preserve"> Comorbidity  </w:t>
            </w:r>
            <w:r w:rsidRPr="002439EA">
              <w:rPr>
                <w:rFonts w:ascii="TH SarabunPSK" w:hAnsi="TH SarabunPSK" w:cs="TH SarabunPSK"/>
                <w:sz w:val="32"/>
                <w:szCs w:val="32"/>
                <w:cs/>
              </w:rPr>
              <w:t xml:space="preserve">ไม่นับรวมที่ลงใน </w:t>
            </w:r>
            <w:r w:rsidRPr="002439EA">
              <w:rPr>
                <w:rFonts w:ascii="TH SarabunPSK" w:hAnsi="TH SarabunPSK" w:cs="TH SarabunPSK"/>
                <w:sz w:val="32"/>
                <w:szCs w:val="32"/>
              </w:rPr>
              <w:t xml:space="preserve">Post Admission Comorbidity (complication) </w:t>
            </w:r>
            <w:r w:rsidRPr="002439EA">
              <w:rPr>
                <w:rFonts w:ascii="TH SarabunPSK" w:hAnsi="TH SarabunPSK" w:cs="TH SarabunPSK"/>
                <w:sz w:val="32"/>
                <w:szCs w:val="32"/>
                <w:cs/>
              </w:rPr>
              <w:t xml:space="preserve">และไม่นับรวมผู้ป่วย </w:t>
            </w:r>
            <w:r w:rsidRPr="002439EA">
              <w:rPr>
                <w:rFonts w:ascii="TH SarabunPSK" w:hAnsi="TH SarabunPSK" w:cs="TH SarabunPSK"/>
                <w:sz w:val="32"/>
                <w:szCs w:val="32"/>
              </w:rPr>
              <w:t>palliative (</w:t>
            </w:r>
            <w:r w:rsidRPr="002439EA">
              <w:rPr>
                <w:rFonts w:ascii="TH SarabunPSK" w:hAnsi="TH SarabunPSK" w:cs="TH SarabunPSK"/>
                <w:sz w:val="32"/>
                <w:szCs w:val="32"/>
                <w:cs/>
              </w:rPr>
              <w:t xml:space="preserve">รหัส </w:t>
            </w:r>
            <w:r w:rsidRPr="002439EA">
              <w:rPr>
                <w:rFonts w:ascii="TH SarabunPSK" w:hAnsi="TH SarabunPSK" w:cs="TH SarabunPSK"/>
                <w:sz w:val="32"/>
                <w:szCs w:val="32"/>
              </w:rPr>
              <w:t>Z 51.5)</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rPr>
              <w:t>(A+C) / D × 100</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cs/>
              </w:rPr>
              <w:t xml:space="preserve">ทุก </w:t>
            </w:r>
            <w:r w:rsidRPr="002439EA">
              <w:rPr>
                <w:rFonts w:ascii="TH SarabunPSK" w:hAnsi="TH SarabunPSK" w:cs="TH SarabunPSK"/>
                <w:sz w:val="32"/>
                <w:szCs w:val="32"/>
              </w:rPr>
              <w:t xml:space="preserve">6  </w:t>
            </w:r>
            <w:r w:rsidRPr="002439EA">
              <w:rPr>
                <w:rFonts w:ascii="TH SarabunPSK" w:hAnsi="TH SarabunPSK" w:cs="TH SarabunPSK"/>
                <w:sz w:val="32"/>
                <w:szCs w:val="32"/>
                <w:cs/>
              </w:rPr>
              <w:t>เดือน</w:t>
            </w:r>
          </w:p>
        </w:tc>
      </w:tr>
      <w:tr w:rsidR="004B2A71" w:rsidRPr="002439EA"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41"/>
        </w:trPr>
        <w:tc>
          <w:tcPr>
            <w:tcW w:w="10353" w:type="dxa"/>
            <w:gridSpan w:val="3"/>
          </w:tcPr>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เกณฑ์การประเมิน</w:t>
            </w:r>
            <w:r w:rsidRPr="002439EA">
              <w:rPr>
                <w:rFonts w:ascii="TH SarabunPSK" w:hAnsi="TH SarabunPSK" w:cs="TH SarabunPSK"/>
                <w:b/>
                <w:bCs/>
                <w:sz w:val="32"/>
                <w:szCs w:val="32"/>
              </w:rPr>
              <w:t xml:space="preserve"> : </w:t>
            </w:r>
          </w:p>
          <w:p w:rsidR="004B2A71" w:rsidRPr="002439EA" w:rsidRDefault="004B2A71" w:rsidP="00634754">
            <w:pPr>
              <w:pStyle w:val="a6"/>
              <w:numPr>
                <w:ilvl w:val="0"/>
                <w:numId w:val="3"/>
              </w:numPr>
              <w:rPr>
                <w:rFonts w:ascii="TH SarabunPSK" w:hAnsi="TH SarabunPSK" w:cs="TH SarabunPSK"/>
                <w:sz w:val="32"/>
                <w:szCs w:val="32"/>
              </w:rPr>
            </w:pPr>
            <w:r w:rsidRPr="002439EA">
              <w:rPr>
                <w:rFonts w:ascii="TH SarabunPSK" w:hAnsi="TH SarabunPSK" w:cs="TH SarabunPSK"/>
                <w:sz w:val="32"/>
                <w:szCs w:val="32"/>
                <w:cs/>
              </w:rPr>
              <w:t>มีคณะทำงานเป็นทีมสหสาขาวิชาชีพของโรงพยาบาลแต่ละระดับ</w:t>
            </w:r>
          </w:p>
          <w:p w:rsidR="004B2A71" w:rsidRPr="002439EA" w:rsidRDefault="004B2A71" w:rsidP="00634754">
            <w:pPr>
              <w:pStyle w:val="a6"/>
              <w:numPr>
                <w:ilvl w:val="0"/>
                <w:numId w:val="3"/>
              </w:numPr>
              <w:rPr>
                <w:rFonts w:ascii="TH SarabunPSK" w:hAnsi="TH SarabunPSK" w:cs="TH SarabunPSK"/>
                <w:sz w:val="32"/>
                <w:szCs w:val="32"/>
              </w:rPr>
            </w:pPr>
            <w:r w:rsidRPr="002439EA">
              <w:rPr>
                <w:rFonts w:ascii="TH SarabunPSK" w:hAnsi="TH SarabunPSK" w:cs="TH SarabunPSK"/>
                <w:sz w:val="32"/>
                <w:szCs w:val="32"/>
                <w:cs/>
              </w:rPr>
              <w:t>มีการพัฒนาเครือข่าย ของโรงพยาบาล และประสานงานระหว่างทีมสหสาขาวิชาชีพของโรงพยาบาลแต่ละระดับ</w:t>
            </w:r>
          </w:p>
          <w:p w:rsidR="004B2A71" w:rsidRPr="002439EA" w:rsidRDefault="004B2A71" w:rsidP="00634754">
            <w:pPr>
              <w:pStyle w:val="a6"/>
              <w:numPr>
                <w:ilvl w:val="0"/>
                <w:numId w:val="3"/>
              </w:numPr>
              <w:rPr>
                <w:rFonts w:ascii="TH SarabunPSK" w:hAnsi="TH SarabunPSK" w:cs="TH SarabunPSK"/>
                <w:sz w:val="32"/>
                <w:szCs w:val="32"/>
              </w:rPr>
            </w:pPr>
            <w:r w:rsidRPr="002439EA">
              <w:rPr>
                <w:rFonts w:ascii="TH SarabunPSK" w:hAnsi="TH SarabunPSK" w:cs="TH SarabunPSK"/>
                <w:sz w:val="32"/>
                <w:szCs w:val="32"/>
                <w:cs/>
              </w:rPr>
              <w:t>มีผลการติดตามกำกับการดำเนินงานตัวชี้วัดหลัก ดังนี้</w:t>
            </w: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ปี 256</w:t>
            </w:r>
            <w:r w:rsidRPr="002439EA">
              <w:rPr>
                <w:rFonts w:ascii="TH SarabunPSK" w:hAnsi="TH SarabunPSK" w:cs="TH SarabunPSK"/>
                <w:b/>
                <w:bCs/>
                <w:sz w:val="32"/>
                <w:szCs w:val="32"/>
              </w:rPr>
              <w:t>2 :</w:t>
            </w:r>
          </w:p>
          <w:tbl>
            <w:tblPr>
              <w:tblStyle w:val="30"/>
              <w:tblW w:w="0" w:type="auto"/>
              <w:tblLayout w:type="fixed"/>
              <w:tblLook w:val="04A0"/>
            </w:tblPr>
            <w:tblGrid>
              <w:gridCol w:w="1980"/>
              <w:gridCol w:w="3260"/>
              <w:gridCol w:w="1559"/>
              <w:gridCol w:w="3319"/>
            </w:tblGrid>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3 เดือน</w:t>
                  </w:r>
                </w:p>
              </w:tc>
              <w:tc>
                <w:tcPr>
                  <w:tcW w:w="3260"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6 เดือน</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9 เดือน</w:t>
                  </w:r>
                </w:p>
              </w:tc>
              <w:tc>
                <w:tcPr>
                  <w:tcW w:w="3319"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12 เดือน</w:t>
                  </w:r>
                </w:p>
              </w:tc>
            </w:tr>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r w:rsidRPr="002439EA">
                    <w:rPr>
                      <w:rFonts w:ascii="TH SarabunPSK" w:hAnsi="TH SarabunPSK" w:cs="TH SarabunPSK"/>
                      <w:cs/>
                    </w:rPr>
                    <w:t>-</w:t>
                  </w:r>
                </w:p>
              </w:tc>
              <w:tc>
                <w:tcPr>
                  <w:tcW w:w="3260"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อัตราตายผู้ป่วยติดเชื้อใน</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กระแสเลือดแบบรุนแรงชนิด </w:t>
                  </w:r>
                  <w:r w:rsidRPr="002439EA">
                    <w:rPr>
                      <w:rFonts w:ascii="TH SarabunPSK" w:hAnsi="TH SarabunPSK" w:cs="TH SarabunPSK"/>
                    </w:rPr>
                    <w:t>community-acquired sepsis</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30</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w:t>
                  </w:r>
                </w:p>
              </w:tc>
              <w:tc>
                <w:tcPr>
                  <w:tcW w:w="3319"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อัตราตายผู้ป่วยติดเชื้อในกระแสเลือดแบบรุนแรงชนิด </w:t>
                  </w:r>
                  <w:r w:rsidRPr="002439EA">
                    <w:rPr>
                      <w:rFonts w:ascii="TH SarabunPSK" w:hAnsi="TH SarabunPSK" w:cs="TH SarabunPSK"/>
                    </w:rPr>
                    <w:t>community-acquired sepsis</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30</w:t>
                  </w:r>
                </w:p>
              </w:tc>
            </w:tr>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r w:rsidRPr="002439EA">
                    <w:rPr>
                      <w:rFonts w:ascii="TH SarabunPSK" w:hAnsi="TH SarabunPSK" w:cs="TH SarabunPSK"/>
                      <w:cs/>
                    </w:rPr>
                    <w:t>-</w:t>
                  </w:r>
                </w:p>
              </w:tc>
              <w:tc>
                <w:tcPr>
                  <w:tcW w:w="3260"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Antibiotic  </w:t>
                  </w:r>
                </w:p>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ภายใน 1 ชม.(นับจากเวลาที่ได้รับการวินิจฉัย)ไม่น้อยกว่าร้อยละ 90</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w:t>
                  </w:r>
                </w:p>
              </w:tc>
              <w:tc>
                <w:tcPr>
                  <w:tcW w:w="3319"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Antibiotic  </w:t>
                  </w:r>
                  <w:r w:rsidRPr="002439EA">
                    <w:rPr>
                      <w:rFonts w:ascii="TH SarabunPSK" w:hAnsi="TH SarabunPSK" w:cs="TH SarabunPSK"/>
                      <w:cs/>
                    </w:rPr>
                    <w:t>ภายใน 1 ชม.(นับจากเวลาที่ได้รับการวินิจฉัย)</w:t>
                  </w:r>
                </w:p>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ไม่น้อยกว่าร้อยละ90</w:t>
                  </w:r>
                </w:p>
              </w:tc>
            </w:tr>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r w:rsidRPr="002439EA">
                    <w:rPr>
                      <w:rFonts w:ascii="TH SarabunPSK" w:hAnsi="TH SarabunPSK" w:cs="TH SarabunPSK"/>
                      <w:cs/>
                    </w:rPr>
                    <w:t>-</w:t>
                  </w:r>
                </w:p>
              </w:tc>
              <w:tc>
                <w:tcPr>
                  <w:tcW w:w="3260"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อัตราการเจาะ </w:t>
                  </w:r>
                  <w:r w:rsidRPr="002439EA">
                    <w:rPr>
                      <w:rFonts w:ascii="TH SarabunPSK" w:hAnsi="TH SarabunPSK" w:cs="TH SarabunPSK"/>
                    </w:rPr>
                    <w:t xml:space="preserve">H/C </w:t>
                  </w:r>
                  <w:r w:rsidRPr="002439EA">
                    <w:rPr>
                      <w:rFonts w:ascii="TH SarabunPSK" w:hAnsi="TH SarabunPSK" w:cs="TH SarabunPSK"/>
                      <w:cs/>
                    </w:rPr>
                    <w:t xml:space="preserve">ก่อนให้ </w:t>
                  </w:r>
                  <w:r w:rsidRPr="002439EA">
                    <w:rPr>
                      <w:rFonts w:ascii="TH SarabunPSK" w:hAnsi="TH SarabunPSK" w:cs="TH SarabunPSK"/>
                    </w:rPr>
                    <w:t xml:space="preserve">Antibiotic  </w:t>
                  </w:r>
                </w:p>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ไม่น้อยกว่าร้อยละ 90</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w:t>
                  </w:r>
                </w:p>
              </w:tc>
              <w:tc>
                <w:tcPr>
                  <w:tcW w:w="3319"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อัตราการเจาะ </w:t>
                  </w:r>
                  <w:r w:rsidRPr="002439EA">
                    <w:rPr>
                      <w:rFonts w:ascii="TH SarabunPSK" w:hAnsi="TH SarabunPSK" w:cs="TH SarabunPSK"/>
                    </w:rPr>
                    <w:t xml:space="preserve">H/C </w:t>
                  </w:r>
                  <w:r w:rsidRPr="002439EA">
                    <w:rPr>
                      <w:rFonts w:ascii="TH SarabunPSK" w:hAnsi="TH SarabunPSK" w:cs="TH SarabunPSK"/>
                      <w:cs/>
                    </w:rPr>
                    <w:t xml:space="preserve">ก่อนให้ </w:t>
                  </w:r>
                  <w:r w:rsidRPr="002439EA">
                    <w:rPr>
                      <w:rFonts w:ascii="TH SarabunPSK" w:hAnsi="TH SarabunPSK" w:cs="TH SarabunPSK"/>
                    </w:rPr>
                    <w:t xml:space="preserve">Antibiotic  </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ไม่น้อยกว่าร้อยละ</w:t>
                  </w:r>
                  <w:r w:rsidRPr="002439EA">
                    <w:rPr>
                      <w:rFonts w:ascii="TH SarabunPSK" w:hAnsi="TH SarabunPSK" w:cs="TH SarabunPSK"/>
                    </w:rPr>
                    <w:t>90</w:t>
                  </w:r>
                </w:p>
              </w:tc>
            </w:tr>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r w:rsidRPr="002439EA">
                    <w:rPr>
                      <w:rFonts w:ascii="TH SarabunPSK" w:hAnsi="TH SarabunPSK" w:cs="TH SarabunPSK"/>
                      <w:cs/>
                    </w:rPr>
                    <w:lastRenderedPageBreak/>
                    <w:t>-</w:t>
                  </w:r>
                </w:p>
              </w:tc>
              <w:tc>
                <w:tcPr>
                  <w:tcW w:w="3260"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IV </w:t>
                  </w:r>
                  <w:r w:rsidRPr="002439EA">
                    <w:rPr>
                      <w:rFonts w:ascii="TH SarabunPSK" w:hAnsi="TH SarabunPSK" w:cs="TH SarabunPSK"/>
                      <w:cs/>
                    </w:rPr>
                    <w:t xml:space="preserve">30 </w:t>
                  </w:r>
                  <w:r w:rsidRPr="002439EA">
                    <w:rPr>
                      <w:rFonts w:ascii="TH SarabunPSK" w:hAnsi="TH SarabunPSK" w:cs="TH SarabunPSK"/>
                    </w:rPr>
                    <w:t xml:space="preserve">ml/kg </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ใน 1 ชม.แรก(ในกรณีไม่มีข้อห้าม)</w:t>
                  </w:r>
                </w:p>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ไม่น้อยกว่าร้อยละ90</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w:t>
                  </w:r>
                </w:p>
              </w:tc>
              <w:tc>
                <w:tcPr>
                  <w:tcW w:w="3319"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IV </w:t>
                  </w:r>
                  <w:r w:rsidRPr="002439EA">
                    <w:rPr>
                      <w:rFonts w:ascii="TH SarabunPSK" w:hAnsi="TH SarabunPSK" w:cs="TH SarabunPSK"/>
                      <w:cs/>
                    </w:rPr>
                    <w:t xml:space="preserve">30 </w:t>
                  </w:r>
                  <w:r w:rsidRPr="002439EA">
                    <w:rPr>
                      <w:rFonts w:ascii="TH SarabunPSK" w:hAnsi="TH SarabunPSK" w:cs="TH SarabunPSK"/>
                    </w:rPr>
                    <w:t xml:space="preserve">ml/kg </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ใน 1 ชม.แรก(ในกรณีไม่มีข้อห้าม)</w:t>
                  </w:r>
                </w:p>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ไม่น้อยกว่าร้อยละ90</w:t>
                  </w:r>
                </w:p>
              </w:tc>
            </w:tr>
            <w:tr w:rsidR="004B2A71" w:rsidRPr="002439EA" w:rsidTr="004B2A71">
              <w:tc>
                <w:tcPr>
                  <w:tcW w:w="1980"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r w:rsidRPr="002439EA">
                    <w:rPr>
                      <w:rFonts w:ascii="TH SarabunPSK" w:hAnsi="TH SarabunPSK" w:cs="TH SarabunPSK"/>
                      <w:cs/>
                    </w:rPr>
                    <w:t>-</w:t>
                  </w:r>
                </w:p>
              </w:tc>
              <w:tc>
                <w:tcPr>
                  <w:tcW w:w="3260"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อัตราที่ผู้ป่วยได้รับการดูแลแบบภาวะวิกฤติ (ระดับ2-3)</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ภายใน 3 ชม.ไม่น้อยกว่าร้อยละ</w:t>
                  </w:r>
                  <w:r w:rsidRPr="002439EA">
                    <w:rPr>
                      <w:rFonts w:ascii="TH SarabunPSK" w:hAnsi="TH SarabunPSK" w:cs="TH SarabunPSK"/>
                    </w:rPr>
                    <w:t>30</w:t>
                  </w:r>
                </w:p>
              </w:tc>
              <w:tc>
                <w:tcPr>
                  <w:tcW w:w="1559"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w:t>
                  </w:r>
                </w:p>
              </w:tc>
              <w:tc>
                <w:tcPr>
                  <w:tcW w:w="3319"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อัตราที่ผู้ป่วยได้รับการดูแลแบบภาวะวิกฤติ (ระดับ2-3)ภายใน 3 ชม.</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ไม่น้อยกว่าร้อยละ</w:t>
                  </w:r>
                  <w:r w:rsidRPr="002439EA">
                    <w:rPr>
                      <w:rFonts w:ascii="TH SarabunPSK" w:hAnsi="TH SarabunPSK" w:cs="TH SarabunPSK"/>
                    </w:rPr>
                    <w:t>30</w:t>
                  </w:r>
                </w:p>
              </w:tc>
            </w:tr>
          </w:tbl>
          <w:p w:rsidR="004B2A71" w:rsidRPr="002439EA" w:rsidRDefault="004B2A71" w:rsidP="004B2A71">
            <w:pPr>
              <w:rPr>
                <w:rFonts w:ascii="TH SarabunPSK" w:hAnsi="TH SarabunPSK" w:cs="TH SarabunPSK"/>
                <w:b/>
                <w:bCs/>
                <w:sz w:val="32"/>
                <w:szCs w:val="32"/>
              </w:rPr>
            </w:pP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ปี 256</w:t>
            </w:r>
            <w:r w:rsidRPr="002439EA">
              <w:rPr>
                <w:rFonts w:ascii="TH SarabunPSK" w:hAnsi="TH SarabunPSK" w:cs="TH SarabunPSK"/>
                <w:b/>
                <w:bCs/>
                <w:sz w:val="32"/>
                <w:szCs w:val="32"/>
              </w:rPr>
              <w:t>3 :</w:t>
            </w:r>
          </w:p>
          <w:tbl>
            <w:tblPr>
              <w:tblStyle w:val="30"/>
              <w:tblW w:w="0" w:type="auto"/>
              <w:tblLayout w:type="fixed"/>
              <w:tblLook w:val="04A0"/>
            </w:tblPr>
            <w:tblGrid>
              <w:gridCol w:w="2156"/>
              <w:gridCol w:w="3118"/>
              <w:gridCol w:w="1701"/>
              <w:gridCol w:w="3143"/>
            </w:tblGrid>
            <w:tr w:rsidR="004B2A71" w:rsidRPr="002439EA" w:rsidTr="004B2A71">
              <w:tc>
                <w:tcPr>
                  <w:tcW w:w="2156"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3 เดือน</w:t>
                  </w:r>
                </w:p>
              </w:tc>
              <w:tc>
                <w:tcPr>
                  <w:tcW w:w="3118"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6 เดือน</w:t>
                  </w:r>
                </w:p>
              </w:tc>
              <w:tc>
                <w:tcPr>
                  <w:tcW w:w="1701"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9 เดือน</w:t>
                  </w:r>
                </w:p>
              </w:tc>
              <w:tc>
                <w:tcPr>
                  <w:tcW w:w="3143"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12 เดือน</w:t>
                  </w:r>
                </w:p>
              </w:tc>
            </w:tr>
            <w:tr w:rsidR="004B2A71" w:rsidRPr="002439EA" w:rsidTr="004B2A71">
              <w:tc>
                <w:tcPr>
                  <w:tcW w:w="2156"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p>
              </w:tc>
              <w:tc>
                <w:tcPr>
                  <w:tcW w:w="3118"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อัตราตายผู้ป่วยติดเชื้อใน</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กระแสเลือดแบบรุนแรงชนิด </w:t>
                  </w:r>
                  <w:r w:rsidRPr="002439EA">
                    <w:rPr>
                      <w:rFonts w:ascii="TH SarabunPSK" w:hAnsi="TH SarabunPSK" w:cs="TH SarabunPSK"/>
                    </w:rPr>
                    <w:t>community-acquired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28</w:t>
                  </w:r>
                  <w:r w:rsidRPr="002439EA">
                    <w:rPr>
                      <w:rFonts w:ascii="TH SarabunPSK" w:hAnsi="TH SarabunPSK" w:cs="TH SarabunPSK"/>
                      <w:cs/>
                    </w:rPr>
                    <w:t xml:space="preserve">และ </w:t>
                  </w:r>
                  <w:r w:rsidRPr="002439EA">
                    <w:rPr>
                      <w:rFonts w:ascii="TH SarabunPSK" w:hAnsi="TH SarabunPSK" w:cs="TH SarabunPSK"/>
                    </w:rPr>
                    <w:t>hospital-acquired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50</w:t>
                  </w:r>
                </w:p>
              </w:tc>
              <w:tc>
                <w:tcPr>
                  <w:tcW w:w="1701"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p>
              </w:tc>
              <w:tc>
                <w:tcPr>
                  <w:tcW w:w="3143"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อัตราตายผู้ป่วยติดเชื้อในกระแสเลือดแบบรุนแรงชนิด </w:t>
                  </w:r>
                  <w:r w:rsidRPr="002439EA">
                    <w:rPr>
                      <w:rFonts w:ascii="TH SarabunPSK" w:hAnsi="TH SarabunPSK" w:cs="TH SarabunPSK"/>
                    </w:rPr>
                    <w:t>community-acquired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28</w:t>
                  </w:r>
                  <w:r w:rsidRPr="002439EA">
                    <w:rPr>
                      <w:rFonts w:ascii="TH SarabunPSK" w:hAnsi="TH SarabunPSK" w:cs="TH SarabunPSK"/>
                      <w:cs/>
                    </w:rPr>
                    <w:t xml:space="preserve">และ </w:t>
                  </w:r>
                  <w:r w:rsidRPr="002439EA">
                    <w:rPr>
                      <w:rFonts w:ascii="TH SarabunPSK" w:hAnsi="TH SarabunPSK" w:cs="TH SarabunPSK"/>
                    </w:rPr>
                    <w:t>hospital-acquired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50</w:t>
                  </w:r>
                </w:p>
              </w:tc>
            </w:tr>
          </w:tbl>
          <w:p w:rsidR="004B2A71" w:rsidRPr="002439EA" w:rsidRDefault="004B2A71" w:rsidP="004B2A71">
            <w:pPr>
              <w:rPr>
                <w:rFonts w:ascii="TH SarabunPSK" w:hAnsi="TH SarabunPSK" w:cs="TH SarabunPSK"/>
                <w:b/>
                <w:bCs/>
                <w:sz w:val="32"/>
                <w:szCs w:val="32"/>
              </w:rPr>
            </w:pP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ปี 256</w:t>
            </w:r>
            <w:r w:rsidRPr="002439EA">
              <w:rPr>
                <w:rFonts w:ascii="TH SarabunPSK" w:hAnsi="TH SarabunPSK" w:cs="TH SarabunPSK"/>
                <w:b/>
                <w:bCs/>
                <w:sz w:val="32"/>
                <w:szCs w:val="32"/>
              </w:rPr>
              <w:t xml:space="preserve">4: </w:t>
            </w:r>
          </w:p>
          <w:tbl>
            <w:tblPr>
              <w:tblStyle w:val="30"/>
              <w:tblW w:w="0" w:type="auto"/>
              <w:tblLayout w:type="fixed"/>
              <w:tblLook w:val="04A0"/>
            </w:tblPr>
            <w:tblGrid>
              <w:gridCol w:w="2156"/>
              <w:gridCol w:w="3118"/>
              <w:gridCol w:w="1701"/>
              <w:gridCol w:w="3143"/>
            </w:tblGrid>
            <w:tr w:rsidR="004B2A71" w:rsidRPr="002439EA" w:rsidTr="004B2A71">
              <w:tc>
                <w:tcPr>
                  <w:tcW w:w="2156"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3 เดือน</w:t>
                  </w:r>
                </w:p>
              </w:tc>
              <w:tc>
                <w:tcPr>
                  <w:tcW w:w="3118"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6 เดือน</w:t>
                  </w:r>
                </w:p>
              </w:tc>
              <w:tc>
                <w:tcPr>
                  <w:tcW w:w="1701"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9 เดือน</w:t>
                  </w:r>
                </w:p>
              </w:tc>
              <w:tc>
                <w:tcPr>
                  <w:tcW w:w="3143"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rPr>
                  </w:pPr>
                  <w:r w:rsidRPr="002439EA">
                    <w:rPr>
                      <w:rFonts w:ascii="TH SarabunPSK" w:hAnsi="TH SarabunPSK" w:cs="TH SarabunPSK"/>
                      <w:b/>
                      <w:bCs/>
                      <w:cs/>
                    </w:rPr>
                    <w:t>รอบ 12 เดือน</w:t>
                  </w:r>
                </w:p>
              </w:tc>
            </w:tr>
            <w:tr w:rsidR="004B2A71" w:rsidRPr="002439EA" w:rsidTr="004B2A71">
              <w:tc>
                <w:tcPr>
                  <w:tcW w:w="2156" w:type="dxa"/>
                </w:tcPr>
                <w:p w:rsidR="004B2A71" w:rsidRPr="002439EA" w:rsidRDefault="004B2A71" w:rsidP="004B2A71">
                  <w:pPr>
                    <w:framePr w:hSpace="180" w:wrap="around" w:vAnchor="text" w:hAnchor="text" w:xAlign="center" w:y="1"/>
                    <w:suppressOverlap/>
                    <w:jc w:val="center"/>
                    <w:rPr>
                      <w:rFonts w:ascii="TH SarabunPSK" w:hAnsi="TH SarabunPSK" w:cs="TH SarabunPSK"/>
                      <w:cs/>
                    </w:rPr>
                  </w:pPr>
                </w:p>
              </w:tc>
              <w:tc>
                <w:tcPr>
                  <w:tcW w:w="3118"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อัตราตายผู้ป่วยติดเชื้อใน</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กระแสเลือดแบบรุนแรงชนิด </w:t>
                  </w:r>
                  <w:r w:rsidRPr="002439EA">
                    <w:rPr>
                      <w:rFonts w:ascii="TH SarabunPSK" w:hAnsi="TH SarabunPSK" w:cs="TH SarabunPSK"/>
                    </w:rPr>
                    <w:t>community-acquired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 xml:space="preserve">24  </w:t>
                  </w:r>
                  <w:r w:rsidRPr="002439EA">
                    <w:rPr>
                      <w:rFonts w:ascii="TH SarabunPSK" w:hAnsi="TH SarabunPSK" w:cs="TH SarabunPSK"/>
                      <w:cs/>
                    </w:rPr>
                    <w:t xml:space="preserve">และ </w:t>
                  </w:r>
                  <w:r w:rsidRPr="002439EA">
                    <w:rPr>
                      <w:rFonts w:ascii="TH SarabunPSK" w:hAnsi="TH SarabunPSK" w:cs="TH SarabunPSK"/>
                    </w:rPr>
                    <w:t>hospital-</w:t>
                  </w:r>
                  <w:r w:rsidRPr="002439EA">
                    <w:rPr>
                      <w:rFonts w:ascii="TH SarabunPSK" w:hAnsi="TH SarabunPSK" w:cs="TH SarabunPSK"/>
                    </w:rPr>
                    <w:lastRenderedPageBreak/>
                    <w:t>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น้อยกว่าร้อยละ </w:t>
                  </w:r>
                  <w:r w:rsidRPr="002439EA">
                    <w:rPr>
                      <w:rFonts w:ascii="TH SarabunPSK" w:hAnsi="TH SarabunPSK" w:cs="TH SarabunPSK"/>
                    </w:rPr>
                    <w:t>48</w:t>
                  </w:r>
                </w:p>
              </w:tc>
              <w:tc>
                <w:tcPr>
                  <w:tcW w:w="1701"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p>
              </w:tc>
              <w:tc>
                <w:tcPr>
                  <w:tcW w:w="3143" w:type="dxa"/>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 xml:space="preserve">อัตราตายผู้ป่วยติดเชื้อในกระแสเลือดแบบรุนแรงชนิด </w:t>
                  </w:r>
                  <w:r w:rsidRPr="002439EA">
                    <w:rPr>
                      <w:rFonts w:ascii="TH SarabunPSK" w:hAnsi="TH SarabunPSK" w:cs="TH SarabunPSK"/>
                    </w:rPr>
                    <w:t>community-acquired sepsis</w:t>
                  </w:r>
                  <w:r w:rsidRPr="002439EA">
                    <w:rPr>
                      <w:rFonts w:ascii="TH SarabunPSK" w:hAnsi="TH SarabunPSK" w:cs="TH SarabunPSK"/>
                      <w:cs/>
                    </w:rPr>
                    <w:t xml:space="preserve">น้อยกว่าร้อยละ </w:t>
                  </w:r>
                  <w:r w:rsidRPr="002439EA">
                    <w:rPr>
                      <w:rFonts w:ascii="TH SarabunPSK" w:hAnsi="TH SarabunPSK" w:cs="TH SarabunPSK"/>
                    </w:rPr>
                    <w:t xml:space="preserve">24  </w:t>
                  </w:r>
                  <w:r w:rsidRPr="002439EA">
                    <w:rPr>
                      <w:rFonts w:ascii="TH SarabunPSK" w:hAnsi="TH SarabunPSK" w:cs="TH SarabunPSK"/>
                      <w:cs/>
                    </w:rPr>
                    <w:t xml:space="preserve">และ </w:t>
                  </w:r>
                  <w:r w:rsidRPr="002439EA">
                    <w:rPr>
                      <w:rFonts w:ascii="TH SarabunPSK" w:hAnsi="TH SarabunPSK" w:cs="TH SarabunPSK"/>
                    </w:rPr>
                    <w:t>hospital-acquired sepsis</w:t>
                  </w:r>
                </w:p>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lastRenderedPageBreak/>
                    <w:t xml:space="preserve">น้อยกว่าร้อยละ </w:t>
                  </w:r>
                  <w:r w:rsidRPr="002439EA">
                    <w:rPr>
                      <w:rFonts w:ascii="TH SarabunPSK" w:hAnsi="TH SarabunPSK" w:cs="TH SarabunPSK"/>
                    </w:rPr>
                    <w:t>48</w:t>
                  </w:r>
                </w:p>
              </w:tc>
            </w:tr>
          </w:tbl>
          <w:p w:rsidR="004B2A71" w:rsidRPr="002439EA" w:rsidRDefault="004B2A71" w:rsidP="004B2A71">
            <w:pPr>
              <w:rPr>
                <w:rFonts w:ascii="TH SarabunPSK" w:hAnsi="TH SarabunPSK" w:cs="TH SarabunPSK"/>
                <w:b/>
                <w:bCs/>
                <w:sz w:val="32"/>
                <w:szCs w:val="32"/>
                <w:cs/>
              </w:rPr>
            </w:pPr>
          </w:p>
        </w:tc>
      </w:tr>
      <w:tr w:rsidR="004B2A71" w:rsidRPr="002439EA" w:rsidTr="004B2A71">
        <w:trPr>
          <w:gridAfter w:val="1"/>
          <w:wAfter w:w="9" w:type="dxa"/>
          <w:trHeight w:val="4134"/>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jc w:val="thaiDistribute"/>
              <w:rPr>
                <w:rFonts w:ascii="TH SarabunPSK" w:hAnsi="TH SarabunPSK" w:cs="TH SarabunPSK"/>
                <w:sz w:val="32"/>
                <w:szCs w:val="32"/>
              </w:rPr>
            </w:pPr>
            <w:r w:rsidRPr="002439EA">
              <w:rPr>
                <w:rFonts w:ascii="TH SarabunPSK" w:hAnsi="TH SarabunPSK" w:cs="TH SarabunPSK"/>
                <w:sz w:val="32"/>
                <w:szCs w:val="32"/>
              </w:rPr>
              <w:t xml:space="preserve">1. </w:t>
            </w:r>
            <w:r w:rsidRPr="002439EA">
              <w:rPr>
                <w:rFonts w:ascii="TH SarabunPSK" w:hAnsi="TH SarabunPSK" w:cs="TH SarabunPSK"/>
                <w:sz w:val="32"/>
                <w:szCs w:val="32"/>
                <w:cs/>
              </w:rPr>
              <w:t>รายงานผลจากฐานข้อมูล</w:t>
            </w:r>
            <w:r w:rsidRPr="002439EA">
              <w:rPr>
                <w:rFonts w:ascii="TH SarabunPSK" w:hAnsi="TH SarabunPSK" w:cs="TH SarabunPSK"/>
                <w:sz w:val="32"/>
                <w:szCs w:val="32"/>
              </w:rPr>
              <w:t xml:space="preserve"> HDC</w:t>
            </w:r>
            <w:r w:rsidRPr="002439EA">
              <w:rPr>
                <w:rFonts w:ascii="TH SarabunPSK" w:hAnsi="TH SarabunPSK" w:cs="TH SarabunPSK"/>
                <w:sz w:val="32"/>
                <w:szCs w:val="32"/>
                <w:cs/>
              </w:rPr>
              <w:t xml:space="preserve"> หรือฐานข้อมูลของแต่ละโรงพยาบาลโดยนำเสนอในภาพรวมของจังหวัด และ ภาพรวมของเขตสุขภาพ</w:t>
            </w:r>
          </w:p>
          <w:p w:rsidR="004B2A71" w:rsidRPr="002439EA" w:rsidRDefault="004B2A71" w:rsidP="004B2A71">
            <w:pPr>
              <w:jc w:val="thaiDistribute"/>
              <w:rPr>
                <w:rFonts w:ascii="TH SarabunPSK" w:hAnsi="TH SarabunPSK" w:cs="TH SarabunPSK"/>
                <w:sz w:val="32"/>
                <w:szCs w:val="32"/>
              </w:rPr>
            </w:pPr>
            <w:r w:rsidRPr="002439EA">
              <w:rPr>
                <w:rFonts w:ascii="TH SarabunPSK" w:hAnsi="TH SarabunPSK" w:cs="TH SarabunPSK"/>
                <w:sz w:val="32"/>
                <w:szCs w:val="32"/>
              </w:rPr>
              <w:t xml:space="preserve">2. </w:t>
            </w:r>
            <w:r w:rsidRPr="002439EA">
              <w:rPr>
                <w:rFonts w:ascii="TH SarabunPSK" w:hAnsi="TH SarabunPSK" w:cs="TH SarabunPSK"/>
                <w:sz w:val="32"/>
                <w:szCs w:val="32"/>
                <w:cs/>
              </w:rPr>
              <w:t>เกณฑ์การให้คะแนน</w:t>
            </w:r>
            <w:r w:rsidRPr="002439EA">
              <w:rPr>
                <w:rFonts w:ascii="TH SarabunPSK" w:hAnsi="TH SarabunPSK" w:cs="TH SarabunPSK"/>
                <w:sz w:val="32"/>
                <w:szCs w:val="32"/>
              </w:rPr>
              <w:t>:</w:t>
            </w:r>
          </w:p>
          <w:p w:rsidR="004B2A71" w:rsidRPr="002439EA" w:rsidRDefault="004B2A71" w:rsidP="004B2A71">
            <w:pPr>
              <w:jc w:val="thaiDistribute"/>
              <w:rPr>
                <w:rFonts w:ascii="TH SarabunPSK" w:hAnsi="TH SarabunPSK" w:cs="TH SarabunPSK"/>
                <w:sz w:val="32"/>
                <w:szCs w:val="32"/>
              </w:rPr>
            </w:pPr>
            <w:r w:rsidRPr="002439EA">
              <w:rPr>
                <w:rFonts w:ascii="TH SarabunPSK" w:hAnsi="TH SarabunPSK" w:cs="TH SarabunPSK"/>
                <w:sz w:val="32"/>
                <w:szCs w:val="32"/>
                <w:cs/>
              </w:rPr>
              <w:t>ใช้อัตราความสำเร็จในการรักษาแยกเป็นระดับจังหวัด และเขตสุขภาพ โดยมีเกณฑ์การให้คะแนนตามอัตราตายผู้ป่วยติดเชื้อในกระแสเลือดแบบรุนแรง ดังนี้</w:t>
            </w:r>
          </w:p>
          <w:tbl>
            <w:tblPr>
              <w:tblStyle w:val="30"/>
              <w:tblW w:w="0" w:type="auto"/>
              <w:tblLayout w:type="fixed"/>
              <w:tblLook w:val="04A0"/>
            </w:tblPr>
            <w:tblGrid>
              <w:gridCol w:w="1237"/>
              <w:gridCol w:w="1237"/>
              <w:gridCol w:w="1237"/>
              <w:gridCol w:w="1237"/>
              <w:gridCol w:w="1238"/>
              <w:gridCol w:w="1238"/>
            </w:tblGrid>
            <w:tr w:rsidR="004B2A71" w:rsidRPr="002439EA" w:rsidTr="004B2A71">
              <w:tc>
                <w:tcPr>
                  <w:tcW w:w="1237"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cs/>
                    </w:rPr>
                    <w:t>คะแนน</w:t>
                  </w:r>
                </w:p>
              </w:tc>
              <w:tc>
                <w:tcPr>
                  <w:tcW w:w="1237"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rPr>
                    <w:t>1</w:t>
                  </w:r>
                </w:p>
              </w:tc>
              <w:tc>
                <w:tcPr>
                  <w:tcW w:w="1237"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rPr>
                    <w:t>2</w:t>
                  </w:r>
                </w:p>
              </w:tc>
              <w:tc>
                <w:tcPr>
                  <w:tcW w:w="1237"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rPr>
                    <w:t>3</w:t>
                  </w:r>
                </w:p>
              </w:tc>
              <w:tc>
                <w:tcPr>
                  <w:tcW w:w="1238"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rPr>
                    <w:t>4</w:t>
                  </w:r>
                </w:p>
              </w:tc>
              <w:tc>
                <w:tcPr>
                  <w:tcW w:w="1238" w:type="dxa"/>
                  <w:shd w:val="clear" w:color="auto" w:fill="EEECE1" w:themeFill="background2"/>
                </w:tcPr>
                <w:p w:rsidR="004B2A71" w:rsidRPr="002439EA" w:rsidRDefault="004B2A71" w:rsidP="004B2A71">
                  <w:pPr>
                    <w:framePr w:hSpace="180" w:wrap="around" w:vAnchor="text" w:hAnchor="text" w:xAlign="center" w:y="1"/>
                    <w:suppressOverlap/>
                    <w:jc w:val="center"/>
                    <w:rPr>
                      <w:rFonts w:ascii="TH SarabunPSK" w:hAnsi="TH SarabunPSK" w:cs="TH SarabunPSK"/>
                    </w:rPr>
                  </w:pPr>
                  <w:r w:rsidRPr="002439EA">
                    <w:rPr>
                      <w:rFonts w:ascii="TH SarabunPSK" w:hAnsi="TH SarabunPSK" w:cs="TH SarabunPSK"/>
                    </w:rPr>
                    <w:t>5</w:t>
                  </w:r>
                </w:p>
              </w:tc>
            </w:tr>
            <w:tr w:rsidR="004B2A71" w:rsidRPr="002439EA" w:rsidTr="004B2A71">
              <w:tc>
                <w:tcPr>
                  <w:tcW w:w="1237" w:type="dxa"/>
                </w:tcPr>
                <w:p w:rsidR="004B2A71" w:rsidRPr="002439EA" w:rsidRDefault="004B2A71" w:rsidP="004B2A71">
                  <w:pPr>
                    <w:framePr w:hSpace="180" w:wrap="around" w:vAnchor="text" w:hAnchor="text" w:xAlign="center" w:y="1"/>
                    <w:suppressOverlap/>
                    <w:jc w:val="thaiDistribute"/>
                    <w:rPr>
                      <w:rFonts w:ascii="TH SarabunPSK" w:hAnsi="TH SarabunPSK" w:cs="TH SarabunPSK"/>
                    </w:rPr>
                  </w:pPr>
                </w:p>
              </w:tc>
              <w:tc>
                <w:tcPr>
                  <w:tcW w:w="1237"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สูงกว่าเกณฑ์เป้าหมายที่กำหนด</w:t>
                  </w:r>
                </w:p>
                <w:p w:rsidR="004B2A71" w:rsidRPr="002439EA" w:rsidRDefault="004B2A71" w:rsidP="004B2A71">
                  <w:pPr>
                    <w:framePr w:hSpace="180" w:wrap="around" w:vAnchor="text" w:hAnchor="text" w:xAlign="center" w:y="1"/>
                    <w:suppressOverlap/>
                    <w:jc w:val="thaiDistribute"/>
                    <w:rPr>
                      <w:rFonts w:ascii="TH SarabunPSK" w:hAnsi="TH SarabunPSK" w:cs="TH SarabunPSK"/>
                    </w:rPr>
                  </w:pPr>
                  <w:r w:rsidRPr="002439EA">
                    <w:rPr>
                      <w:rFonts w:ascii="TH SarabunPSK" w:hAnsi="TH SarabunPSK" w:cs="TH SarabunPSK"/>
                      <w:cs/>
                    </w:rPr>
                    <w:t>ร้อยละ</w:t>
                  </w:r>
                  <w:r w:rsidRPr="002439EA">
                    <w:rPr>
                      <w:rFonts w:ascii="TH SarabunPSK" w:hAnsi="TH SarabunPSK" w:cs="TH SarabunPSK"/>
                    </w:rPr>
                    <w:t>40</w:t>
                  </w:r>
                </w:p>
              </w:tc>
              <w:tc>
                <w:tcPr>
                  <w:tcW w:w="1237"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สูงกว่าเกณฑ์เป้าหมายที่กำหนด</w:t>
                  </w:r>
                </w:p>
                <w:p w:rsidR="004B2A71" w:rsidRPr="002439EA" w:rsidRDefault="004B2A71" w:rsidP="004B2A71">
                  <w:pPr>
                    <w:framePr w:hSpace="180" w:wrap="around" w:vAnchor="text" w:hAnchor="text" w:xAlign="center" w:y="1"/>
                    <w:suppressOverlap/>
                    <w:jc w:val="thaiDistribute"/>
                    <w:rPr>
                      <w:rFonts w:ascii="TH SarabunPSK" w:hAnsi="TH SarabunPSK" w:cs="TH SarabunPSK"/>
                    </w:rPr>
                  </w:pPr>
                  <w:r w:rsidRPr="002439EA">
                    <w:rPr>
                      <w:rFonts w:ascii="TH SarabunPSK" w:hAnsi="TH SarabunPSK" w:cs="TH SarabunPSK"/>
                      <w:cs/>
                    </w:rPr>
                    <w:t>ร้อยละ</w:t>
                  </w:r>
                  <w:r w:rsidRPr="002439EA">
                    <w:rPr>
                      <w:rFonts w:ascii="TH SarabunPSK" w:hAnsi="TH SarabunPSK" w:cs="TH SarabunPSK"/>
                    </w:rPr>
                    <w:t>20</w:t>
                  </w:r>
                </w:p>
              </w:tc>
              <w:tc>
                <w:tcPr>
                  <w:tcW w:w="1237" w:type="dxa"/>
                </w:tcPr>
                <w:p w:rsidR="004B2A71" w:rsidRPr="002439EA" w:rsidRDefault="004B2A71" w:rsidP="004B2A71">
                  <w:pPr>
                    <w:framePr w:hSpace="180" w:wrap="around" w:vAnchor="text" w:hAnchor="text" w:xAlign="center" w:y="1"/>
                    <w:suppressOverlap/>
                    <w:rPr>
                      <w:rFonts w:ascii="TH SarabunPSK" w:hAnsi="TH SarabunPSK" w:cs="TH SarabunPSK"/>
                      <w:cs/>
                    </w:rPr>
                  </w:pPr>
                  <w:r w:rsidRPr="002439EA">
                    <w:rPr>
                      <w:rFonts w:ascii="TH SarabunPSK" w:hAnsi="TH SarabunPSK" w:cs="TH SarabunPSK"/>
                      <w:cs/>
                    </w:rPr>
                    <w:t>ตามเกณฑ์เป้าหมายที่กำหนด  รายปี</w:t>
                  </w:r>
                </w:p>
                <w:p w:rsidR="004B2A71" w:rsidRPr="002439EA" w:rsidRDefault="004B2A71" w:rsidP="004B2A71">
                  <w:pPr>
                    <w:framePr w:hSpace="180" w:wrap="around" w:vAnchor="text" w:hAnchor="text" w:xAlign="center" w:y="1"/>
                    <w:suppressOverlap/>
                    <w:rPr>
                      <w:rFonts w:ascii="TH SarabunPSK" w:hAnsi="TH SarabunPSK" w:cs="TH SarabunPSK"/>
                    </w:rPr>
                  </w:pPr>
                </w:p>
              </w:tc>
              <w:tc>
                <w:tcPr>
                  <w:tcW w:w="1238"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ต่ำกว่าเกณฑ์เป้าหมาย</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ที่กำหนด</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ร้อยละ</w:t>
                  </w:r>
                  <w:r w:rsidRPr="002439EA">
                    <w:rPr>
                      <w:rFonts w:ascii="TH SarabunPSK" w:hAnsi="TH SarabunPSK" w:cs="TH SarabunPSK"/>
                    </w:rPr>
                    <w:t>10</w:t>
                  </w:r>
                </w:p>
              </w:tc>
              <w:tc>
                <w:tcPr>
                  <w:tcW w:w="1238" w:type="dxa"/>
                </w:tcPr>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ต่ำกว่าเกณฑ์เป้าหมาย</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ที่กำหนด</w:t>
                  </w:r>
                </w:p>
                <w:p w:rsidR="004B2A71" w:rsidRPr="002439EA" w:rsidRDefault="004B2A71" w:rsidP="004B2A71">
                  <w:pPr>
                    <w:framePr w:hSpace="180" w:wrap="around" w:vAnchor="text" w:hAnchor="text" w:xAlign="center" w:y="1"/>
                    <w:suppressOverlap/>
                    <w:rPr>
                      <w:rFonts w:ascii="TH SarabunPSK" w:hAnsi="TH SarabunPSK" w:cs="TH SarabunPSK"/>
                    </w:rPr>
                  </w:pPr>
                  <w:r w:rsidRPr="002439EA">
                    <w:rPr>
                      <w:rFonts w:ascii="TH SarabunPSK" w:hAnsi="TH SarabunPSK" w:cs="TH SarabunPSK"/>
                      <w:cs/>
                    </w:rPr>
                    <w:t>ร้อยละ</w:t>
                  </w:r>
                  <w:r w:rsidRPr="002439EA">
                    <w:rPr>
                      <w:rFonts w:ascii="TH SarabunPSK" w:hAnsi="TH SarabunPSK" w:cs="TH SarabunPSK"/>
                    </w:rPr>
                    <w:t>20</w:t>
                  </w:r>
                </w:p>
              </w:tc>
            </w:tr>
          </w:tbl>
          <w:p w:rsidR="004B2A71" w:rsidRPr="002439EA" w:rsidRDefault="004B2A71" w:rsidP="004B2A71">
            <w:pPr>
              <w:jc w:val="thaiDistribute"/>
              <w:rPr>
                <w:rFonts w:ascii="TH SarabunPSK" w:hAnsi="TH SarabunPSK" w:cs="TH SarabunPSK"/>
                <w:sz w:val="32"/>
                <w:szCs w:val="32"/>
                <w:cs/>
              </w:rPr>
            </w:pPr>
          </w:p>
        </w:tc>
      </w:tr>
      <w:tr w:rsidR="004B2A71" w:rsidRPr="002439EA" w:rsidTr="004B2A71">
        <w:trPr>
          <w:gridAfter w:val="1"/>
          <w:wAfter w:w="9" w:type="dxa"/>
          <w:trHeight w:val="589"/>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cs/>
              </w:rPr>
              <w:t>แนวทางการดูแลผู้ป่วยติดเชื้อในกระแสเลือด โดยสมาคมเวชบำบัดวิกฤตแห่งประเทศไทย</w:t>
            </w:r>
          </w:p>
        </w:tc>
      </w:tr>
      <w:tr w:rsidR="004B2A71" w:rsidRPr="002439EA" w:rsidTr="004B2A71">
        <w:trPr>
          <w:gridAfter w:val="1"/>
          <w:wAfter w:w="9" w:type="dxa"/>
          <w:trHeight w:val="2324"/>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44"/>
              <w:gridCol w:w="1372"/>
              <w:gridCol w:w="1372"/>
              <w:gridCol w:w="1372"/>
              <w:gridCol w:w="1372"/>
            </w:tblGrid>
            <w:tr w:rsidR="004B2A71" w:rsidRPr="002439EA" w:rsidTr="004B2A71">
              <w:trPr>
                <w:trHeight w:val="227"/>
                <w:jc w:val="center"/>
              </w:trPr>
              <w:tc>
                <w:tcPr>
                  <w:tcW w:w="1644" w:type="dxa"/>
                  <w:vMerge w:val="restart"/>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rPr>
                    <w:t>Baseline data</w:t>
                  </w:r>
                </w:p>
              </w:tc>
              <w:tc>
                <w:tcPr>
                  <w:tcW w:w="1372" w:type="dxa"/>
                  <w:vMerge w:val="restart"/>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cs/>
                    </w:rPr>
                  </w:pPr>
                  <w:r w:rsidRPr="002439EA">
                    <w:rPr>
                      <w:rFonts w:ascii="TH SarabunPSK" w:hAnsi="TH SarabunPSK" w:cs="TH SarabunPSK"/>
                      <w:b/>
                      <w:bCs/>
                      <w:sz w:val="32"/>
                      <w:szCs w:val="32"/>
                      <w:cs/>
                    </w:rPr>
                    <w:t>หน่วยวัด</w:t>
                  </w:r>
                </w:p>
              </w:tc>
              <w:tc>
                <w:tcPr>
                  <w:tcW w:w="4116" w:type="dxa"/>
                  <w:gridSpan w:val="3"/>
                </w:tcPr>
                <w:p w:rsidR="004B2A71" w:rsidRPr="002439EA" w:rsidRDefault="004B2A71" w:rsidP="004B2A71">
                  <w:pPr>
                    <w:framePr w:hSpace="180" w:wrap="around" w:vAnchor="text" w:hAnchor="text" w:xAlign="center" w:y="1"/>
                    <w:suppressOverlap/>
                    <w:rPr>
                      <w:rFonts w:ascii="TH SarabunPSK" w:hAnsi="TH SarabunPSK" w:cs="TH SarabunPSK"/>
                      <w:b/>
                      <w:bCs/>
                      <w:sz w:val="32"/>
                      <w:szCs w:val="32"/>
                    </w:rPr>
                  </w:pPr>
                  <w:r w:rsidRPr="002439EA">
                    <w:rPr>
                      <w:rFonts w:ascii="TH SarabunPSK" w:hAnsi="TH SarabunPSK" w:cs="TH SarabunPSK"/>
                      <w:b/>
                      <w:bCs/>
                      <w:sz w:val="32"/>
                      <w:szCs w:val="32"/>
                      <w:cs/>
                    </w:rPr>
                    <w:t>ผลการดำเนินงานในรอบปีงบประมาณ พ.ศ.</w:t>
                  </w:r>
                </w:p>
              </w:tc>
            </w:tr>
            <w:tr w:rsidR="004B2A71" w:rsidRPr="002439EA" w:rsidTr="004B2A71">
              <w:trPr>
                <w:jc w:val="center"/>
              </w:trPr>
              <w:tc>
                <w:tcPr>
                  <w:tcW w:w="1644" w:type="dxa"/>
                  <w:vMerge/>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p>
              </w:tc>
              <w:tc>
                <w:tcPr>
                  <w:tcW w:w="1372" w:type="dxa"/>
                  <w:vMerge/>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255</w:t>
                  </w:r>
                  <w:r w:rsidRPr="002439EA">
                    <w:rPr>
                      <w:rFonts w:ascii="TH SarabunPSK" w:hAnsi="TH SarabunPSK" w:cs="TH SarabunPSK"/>
                      <w:b/>
                      <w:bCs/>
                      <w:sz w:val="32"/>
                      <w:szCs w:val="32"/>
                    </w:rPr>
                    <w:t>9</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25</w:t>
                  </w:r>
                  <w:r w:rsidRPr="002439EA">
                    <w:rPr>
                      <w:rFonts w:ascii="TH SarabunPSK" w:hAnsi="TH SarabunPSK" w:cs="TH SarabunPSK"/>
                      <w:b/>
                      <w:bCs/>
                      <w:sz w:val="32"/>
                      <w:szCs w:val="32"/>
                    </w:rPr>
                    <w:t>60</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b/>
                      <w:bCs/>
                      <w:sz w:val="32"/>
                      <w:szCs w:val="32"/>
                    </w:rPr>
                  </w:pPr>
                  <w:r w:rsidRPr="002439EA">
                    <w:rPr>
                      <w:rFonts w:ascii="TH SarabunPSK" w:hAnsi="TH SarabunPSK" w:cs="TH SarabunPSK"/>
                      <w:b/>
                      <w:bCs/>
                      <w:sz w:val="32"/>
                      <w:szCs w:val="32"/>
                      <w:cs/>
                    </w:rPr>
                    <w:t>25</w:t>
                  </w:r>
                  <w:r w:rsidRPr="002439EA">
                    <w:rPr>
                      <w:rFonts w:ascii="TH SarabunPSK" w:hAnsi="TH SarabunPSK" w:cs="TH SarabunPSK"/>
                      <w:b/>
                      <w:bCs/>
                      <w:sz w:val="32"/>
                      <w:szCs w:val="32"/>
                    </w:rPr>
                    <w:t>61</w:t>
                  </w:r>
                </w:p>
              </w:tc>
            </w:tr>
            <w:tr w:rsidR="004B2A71" w:rsidRPr="002439EA" w:rsidTr="004B2A71">
              <w:trPr>
                <w:trHeight w:val="1304"/>
                <w:jc w:val="center"/>
              </w:trPr>
              <w:tc>
                <w:tcPr>
                  <w:tcW w:w="1644" w:type="dxa"/>
                </w:tcPr>
                <w:p w:rsidR="004B2A71" w:rsidRPr="002439EA" w:rsidRDefault="004B2A71" w:rsidP="004B2A71">
                  <w:pPr>
                    <w:framePr w:hSpace="180" w:wrap="around" w:vAnchor="text" w:hAnchor="text" w:xAlign="center" w:y="1"/>
                    <w:suppressOverlap/>
                    <w:rPr>
                      <w:rFonts w:ascii="TH SarabunPSK" w:hAnsi="TH SarabunPSK" w:cs="TH SarabunPSK"/>
                      <w:sz w:val="32"/>
                      <w:szCs w:val="32"/>
                    </w:rPr>
                  </w:pPr>
                  <w:r w:rsidRPr="002439EA">
                    <w:rPr>
                      <w:rFonts w:ascii="TH SarabunPSK" w:hAnsi="TH SarabunPSK" w:cs="TH SarabunPSK"/>
                      <w:sz w:val="32"/>
                      <w:szCs w:val="32"/>
                      <w:cs/>
                    </w:rPr>
                    <w:t>อัตราตายผู้ป่วยติดเชื้อในกระแสเลือดแบบรุนแรง</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cs/>
                    </w:rPr>
                    <w:t>ร้อยละ</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34.79</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32.03</w:t>
                  </w:r>
                </w:p>
              </w:tc>
              <w:tc>
                <w:tcPr>
                  <w:tcW w:w="1372" w:type="dxa"/>
                </w:tcPr>
                <w:p w:rsidR="004B2A71" w:rsidRPr="002439EA" w:rsidRDefault="004B2A71" w:rsidP="004B2A71">
                  <w:pPr>
                    <w:framePr w:hSpace="180" w:wrap="around" w:vAnchor="text" w:hAnchor="text" w:xAlign="center" w:y="1"/>
                    <w:suppressOverlap/>
                    <w:jc w:val="center"/>
                    <w:rPr>
                      <w:rFonts w:ascii="TH SarabunPSK" w:hAnsi="TH SarabunPSK" w:cs="TH SarabunPSK"/>
                      <w:sz w:val="32"/>
                      <w:szCs w:val="32"/>
                    </w:rPr>
                  </w:pPr>
                  <w:r w:rsidRPr="002439EA">
                    <w:rPr>
                      <w:rFonts w:ascii="TH SarabunPSK" w:hAnsi="TH SarabunPSK" w:cs="TH SarabunPSK"/>
                      <w:sz w:val="32"/>
                      <w:szCs w:val="32"/>
                    </w:rPr>
                    <w:t>34.65</w:t>
                  </w:r>
                </w:p>
              </w:tc>
            </w:tr>
          </w:tbl>
          <w:p w:rsidR="004B2A71" w:rsidRPr="002439EA" w:rsidRDefault="004B2A71" w:rsidP="004B2A71">
            <w:pPr>
              <w:rPr>
                <w:rFonts w:ascii="TH SarabunPSK" w:hAnsi="TH SarabunPSK" w:cs="TH SarabunPSK"/>
                <w:sz w:val="32"/>
                <w:szCs w:val="32"/>
                <w:cs/>
              </w:rPr>
            </w:pP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rPr>
            </w:pP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t>ผู้ให้ข้อมูลทางวิชาการ /</w:t>
            </w:r>
          </w:p>
          <w:p w:rsidR="004B2A71" w:rsidRPr="002439EA" w:rsidRDefault="004B2A71" w:rsidP="004B2A71">
            <w:pPr>
              <w:rPr>
                <w:rFonts w:ascii="TH SarabunPSK" w:hAnsi="TH SarabunPSK" w:cs="TH SarabunPSK"/>
                <w:b/>
                <w:bCs/>
                <w:sz w:val="32"/>
                <w:szCs w:val="32"/>
              </w:rPr>
            </w:pPr>
            <w:r w:rsidRPr="002439EA">
              <w:rPr>
                <w:rFonts w:ascii="TH SarabunPSK" w:hAnsi="TH SarabunPSK" w:cs="TH SarabunPSK"/>
                <w:b/>
                <w:bCs/>
                <w:sz w:val="32"/>
                <w:szCs w:val="32"/>
                <w:cs/>
              </w:rPr>
              <w:lastRenderedPageBreak/>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634754">
            <w:pPr>
              <w:pStyle w:val="a6"/>
              <w:numPr>
                <w:ilvl w:val="0"/>
                <w:numId w:val="19"/>
              </w:numPr>
              <w:ind w:left="189" w:hanging="189"/>
              <w:rPr>
                <w:rFonts w:ascii="TH SarabunPSK" w:hAnsi="TH SarabunPSK" w:cs="TH SarabunPSK"/>
                <w:sz w:val="32"/>
                <w:szCs w:val="32"/>
              </w:rPr>
            </w:pPr>
            <w:r w:rsidRPr="002439EA">
              <w:rPr>
                <w:rFonts w:ascii="TH SarabunPSK" w:hAnsi="TH SarabunPSK" w:cs="TH SarabunPSK"/>
                <w:sz w:val="32"/>
                <w:szCs w:val="32"/>
                <w:cs/>
              </w:rPr>
              <w:lastRenderedPageBreak/>
              <w:t>นพ.พจน์ อินทลาภาพร</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นายแพทย์เชี่ยวชาญ โรงพยาบาลราชวิถี</w:t>
            </w:r>
          </w:p>
          <w:p w:rsidR="004B2A71" w:rsidRPr="002439EA" w:rsidRDefault="004B2A71" w:rsidP="004B2A71">
            <w:pPr>
              <w:pStyle w:val="a6"/>
              <w:ind w:left="189"/>
              <w:rPr>
                <w:rFonts w:ascii="TH SarabunPSK" w:hAnsi="TH SarabunPSK" w:cs="TH SarabunPSK"/>
                <w:sz w:val="32"/>
                <w:szCs w:val="32"/>
              </w:rPr>
            </w:pPr>
            <w:r w:rsidRPr="002439EA">
              <w:rPr>
                <w:rFonts w:ascii="TH SarabunPSK" w:hAnsi="TH SarabunPSK" w:cs="TH SarabunPSK"/>
                <w:sz w:val="32"/>
                <w:szCs w:val="32"/>
                <w:cs/>
              </w:rPr>
              <w:t xml:space="preserve">โทรศัพท์มือถือ </w:t>
            </w:r>
            <w:r w:rsidRPr="002439EA">
              <w:rPr>
                <w:rFonts w:ascii="TH SarabunPSK" w:hAnsi="TH SarabunPSK" w:cs="TH SarabunPSK"/>
                <w:sz w:val="32"/>
                <w:szCs w:val="32"/>
              </w:rPr>
              <w:t>: 081- 612 5891</w:t>
            </w:r>
            <w:r w:rsidRPr="002439EA">
              <w:rPr>
                <w:rFonts w:ascii="TH SarabunPSK" w:hAnsi="TH SarabunPSK" w:cs="TH SarabunPSK"/>
                <w:sz w:val="32"/>
                <w:szCs w:val="32"/>
              </w:rPr>
              <w:tab/>
              <w:t>E–mail :</w:t>
            </w:r>
            <w:hyperlink r:id="rId31" w:history="1">
              <w:r w:rsidRPr="002439EA">
                <w:rPr>
                  <w:rStyle w:val="a8"/>
                  <w:rFonts w:ascii="TH SarabunPSK" w:hAnsi="TH SarabunPSK" w:cs="TH SarabunPSK"/>
                  <w:color w:val="auto"/>
                  <w:sz w:val="32"/>
                  <w:szCs w:val="32"/>
                </w:rPr>
                <w:t>drpojin@yahoo.com</w:t>
              </w:r>
            </w:hyperlink>
          </w:p>
          <w:p w:rsidR="004B2A71" w:rsidRPr="002439EA" w:rsidRDefault="004B2A71" w:rsidP="00634754">
            <w:pPr>
              <w:pStyle w:val="a6"/>
              <w:numPr>
                <w:ilvl w:val="0"/>
                <w:numId w:val="19"/>
              </w:numPr>
              <w:ind w:left="189" w:hanging="189"/>
              <w:rPr>
                <w:rFonts w:ascii="TH SarabunPSK" w:hAnsi="TH SarabunPSK" w:cs="TH SarabunPSK"/>
                <w:sz w:val="32"/>
                <w:szCs w:val="32"/>
                <w:cs/>
              </w:rPr>
            </w:pPr>
            <w:r w:rsidRPr="002439EA">
              <w:rPr>
                <w:rFonts w:ascii="TH SarabunPSK" w:hAnsi="TH SarabunPSK" w:cs="TH SarabunPSK"/>
                <w:sz w:val="32"/>
                <w:szCs w:val="32"/>
                <w:cs/>
              </w:rPr>
              <w:t>นพ.รัฐภูมิ ชามพูนท</w:t>
            </w:r>
            <w:r w:rsidRPr="002439EA">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อายุรแพทย์ สำนักงานสาธารณสุข จ</w:t>
            </w:r>
            <w:r w:rsidRPr="002439EA">
              <w:rPr>
                <w:rFonts w:ascii="TH SarabunPSK" w:hAnsi="TH SarabunPSK" w:cs="TH SarabunPSK"/>
                <w:sz w:val="32"/>
                <w:szCs w:val="32"/>
              </w:rPr>
              <w:t>.</w:t>
            </w:r>
            <w:r w:rsidRPr="002439EA">
              <w:rPr>
                <w:rFonts w:ascii="TH SarabunPSK" w:hAnsi="TH SarabunPSK" w:cs="TH SarabunPSK"/>
                <w:sz w:val="32"/>
                <w:szCs w:val="32"/>
                <w:cs/>
              </w:rPr>
              <w:t>พิษณุโลก</w:t>
            </w:r>
          </w:p>
          <w:p w:rsidR="004B2A71" w:rsidRPr="002439EA" w:rsidRDefault="004B2A71" w:rsidP="004B2A71">
            <w:pPr>
              <w:pStyle w:val="a6"/>
              <w:ind w:hanging="531"/>
              <w:rPr>
                <w:rFonts w:ascii="TH SarabunPSK" w:hAnsi="TH SarabunPSK" w:cs="TH SarabunPSK"/>
                <w:b/>
                <w:bCs/>
                <w:sz w:val="32"/>
                <w:szCs w:val="32"/>
              </w:rPr>
            </w:pPr>
            <w:r w:rsidRPr="002439EA">
              <w:rPr>
                <w:rFonts w:ascii="TH SarabunPSK" w:hAnsi="TH SarabunPSK" w:cs="TH SarabunPSK"/>
                <w:sz w:val="32"/>
                <w:szCs w:val="32"/>
                <w:cs/>
              </w:rPr>
              <w:t xml:space="preserve">โทรศัพท์มือถือ </w:t>
            </w:r>
            <w:r w:rsidRPr="002439EA">
              <w:rPr>
                <w:rFonts w:ascii="TH SarabunPSK" w:hAnsi="TH SarabunPSK" w:cs="TH SarabunPSK"/>
                <w:sz w:val="32"/>
                <w:szCs w:val="32"/>
              </w:rPr>
              <w:t>: 081- 596 8535</w:t>
            </w:r>
            <w:r w:rsidRPr="002439EA">
              <w:rPr>
                <w:rFonts w:ascii="TH SarabunPSK" w:hAnsi="TH SarabunPSK" w:cs="TH SarabunPSK"/>
                <w:sz w:val="32"/>
                <w:szCs w:val="32"/>
              </w:rPr>
              <w:tab/>
              <w:t>E–mail :</w:t>
            </w:r>
            <w:hyperlink r:id="rId32" w:history="1">
              <w:r w:rsidRPr="002439EA">
                <w:rPr>
                  <w:rStyle w:val="a8"/>
                  <w:rFonts w:ascii="TH SarabunPSK" w:hAnsi="TH SarabunPSK" w:cs="TH SarabunPSK"/>
                  <w:color w:val="auto"/>
                  <w:sz w:val="32"/>
                  <w:szCs w:val="32"/>
                </w:rPr>
                <w:t>mr.sepsis@yahoo.com</w:t>
              </w:r>
            </w:hyperlink>
          </w:p>
          <w:p w:rsidR="004B2A71" w:rsidRPr="002439EA" w:rsidRDefault="004B2A71" w:rsidP="00634754">
            <w:pPr>
              <w:pStyle w:val="a6"/>
              <w:numPr>
                <w:ilvl w:val="0"/>
                <w:numId w:val="19"/>
              </w:numPr>
              <w:ind w:left="189" w:hanging="189"/>
              <w:rPr>
                <w:rFonts w:ascii="TH SarabunPSK" w:hAnsi="TH SarabunPSK" w:cs="TH SarabunPSK"/>
                <w:b/>
                <w:bCs/>
                <w:sz w:val="32"/>
                <w:szCs w:val="32"/>
              </w:rPr>
            </w:pPr>
            <w:r w:rsidRPr="002439EA">
              <w:rPr>
                <w:rFonts w:ascii="TH SarabunPSK" w:hAnsi="TH SarabunPSK" w:cs="TH SarabunPSK"/>
                <w:sz w:val="32"/>
                <w:szCs w:val="32"/>
                <w:cs/>
              </w:rPr>
              <w:lastRenderedPageBreak/>
              <w:t xml:space="preserve">นพ.นิพนธ์  เฉลิมพันธ์ชัย            </w:t>
            </w:r>
            <w:r>
              <w:rPr>
                <w:rFonts w:ascii="TH SarabunPSK" w:hAnsi="TH SarabunPSK" w:cs="TH SarabunPSK"/>
                <w:sz w:val="32"/>
                <w:szCs w:val="32"/>
                <w:cs/>
              </w:rPr>
              <w:tab/>
            </w:r>
            <w:r w:rsidRPr="002439EA">
              <w:rPr>
                <w:rFonts w:ascii="TH SarabunPSK" w:hAnsi="TH SarabunPSK" w:cs="TH SarabunPSK"/>
                <w:sz w:val="32"/>
                <w:szCs w:val="32"/>
                <w:cs/>
              </w:rPr>
              <w:t>อายุรแพทย์  รพ.ลำปาง</w:t>
            </w:r>
          </w:p>
          <w:p w:rsidR="004B2A71" w:rsidRPr="002439EA" w:rsidRDefault="004B2A71" w:rsidP="004B2A71">
            <w:pPr>
              <w:pStyle w:val="a6"/>
              <w:ind w:hanging="531"/>
              <w:rPr>
                <w:rFonts w:ascii="TH SarabunPSK" w:hAnsi="TH SarabunPSK" w:cs="TH SarabunPSK"/>
                <w:b/>
                <w:bCs/>
                <w:sz w:val="32"/>
                <w:szCs w:val="32"/>
                <w:cs/>
              </w:rPr>
            </w:pPr>
            <w:r w:rsidRPr="002439EA">
              <w:rPr>
                <w:rFonts w:ascii="TH SarabunPSK" w:hAnsi="TH SarabunPSK" w:cs="TH SarabunPSK"/>
                <w:sz w:val="32"/>
                <w:szCs w:val="32"/>
                <w:cs/>
              </w:rPr>
              <w:t xml:space="preserve">โทรศัพท์มือถือ </w:t>
            </w:r>
            <w:r w:rsidRPr="002439EA">
              <w:rPr>
                <w:rFonts w:ascii="TH SarabunPSK" w:hAnsi="TH SarabunPSK" w:cs="TH SarabunPSK"/>
                <w:sz w:val="32"/>
                <w:szCs w:val="32"/>
              </w:rPr>
              <w:t>: 088-2518036</w:t>
            </w:r>
            <w:r w:rsidRPr="002439EA">
              <w:rPr>
                <w:rFonts w:ascii="TH SarabunPSK" w:hAnsi="TH SarabunPSK" w:cs="TH SarabunPSK"/>
                <w:sz w:val="32"/>
                <w:szCs w:val="32"/>
              </w:rPr>
              <w:tab/>
            </w:r>
            <w:r>
              <w:rPr>
                <w:rFonts w:ascii="TH SarabunPSK" w:hAnsi="TH SarabunPSK" w:cs="TH SarabunPSK"/>
                <w:sz w:val="32"/>
                <w:szCs w:val="32"/>
                <w:cs/>
              </w:rPr>
              <w:tab/>
            </w:r>
            <w:r w:rsidRPr="002439EA">
              <w:rPr>
                <w:rFonts w:ascii="TH SarabunPSK" w:hAnsi="TH SarabunPSK" w:cs="TH SarabunPSK"/>
                <w:sz w:val="32"/>
                <w:szCs w:val="32"/>
              </w:rPr>
              <w:t>E–mail :crisis27@gmailcom</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lastRenderedPageBreak/>
              <w:t>หน่วยงานประมวลผลและจัดทำข้อมูล</w:t>
            </w:r>
          </w:p>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1. กองตรวจราชการ  สำนักงานปลัดกระทรวงสาธารณสุข</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2. กองยุทธศาสตร์และแผนงาน  สำนักงานปลัดกระทรวงสาธารณสุข</w:t>
            </w:r>
          </w:p>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rPr>
              <w:t>3.</w:t>
            </w:r>
            <w:r w:rsidRPr="002439EA">
              <w:rPr>
                <w:rFonts w:ascii="TH SarabunPSK" w:hAnsi="TH SarabunPSK" w:cs="TH SarabunPSK"/>
                <w:sz w:val="32"/>
                <w:szCs w:val="32"/>
                <w:cs/>
              </w:rPr>
              <w:t>สำนักนิเทศระบบการแพทย์กรมการแพทย์</w:t>
            </w:r>
          </w:p>
        </w:tc>
      </w:tr>
      <w:tr w:rsidR="004B2A71" w:rsidRPr="002439EA" w:rsidTr="004B2A71">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b/>
                <w:bCs/>
                <w:sz w:val="32"/>
                <w:szCs w:val="32"/>
                <w:cs/>
              </w:rPr>
            </w:pPr>
            <w:r w:rsidRPr="002439EA">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rPr>
              <w:t>1.</w:t>
            </w:r>
            <w:r w:rsidRPr="002439EA">
              <w:rPr>
                <w:rFonts w:ascii="TH SarabunPSK" w:hAnsi="TH SarabunPSK" w:cs="TH SarabunPSK"/>
                <w:sz w:val="32"/>
                <w:szCs w:val="32"/>
                <w:cs/>
              </w:rPr>
              <w:t xml:space="preserve"> นพ.ภัทรวินฑ์  อัตตะสาระ          </w:t>
            </w:r>
            <w:r>
              <w:rPr>
                <w:rFonts w:ascii="TH SarabunPSK" w:hAnsi="TH SarabunPSK" w:cs="TH SarabunPSK"/>
                <w:sz w:val="32"/>
                <w:szCs w:val="32"/>
                <w:cs/>
              </w:rPr>
              <w:tab/>
            </w:r>
            <w:r w:rsidRPr="002439EA">
              <w:rPr>
                <w:rFonts w:ascii="TH SarabunPSK" w:hAnsi="TH SarabunPSK" w:cs="TH SarabunPSK"/>
                <w:sz w:val="32"/>
                <w:szCs w:val="32"/>
                <w:cs/>
              </w:rPr>
              <w:t>รองผู้อำนวยการสำนักนิเทศระบบการแพทย์</w:t>
            </w:r>
          </w:p>
          <w:p w:rsidR="004B2A71" w:rsidRPr="002439EA" w:rsidRDefault="004B2A71" w:rsidP="004B2A71">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กรมการแพทย์</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 xml:space="preserve">โทรศัพท์ที่ทำงาน : </w:t>
            </w:r>
            <w:r w:rsidRPr="002439EA">
              <w:rPr>
                <w:rFonts w:ascii="TH SarabunPSK" w:hAnsi="TH SarabunPSK" w:cs="TH SarabunPSK"/>
                <w:sz w:val="32"/>
                <w:szCs w:val="32"/>
              </w:rPr>
              <w:t>02-5906357</w:t>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 xml:space="preserve">โทรศัพท์มือถือ : </w:t>
            </w:r>
            <w:r w:rsidRPr="002439EA">
              <w:rPr>
                <w:rFonts w:ascii="TH SarabunPSK" w:hAnsi="TH SarabunPSK" w:cs="TH SarabunPSK"/>
                <w:sz w:val="32"/>
                <w:szCs w:val="32"/>
              </w:rPr>
              <w:t>081-9357334</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 xml:space="preserve">โทรสาร  </w:t>
            </w:r>
            <w:r w:rsidRPr="002439EA">
              <w:rPr>
                <w:rFonts w:ascii="TH SarabunPSK" w:hAnsi="TH SarabunPSK" w:cs="TH SarabunPSK"/>
                <w:sz w:val="32"/>
                <w:szCs w:val="32"/>
              </w:rPr>
              <w:t>02</w:t>
            </w:r>
            <w:r w:rsidRPr="002439EA">
              <w:rPr>
                <w:rFonts w:ascii="TH SarabunPSK" w:hAnsi="TH SarabunPSK" w:cs="TH SarabunPSK"/>
                <w:sz w:val="32"/>
                <w:szCs w:val="32"/>
                <w:cs/>
              </w:rPr>
              <w:t>-</w:t>
            </w:r>
            <w:r w:rsidRPr="002439EA">
              <w:rPr>
                <w:rFonts w:ascii="TH SarabunPSK" w:hAnsi="TH SarabunPSK" w:cs="TH SarabunPSK"/>
                <w:sz w:val="32"/>
                <w:szCs w:val="32"/>
              </w:rPr>
              <w:t xml:space="preserve">965-9851              </w:t>
            </w:r>
            <w:r>
              <w:rPr>
                <w:rFonts w:ascii="TH SarabunPSK" w:hAnsi="TH SarabunPSK" w:cs="TH SarabunPSK"/>
                <w:sz w:val="32"/>
                <w:szCs w:val="32"/>
                <w:cs/>
              </w:rPr>
              <w:tab/>
            </w:r>
            <w:r w:rsidRPr="002439EA">
              <w:rPr>
                <w:rFonts w:ascii="TH SarabunPSK" w:hAnsi="TH SarabunPSK" w:cs="TH SarabunPSK"/>
                <w:sz w:val="32"/>
                <w:szCs w:val="32"/>
              </w:rPr>
              <w:t>E-mail :  pattarawin@gmail.com</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rPr>
              <w:t>2.</w:t>
            </w:r>
            <w:r w:rsidRPr="002439EA">
              <w:rPr>
                <w:rFonts w:ascii="TH SarabunPSK" w:hAnsi="TH SarabunPSK" w:cs="TH SarabunPSK"/>
                <w:sz w:val="32"/>
                <w:szCs w:val="32"/>
                <w:cs/>
              </w:rPr>
              <w:t xml:space="preserve"> นายปวิช  อภิปาลกุล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นักวิเคราะห์นโยบายและแผนปฏิบัติการ</w:t>
            </w:r>
          </w:p>
          <w:p w:rsidR="004B2A71" w:rsidRPr="002439EA" w:rsidRDefault="004B2A71" w:rsidP="004B2A71">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cs/>
              </w:rPr>
              <w:t>สำนักยุทธศาสตร์การแพทย์</w:t>
            </w:r>
          </w:p>
          <w:p w:rsidR="004B2A71" w:rsidRPr="002439EA" w:rsidRDefault="004B2A71" w:rsidP="004B2A71">
            <w:pPr>
              <w:rPr>
                <w:rFonts w:ascii="TH SarabunPSK" w:hAnsi="TH SarabunPSK" w:cs="TH SarabunPSK"/>
                <w:sz w:val="32"/>
                <w:szCs w:val="32"/>
              </w:rPr>
            </w:pPr>
            <w:r w:rsidRPr="002439EA">
              <w:rPr>
                <w:rFonts w:ascii="TH SarabunPSK" w:hAnsi="TH SarabunPSK" w:cs="TH SarabunPSK"/>
                <w:sz w:val="32"/>
                <w:szCs w:val="32"/>
                <w:cs/>
              </w:rPr>
              <w:t xml:space="preserve">โทรศัพท์ที่ทำงาน : </w:t>
            </w:r>
            <w:r w:rsidRPr="002439EA">
              <w:rPr>
                <w:rFonts w:ascii="TH SarabunPSK" w:hAnsi="TH SarabunPSK" w:cs="TH SarabunPSK"/>
                <w:sz w:val="32"/>
                <w:szCs w:val="32"/>
              </w:rPr>
              <w:t>02-590-6347</w:t>
            </w:r>
            <w:r>
              <w:rPr>
                <w:rFonts w:ascii="TH SarabunPSK" w:hAnsi="TH SarabunPSK" w:cs="TH SarabunPSK"/>
                <w:sz w:val="32"/>
                <w:szCs w:val="32"/>
                <w:cs/>
              </w:rPr>
              <w:tab/>
            </w:r>
            <w:r w:rsidRPr="002439EA">
              <w:rPr>
                <w:rFonts w:ascii="TH SarabunPSK" w:hAnsi="TH SarabunPSK" w:cs="TH SarabunPSK"/>
                <w:sz w:val="32"/>
                <w:szCs w:val="32"/>
                <w:cs/>
              </w:rPr>
              <w:t xml:space="preserve">โทรศัพท์มือถือ : </w:t>
            </w:r>
            <w:r w:rsidRPr="002439EA">
              <w:rPr>
                <w:rFonts w:ascii="TH SarabunPSK" w:hAnsi="TH SarabunPSK" w:cs="TH SarabunPSK"/>
                <w:sz w:val="32"/>
                <w:szCs w:val="32"/>
              </w:rPr>
              <w:t>089-9594499</w:t>
            </w:r>
          </w:p>
          <w:p w:rsidR="004B2A71" w:rsidRPr="002439EA" w:rsidRDefault="004B2A71" w:rsidP="004B2A71">
            <w:pPr>
              <w:rPr>
                <w:rFonts w:ascii="TH SarabunPSK" w:hAnsi="TH SarabunPSK" w:cs="TH SarabunPSK"/>
                <w:sz w:val="32"/>
                <w:szCs w:val="32"/>
                <w:cs/>
              </w:rPr>
            </w:pPr>
            <w:r w:rsidRPr="002439EA">
              <w:rPr>
                <w:rFonts w:ascii="TH SarabunPSK" w:hAnsi="TH SarabunPSK" w:cs="TH SarabunPSK"/>
                <w:sz w:val="32"/>
                <w:szCs w:val="32"/>
                <w:cs/>
              </w:rPr>
              <w:t xml:space="preserve">โทรสาร  </w:t>
            </w:r>
            <w:r w:rsidRPr="002439EA">
              <w:rPr>
                <w:rFonts w:ascii="TH SarabunPSK" w:hAnsi="TH SarabunPSK" w:cs="TH SarabunPSK"/>
                <w:sz w:val="32"/>
                <w:szCs w:val="32"/>
              </w:rPr>
              <w:t>02</w:t>
            </w:r>
            <w:r w:rsidRPr="002439EA">
              <w:rPr>
                <w:rFonts w:ascii="TH SarabunPSK" w:hAnsi="TH SarabunPSK" w:cs="TH SarabunPSK"/>
                <w:sz w:val="32"/>
                <w:szCs w:val="32"/>
                <w:cs/>
              </w:rPr>
              <w:t>-</w:t>
            </w:r>
            <w:r w:rsidRPr="002439EA">
              <w:rPr>
                <w:rFonts w:ascii="TH SarabunPSK" w:hAnsi="TH SarabunPSK" w:cs="TH SarabunPSK"/>
                <w:sz w:val="32"/>
                <w:szCs w:val="32"/>
              </w:rPr>
              <w:t xml:space="preserve">591-8279             </w:t>
            </w:r>
            <w:r>
              <w:rPr>
                <w:rFonts w:ascii="TH SarabunPSK" w:hAnsi="TH SarabunPSK" w:cs="TH SarabunPSK"/>
                <w:sz w:val="32"/>
                <w:szCs w:val="32"/>
                <w:cs/>
              </w:rPr>
              <w:tab/>
            </w:r>
            <w:r>
              <w:rPr>
                <w:rFonts w:ascii="TH SarabunPSK" w:hAnsi="TH SarabunPSK" w:cs="TH SarabunPSK"/>
                <w:sz w:val="32"/>
                <w:szCs w:val="32"/>
                <w:cs/>
              </w:rPr>
              <w:tab/>
            </w:r>
            <w:r w:rsidRPr="002439EA">
              <w:rPr>
                <w:rFonts w:ascii="TH SarabunPSK" w:hAnsi="TH SarabunPSK" w:cs="TH SarabunPSK"/>
                <w:sz w:val="32"/>
                <w:szCs w:val="32"/>
              </w:rPr>
              <w:t>E-mail :  eva634752@gmail.com</w:t>
            </w:r>
          </w:p>
        </w:tc>
      </w:tr>
    </w:tbl>
    <w:p w:rsidR="004B2A71" w:rsidRPr="00DC65BC"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b/>
          <w:bCs/>
          <w:sz w:val="24"/>
          <w:szCs w:val="32"/>
          <w:u w:val="single"/>
        </w:rPr>
      </w:pPr>
    </w:p>
    <w:p w:rsidR="004B2A71" w:rsidRDefault="004B2A71" w:rsidP="004B2A71">
      <w:pPr>
        <w:tabs>
          <w:tab w:val="left" w:pos="1020"/>
        </w:tabs>
        <w:rPr>
          <w:rFonts w:ascii="TH SarabunPSK" w:hAnsi="TH SarabunPSK" w:cs="TH SarabunPSK"/>
          <w:b/>
          <w:bCs/>
          <w:sz w:val="24"/>
          <w:szCs w:val="32"/>
          <w:u w:val="single"/>
        </w:rPr>
      </w:pPr>
    </w:p>
    <w:p w:rsidR="004B2A71" w:rsidRDefault="004B2A71" w:rsidP="004B2A71">
      <w:pPr>
        <w:tabs>
          <w:tab w:val="left" w:pos="1020"/>
        </w:tabs>
        <w:rPr>
          <w:rFonts w:ascii="TH SarabunPSK" w:hAnsi="TH SarabunPSK" w:cs="TH SarabunPSK"/>
          <w:b/>
          <w:bCs/>
          <w:sz w:val="24"/>
          <w:szCs w:val="32"/>
          <w:u w:val="single"/>
        </w:rPr>
      </w:pPr>
    </w:p>
    <w:p w:rsidR="004B2A71" w:rsidRDefault="004B2A71" w:rsidP="004B2A71">
      <w:pPr>
        <w:tabs>
          <w:tab w:val="left" w:pos="1020"/>
        </w:tabs>
        <w:rPr>
          <w:rFonts w:ascii="TH SarabunPSK" w:hAnsi="TH SarabunPSK" w:cs="TH SarabunPSK"/>
          <w:b/>
          <w:bCs/>
          <w:sz w:val="24"/>
          <w:szCs w:val="32"/>
          <w:u w:val="single"/>
        </w:rPr>
      </w:pPr>
    </w:p>
    <w:p w:rsidR="004B2A71" w:rsidRDefault="004B2A71" w:rsidP="004B2A71">
      <w:pPr>
        <w:tabs>
          <w:tab w:val="left" w:pos="1020"/>
        </w:tabs>
        <w:rPr>
          <w:rFonts w:ascii="TH SarabunPSK" w:hAnsi="TH SarabunPSK" w:cs="TH SarabunPSK"/>
          <w:b/>
          <w:bCs/>
          <w:sz w:val="24"/>
          <w:szCs w:val="32"/>
          <w:u w:val="single"/>
        </w:rPr>
      </w:pPr>
    </w:p>
    <w:p w:rsidR="004B2A71" w:rsidRDefault="004B2A71" w:rsidP="004B2A71">
      <w:pPr>
        <w:tabs>
          <w:tab w:val="left" w:pos="1020"/>
        </w:tabs>
        <w:rPr>
          <w:rFonts w:ascii="TH SarabunPSK" w:hAnsi="TH SarabunPSK" w:cs="TH SarabunPSK"/>
          <w:b/>
          <w:bCs/>
          <w:sz w:val="24"/>
          <w:szCs w:val="32"/>
          <w:u w:val="single"/>
        </w:rPr>
      </w:pPr>
    </w:p>
    <w:p w:rsidR="007834E8" w:rsidRDefault="007834E8" w:rsidP="004B2A71">
      <w:pPr>
        <w:tabs>
          <w:tab w:val="left" w:pos="1020"/>
        </w:tabs>
        <w:rPr>
          <w:rFonts w:ascii="TH SarabunPSK" w:hAnsi="TH SarabunPSK" w:cs="TH SarabunPSK"/>
          <w:b/>
          <w:bCs/>
          <w:sz w:val="24"/>
          <w:szCs w:val="32"/>
          <w:u w:val="single"/>
        </w:rPr>
      </w:pPr>
    </w:p>
    <w:p w:rsidR="004B2A71" w:rsidRPr="00D60920" w:rsidRDefault="004B2A71" w:rsidP="004B2A71">
      <w:pPr>
        <w:tabs>
          <w:tab w:val="left" w:pos="1020"/>
        </w:tabs>
        <w:rPr>
          <w:rFonts w:ascii="TH SarabunPSK" w:hAnsi="TH SarabunPSK" w:cs="TH SarabunPSK"/>
          <w:b/>
          <w:bCs/>
          <w:sz w:val="24"/>
          <w:szCs w:val="32"/>
          <w:u w:val="single"/>
          <w:cs/>
        </w:rPr>
      </w:pPr>
      <w:r w:rsidRPr="00D60920">
        <w:rPr>
          <w:rFonts w:ascii="TH SarabunPSK" w:hAnsi="TH SarabunPSK" w:cs="TH SarabunPSK"/>
          <w:b/>
          <w:bCs/>
          <w:sz w:val="24"/>
          <w:szCs w:val="32"/>
          <w:u w:val="single"/>
          <w:cs/>
        </w:rPr>
        <w:lastRenderedPageBreak/>
        <w:t>ตารางประกอบคำนิยาม</w:t>
      </w:r>
    </w:p>
    <w:p w:rsidR="004B2A71" w:rsidRPr="00D60920" w:rsidRDefault="004B2A71" w:rsidP="004B2A71">
      <w:pPr>
        <w:tabs>
          <w:tab w:val="left" w:pos="1020"/>
        </w:tabs>
        <w:rPr>
          <w:rFonts w:ascii="TH SarabunPSK" w:hAnsi="TH SarabunPSK" w:cs="TH SarabunPSK"/>
          <w:b/>
          <w:bCs/>
          <w:sz w:val="32"/>
          <w:szCs w:val="32"/>
        </w:rPr>
      </w:pPr>
      <w:r w:rsidRPr="00D60920">
        <w:rPr>
          <w:rFonts w:ascii="TH SarabunPSK" w:hAnsi="TH SarabunPSK" w:cs="TH SarabunPSK"/>
          <w:b/>
          <w:bCs/>
          <w:sz w:val="32"/>
          <w:szCs w:val="32"/>
          <w:u w:val="single"/>
          <w:cs/>
        </w:rPr>
        <w:t>ตารางที่ 1</w:t>
      </w:r>
      <w:r w:rsidRPr="00D60920">
        <w:rPr>
          <w:rFonts w:ascii="TH SarabunPSK" w:hAnsi="TH SarabunPSK" w:cs="TH SarabunPSK"/>
          <w:b/>
          <w:bCs/>
          <w:sz w:val="32"/>
          <w:szCs w:val="32"/>
        </w:rPr>
        <w:t xml:space="preserve">SIRS  (systemic inflammatory response syndrome) </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Temperature &gt;</w:t>
      </w:r>
      <w:r w:rsidRPr="00D60920">
        <w:rPr>
          <w:rFonts w:ascii="TH SarabunPSK" w:hAnsi="TH SarabunPSK" w:cs="TH SarabunPSK"/>
          <w:sz w:val="32"/>
          <w:szCs w:val="32"/>
          <w:cs/>
        </w:rPr>
        <w:t>38</w:t>
      </w:r>
      <w:r w:rsidRPr="00D60920">
        <w:rPr>
          <w:rFonts w:ascii="TH SarabunPSK" w:hAnsi="TH SarabunPSK" w:cs="TH SarabunPSK"/>
          <w:sz w:val="32"/>
          <w:szCs w:val="32"/>
        </w:rPr>
        <w:t>°C or &lt;</w:t>
      </w:r>
      <w:r w:rsidRPr="00D60920">
        <w:rPr>
          <w:rFonts w:ascii="TH SarabunPSK" w:hAnsi="TH SarabunPSK" w:cs="TH SarabunPSK"/>
          <w:sz w:val="32"/>
          <w:szCs w:val="32"/>
          <w:cs/>
        </w:rPr>
        <w:t>36</w:t>
      </w:r>
      <w:r w:rsidRPr="00D60920">
        <w:rPr>
          <w:rFonts w:ascii="TH SarabunPSK" w:hAnsi="TH SarabunPSK" w:cs="TH SarabunPSK"/>
          <w:sz w:val="32"/>
          <w:szCs w:val="32"/>
        </w:rPr>
        <w:t>°C</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Heart rate &gt;</w:t>
      </w:r>
      <w:r w:rsidRPr="00D60920">
        <w:rPr>
          <w:rFonts w:ascii="TH SarabunPSK" w:hAnsi="TH SarabunPSK" w:cs="TH SarabunPSK"/>
          <w:sz w:val="32"/>
          <w:szCs w:val="32"/>
          <w:cs/>
        </w:rPr>
        <w:t>90</w:t>
      </w:r>
      <w:r w:rsidRPr="00D60920">
        <w:rPr>
          <w:rFonts w:ascii="TH SarabunPSK" w:hAnsi="TH SarabunPSK" w:cs="TH SarabunPSK"/>
          <w:sz w:val="32"/>
          <w:szCs w:val="32"/>
        </w:rPr>
        <w:t xml:space="preserve"> beats/min</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Respiratory rate &gt;</w:t>
      </w:r>
      <w:r w:rsidRPr="00D60920">
        <w:rPr>
          <w:rFonts w:ascii="TH SarabunPSK" w:hAnsi="TH SarabunPSK" w:cs="TH SarabunPSK"/>
          <w:sz w:val="32"/>
          <w:szCs w:val="32"/>
          <w:cs/>
        </w:rPr>
        <w:t>20 /</w:t>
      </w:r>
      <w:r w:rsidRPr="00D60920">
        <w:rPr>
          <w:rFonts w:ascii="TH SarabunPSK" w:hAnsi="TH SarabunPSK" w:cs="TH SarabunPSK"/>
          <w:sz w:val="32"/>
          <w:szCs w:val="32"/>
        </w:rPr>
        <w:t xml:space="preserve">min </w:t>
      </w:r>
      <w:r w:rsidRPr="00D60920">
        <w:rPr>
          <w:rFonts w:ascii="TH SarabunPSK" w:hAnsi="TH SarabunPSK" w:cs="TH SarabunPSK"/>
          <w:sz w:val="32"/>
          <w:szCs w:val="32"/>
          <w:cs/>
        </w:rPr>
        <w:t xml:space="preserve">หรือ </w:t>
      </w:r>
      <w:r w:rsidRPr="00D60920">
        <w:rPr>
          <w:rFonts w:ascii="TH SarabunPSK" w:hAnsi="TH SarabunPSK" w:cs="TH SarabunPSK"/>
          <w:sz w:val="32"/>
          <w:szCs w:val="32"/>
        </w:rPr>
        <w:t>PaCO</w:t>
      </w:r>
      <w:r w:rsidRPr="00D60920">
        <w:rPr>
          <w:rFonts w:ascii="TH SarabunPSK" w:hAnsi="TH SarabunPSK" w:cs="TH SarabunPSK"/>
          <w:sz w:val="32"/>
          <w:szCs w:val="32"/>
          <w:cs/>
        </w:rPr>
        <w:t>2</w:t>
      </w:r>
      <w:r w:rsidRPr="00D60920">
        <w:rPr>
          <w:rFonts w:ascii="TH SarabunPSK" w:hAnsi="TH SarabunPSK" w:cs="TH SarabunPSK"/>
          <w:sz w:val="32"/>
          <w:szCs w:val="32"/>
        </w:rPr>
        <w:t>&lt;</w:t>
      </w:r>
      <w:r w:rsidRPr="00D60920">
        <w:rPr>
          <w:rFonts w:ascii="TH SarabunPSK" w:hAnsi="TH SarabunPSK" w:cs="TH SarabunPSK"/>
          <w:sz w:val="32"/>
          <w:szCs w:val="32"/>
          <w:cs/>
        </w:rPr>
        <w:t>32</w:t>
      </w:r>
      <w:r w:rsidRPr="00D60920">
        <w:rPr>
          <w:rFonts w:ascii="TH SarabunPSK" w:hAnsi="TH SarabunPSK" w:cs="TH SarabunPSK"/>
          <w:sz w:val="32"/>
          <w:szCs w:val="32"/>
        </w:rPr>
        <w:t xml:space="preserve"> mm Hg</w:t>
      </w:r>
    </w:p>
    <w:p w:rsidR="004B2A71" w:rsidRPr="00D60920" w:rsidRDefault="004B2A71" w:rsidP="004B2A71">
      <w:pPr>
        <w:tabs>
          <w:tab w:val="left" w:pos="1020"/>
        </w:tabs>
        <w:rPr>
          <w:rFonts w:ascii="TH SarabunPSK" w:hAnsi="TH SarabunPSK" w:cs="TH SarabunPSK"/>
          <w:sz w:val="32"/>
          <w:szCs w:val="32"/>
          <w:cs/>
        </w:rPr>
      </w:pPr>
      <w:r w:rsidRPr="00D60920">
        <w:rPr>
          <w:rFonts w:ascii="TH SarabunPSK" w:hAnsi="TH SarabunPSK" w:cs="TH SarabunPSK"/>
          <w:sz w:val="32"/>
          <w:szCs w:val="32"/>
        </w:rPr>
        <w:t>WBC &gt;</w:t>
      </w:r>
      <w:r w:rsidRPr="00D60920">
        <w:rPr>
          <w:rFonts w:ascii="TH SarabunPSK" w:hAnsi="TH SarabunPSK" w:cs="TH SarabunPSK"/>
          <w:sz w:val="32"/>
          <w:szCs w:val="32"/>
          <w:cs/>
        </w:rPr>
        <w:t>12</w:t>
      </w:r>
      <w:r w:rsidRPr="00D60920">
        <w:rPr>
          <w:rFonts w:ascii="TH SarabunPSK" w:hAnsi="TH SarabunPSK" w:cs="TH SarabunPSK"/>
          <w:sz w:val="32"/>
          <w:szCs w:val="32"/>
        </w:rPr>
        <w:t>,</w:t>
      </w:r>
      <w:r w:rsidRPr="00D60920">
        <w:rPr>
          <w:rFonts w:ascii="TH SarabunPSK" w:hAnsi="TH SarabunPSK" w:cs="TH SarabunPSK"/>
          <w:sz w:val="32"/>
          <w:szCs w:val="32"/>
          <w:cs/>
        </w:rPr>
        <w:t>000 /</w:t>
      </w:r>
      <w:r w:rsidRPr="00D60920">
        <w:rPr>
          <w:rFonts w:ascii="TH SarabunPSK" w:hAnsi="TH SarabunPSK" w:cs="TH SarabunPSK"/>
          <w:sz w:val="32"/>
          <w:szCs w:val="32"/>
        </w:rPr>
        <w:t>mm</w:t>
      </w:r>
      <w:r w:rsidRPr="00D60920">
        <w:rPr>
          <w:rFonts w:ascii="TH SarabunPSK" w:hAnsi="TH SarabunPSK" w:cs="TH SarabunPSK"/>
          <w:sz w:val="32"/>
          <w:szCs w:val="32"/>
          <w:cs/>
        </w:rPr>
        <w:t>3</w:t>
      </w:r>
      <w:r w:rsidRPr="00D60920">
        <w:rPr>
          <w:rFonts w:ascii="TH SarabunPSK" w:hAnsi="TH SarabunPSK" w:cs="TH SarabunPSK"/>
          <w:sz w:val="32"/>
          <w:szCs w:val="32"/>
        </w:rPr>
        <w:t>, &lt;</w:t>
      </w:r>
      <w:r w:rsidRPr="00D60920">
        <w:rPr>
          <w:rFonts w:ascii="TH SarabunPSK" w:hAnsi="TH SarabunPSK" w:cs="TH SarabunPSK"/>
          <w:sz w:val="32"/>
          <w:szCs w:val="32"/>
          <w:cs/>
        </w:rPr>
        <w:t>4000 /</w:t>
      </w:r>
      <w:r w:rsidRPr="00D60920">
        <w:rPr>
          <w:rFonts w:ascii="TH SarabunPSK" w:hAnsi="TH SarabunPSK" w:cs="TH SarabunPSK"/>
          <w:sz w:val="32"/>
          <w:szCs w:val="32"/>
        </w:rPr>
        <w:t>mm</w:t>
      </w:r>
      <w:r w:rsidRPr="00D60920">
        <w:rPr>
          <w:rFonts w:ascii="TH SarabunPSK" w:hAnsi="TH SarabunPSK" w:cs="TH SarabunPSK"/>
          <w:sz w:val="32"/>
          <w:szCs w:val="32"/>
          <w:cs/>
        </w:rPr>
        <w:t>3</w:t>
      </w:r>
      <w:r w:rsidRPr="00D60920">
        <w:rPr>
          <w:rFonts w:ascii="TH SarabunPSK" w:hAnsi="TH SarabunPSK" w:cs="TH SarabunPSK"/>
          <w:sz w:val="32"/>
          <w:szCs w:val="32"/>
        </w:rPr>
        <w:t xml:space="preserve">, </w:t>
      </w:r>
      <w:r w:rsidRPr="00D60920">
        <w:rPr>
          <w:rFonts w:ascii="TH SarabunPSK" w:hAnsi="TH SarabunPSK" w:cs="TH SarabunPSK"/>
          <w:sz w:val="32"/>
          <w:szCs w:val="32"/>
          <w:cs/>
        </w:rPr>
        <w:t xml:space="preserve">หรือมี </w:t>
      </w:r>
      <w:r w:rsidRPr="00D60920">
        <w:rPr>
          <w:rFonts w:ascii="TH SarabunPSK" w:hAnsi="TH SarabunPSK" w:cs="TH SarabunPSK"/>
          <w:sz w:val="32"/>
          <w:szCs w:val="32"/>
        </w:rPr>
        <w:t>band form &gt;</w:t>
      </w:r>
      <w:r w:rsidRPr="00D60920">
        <w:rPr>
          <w:rFonts w:ascii="TH SarabunPSK" w:hAnsi="TH SarabunPSK" w:cs="TH SarabunPSK"/>
          <w:sz w:val="32"/>
          <w:szCs w:val="32"/>
          <w:cs/>
        </w:rPr>
        <w:t>10 %</w:t>
      </w:r>
    </w:p>
    <w:p w:rsidR="004B2A71" w:rsidRPr="00D60920" w:rsidRDefault="004B2A71" w:rsidP="004B2A71">
      <w:pPr>
        <w:tabs>
          <w:tab w:val="left" w:pos="1020"/>
        </w:tabs>
        <w:rPr>
          <w:rFonts w:ascii="TH SarabunPSK" w:hAnsi="TH SarabunPSK" w:cs="TH SarabunPSK"/>
          <w:sz w:val="32"/>
          <w:szCs w:val="32"/>
        </w:rPr>
      </w:pPr>
    </w:p>
    <w:p w:rsidR="004B2A71" w:rsidRPr="00D60920" w:rsidRDefault="004B2A71" w:rsidP="004B2A71">
      <w:pPr>
        <w:tabs>
          <w:tab w:val="left" w:pos="1020"/>
        </w:tabs>
        <w:rPr>
          <w:rFonts w:ascii="TH SarabunPSK" w:hAnsi="TH SarabunPSK" w:cs="TH SarabunPSK"/>
          <w:b/>
          <w:bCs/>
          <w:sz w:val="32"/>
          <w:szCs w:val="32"/>
        </w:rPr>
      </w:pPr>
      <w:r w:rsidRPr="00D60920">
        <w:rPr>
          <w:rFonts w:ascii="TH SarabunPSK" w:hAnsi="TH SarabunPSK" w:cs="TH SarabunPSK"/>
          <w:b/>
          <w:bCs/>
          <w:sz w:val="32"/>
          <w:szCs w:val="32"/>
          <w:u w:val="single"/>
          <w:cs/>
        </w:rPr>
        <w:t>ตารางที่ 2</w:t>
      </w:r>
      <w:r w:rsidRPr="00D60920">
        <w:rPr>
          <w:rFonts w:ascii="TH SarabunPSK" w:hAnsi="TH SarabunPSK" w:cs="TH SarabunPSK"/>
          <w:b/>
          <w:bCs/>
          <w:sz w:val="32"/>
          <w:szCs w:val="32"/>
        </w:rPr>
        <w:t>tissue hypoperfusion</w:t>
      </w:r>
      <w:r w:rsidRPr="00D60920">
        <w:rPr>
          <w:rFonts w:ascii="TH SarabunPSK" w:hAnsi="TH SarabunPSK" w:cs="TH SarabunPSK"/>
          <w:b/>
          <w:bCs/>
          <w:sz w:val="32"/>
          <w:szCs w:val="32"/>
          <w:cs/>
        </w:rPr>
        <w:t xml:space="preserve">หรือ </w:t>
      </w:r>
      <w:r w:rsidRPr="00D60920">
        <w:rPr>
          <w:rFonts w:ascii="TH SarabunPSK" w:hAnsi="TH SarabunPSK" w:cs="TH SarabunPSK"/>
          <w:b/>
          <w:bCs/>
          <w:sz w:val="32"/>
          <w:szCs w:val="32"/>
        </w:rPr>
        <w:t xml:space="preserve">organ dysfunction </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cs/>
        </w:rPr>
        <w:t xml:space="preserve">มีภาวะ </w:t>
      </w:r>
      <w:r w:rsidRPr="00D60920">
        <w:rPr>
          <w:rFonts w:ascii="TH SarabunPSK" w:hAnsi="TH SarabunPSK" w:cs="TH SarabunPSK"/>
          <w:sz w:val="32"/>
          <w:szCs w:val="32"/>
        </w:rPr>
        <w:t>hypotension</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cs/>
        </w:rPr>
        <w:t xml:space="preserve">ค่า </w:t>
      </w:r>
      <w:r w:rsidRPr="00D60920">
        <w:rPr>
          <w:rFonts w:ascii="TH SarabunPSK" w:hAnsi="TH SarabunPSK" w:cs="TH SarabunPSK"/>
          <w:sz w:val="32"/>
          <w:szCs w:val="32"/>
        </w:rPr>
        <w:t>blood lactate level &gt;2 mmol/L (18 mg/dL)</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Urine output &lt;</w:t>
      </w:r>
      <w:r w:rsidRPr="00D60920">
        <w:rPr>
          <w:rFonts w:ascii="TH SarabunPSK" w:hAnsi="TH SarabunPSK" w:cs="TH SarabunPSK"/>
          <w:sz w:val="32"/>
          <w:szCs w:val="32"/>
          <w:cs/>
        </w:rPr>
        <w:t>0.5</w:t>
      </w:r>
      <w:r w:rsidRPr="00D60920">
        <w:rPr>
          <w:rFonts w:ascii="TH SarabunPSK" w:hAnsi="TH SarabunPSK" w:cs="TH SarabunPSK"/>
          <w:sz w:val="32"/>
          <w:szCs w:val="32"/>
        </w:rPr>
        <w:t xml:space="preserve"> mL/kg/hr</w:t>
      </w:r>
      <w:r w:rsidRPr="00D60920">
        <w:rPr>
          <w:rFonts w:ascii="TH SarabunPSK" w:hAnsi="TH SarabunPSK" w:cs="TH SarabunPSK"/>
          <w:sz w:val="32"/>
          <w:szCs w:val="32"/>
          <w:cs/>
        </w:rPr>
        <w:t>เป็นระยะเวลามากกว่า 2 ชม.แม้ว่าจะได้สารน้ำอย่างเพียงพอ</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 xml:space="preserve">Acute lung injury </w:t>
      </w:r>
      <w:r w:rsidRPr="00D60920">
        <w:rPr>
          <w:rFonts w:ascii="TH SarabunPSK" w:hAnsi="TH SarabunPSK" w:cs="TH SarabunPSK"/>
          <w:sz w:val="32"/>
          <w:szCs w:val="32"/>
          <w:cs/>
        </w:rPr>
        <w:t xml:space="preserve">ที่มี </w:t>
      </w:r>
      <w:r w:rsidRPr="00D60920">
        <w:rPr>
          <w:rFonts w:ascii="TH SarabunPSK" w:hAnsi="TH SarabunPSK" w:cs="TH SarabunPSK"/>
          <w:sz w:val="32"/>
          <w:szCs w:val="32"/>
        </w:rPr>
        <w:t>Pao</w:t>
      </w:r>
      <w:r w:rsidRPr="00D60920">
        <w:rPr>
          <w:rFonts w:ascii="TH SarabunPSK" w:hAnsi="TH SarabunPSK" w:cs="TH SarabunPSK"/>
          <w:sz w:val="32"/>
          <w:szCs w:val="32"/>
          <w:cs/>
        </w:rPr>
        <w:t>2/</w:t>
      </w:r>
      <w:r w:rsidRPr="00D60920">
        <w:rPr>
          <w:rFonts w:ascii="TH SarabunPSK" w:hAnsi="TH SarabunPSK" w:cs="TH SarabunPSK"/>
          <w:sz w:val="32"/>
          <w:szCs w:val="32"/>
        </w:rPr>
        <w:t>Fio</w:t>
      </w:r>
      <w:r w:rsidRPr="00D60920">
        <w:rPr>
          <w:rFonts w:ascii="TH SarabunPSK" w:hAnsi="TH SarabunPSK" w:cs="TH SarabunPSK"/>
          <w:sz w:val="32"/>
          <w:szCs w:val="32"/>
          <w:cs/>
        </w:rPr>
        <w:t>2</w:t>
      </w:r>
      <w:r w:rsidRPr="00D60920">
        <w:rPr>
          <w:rFonts w:ascii="TH SarabunPSK" w:hAnsi="TH SarabunPSK" w:cs="TH SarabunPSK"/>
          <w:sz w:val="32"/>
          <w:szCs w:val="32"/>
        </w:rPr>
        <w:t>&lt;</w:t>
      </w:r>
      <w:r w:rsidRPr="00D60920">
        <w:rPr>
          <w:rFonts w:ascii="TH SarabunPSK" w:hAnsi="TH SarabunPSK" w:cs="TH SarabunPSK"/>
          <w:sz w:val="32"/>
          <w:szCs w:val="32"/>
          <w:cs/>
        </w:rPr>
        <w:t xml:space="preserve">250 โดยไม่มีภาวะ </w:t>
      </w:r>
      <w:r w:rsidRPr="00D60920">
        <w:rPr>
          <w:rFonts w:ascii="TH SarabunPSK" w:hAnsi="TH SarabunPSK" w:cs="TH SarabunPSK"/>
          <w:sz w:val="32"/>
          <w:szCs w:val="32"/>
        </w:rPr>
        <w:t xml:space="preserve">pneumonia </w:t>
      </w:r>
      <w:r w:rsidRPr="00D60920">
        <w:rPr>
          <w:rFonts w:ascii="TH SarabunPSK" w:hAnsi="TH SarabunPSK" w:cs="TH SarabunPSK"/>
          <w:sz w:val="32"/>
          <w:szCs w:val="32"/>
          <w:cs/>
        </w:rPr>
        <w:t>เป็นสาเหตุ</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 xml:space="preserve">Acute lung injury </w:t>
      </w:r>
      <w:r w:rsidRPr="00D60920">
        <w:rPr>
          <w:rFonts w:ascii="TH SarabunPSK" w:hAnsi="TH SarabunPSK" w:cs="TH SarabunPSK"/>
          <w:sz w:val="32"/>
          <w:szCs w:val="32"/>
          <w:cs/>
        </w:rPr>
        <w:t xml:space="preserve">ที่มี </w:t>
      </w:r>
      <w:r w:rsidRPr="00D60920">
        <w:rPr>
          <w:rFonts w:ascii="TH SarabunPSK" w:hAnsi="TH SarabunPSK" w:cs="TH SarabunPSK"/>
          <w:sz w:val="32"/>
          <w:szCs w:val="32"/>
        </w:rPr>
        <w:t>Pao</w:t>
      </w:r>
      <w:r w:rsidRPr="00D60920">
        <w:rPr>
          <w:rFonts w:ascii="TH SarabunPSK" w:hAnsi="TH SarabunPSK" w:cs="TH SarabunPSK"/>
          <w:sz w:val="32"/>
          <w:szCs w:val="32"/>
          <w:cs/>
        </w:rPr>
        <w:t>2/</w:t>
      </w:r>
      <w:r w:rsidRPr="00D60920">
        <w:rPr>
          <w:rFonts w:ascii="TH SarabunPSK" w:hAnsi="TH SarabunPSK" w:cs="TH SarabunPSK"/>
          <w:sz w:val="32"/>
          <w:szCs w:val="32"/>
        </w:rPr>
        <w:t>Fio</w:t>
      </w:r>
      <w:r w:rsidRPr="00D60920">
        <w:rPr>
          <w:rFonts w:ascii="TH SarabunPSK" w:hAnsi="TH SarabunPSK" w:cs="TH SarabunPSK"/>
          <w:sz w:val="32"/>
          <w:szCs w:val="32"/>
          <w:cs/>
        </w:rPr>
        <w:t>2</w:t>
      </w:r>
      <w:r w:rsidRPr="00D60920">
        <w:rPr>
          <w:rFonts w:ascii="TH SarabunPSK" w:hAnsi="TH SarabunPSK" w:cs="TH SarabunPSK"/>
          <w:sz w:val="32"/>
          <w:szCs w:val="32"/>
        </w:rPr>
        <w:t>&lt;</w:t>
      </w:r>
      <w:r w:rsidRPr="00D60920">
        <w:rPr>
          <w:rFonts w:ascii="TH SarabunPSK" w:hAnsi="TH SarabunPSK" w:cs="TH SarabunPSK"/>
          <w:sz w:val="32"/>
          <w:szCs w:val="32"/>
          <w:cs/>
        </w:rPr>
        <w:t xml:space="preserve">200 โดยมีภาวะ </w:t>
      </w:r>
      <w:r w:rsidRPr="00D60920">
        <w:rPr>
          <w:rFonts w:ascii="TH SarabunPSK" w:hAnsi="TH SarabunPSK" w:cs="TH SarabunPSK"/>
          <w:sz w:val="32"/>
          <w:szCs w:val="32"/>
        </w:rPr>
        <w:t xml:space="preserve">pneumonia </w:t>
      </w:r>
      <w:r w:rsidRPr="00D60920">
        <w:rPr>
          <w:rFonts w:ascii="TH SarabunPSK" w:hAnsi="TH SarabunPSK" w:cs="TH SarabunPSK"/>
          <w:sz w:val="32"/>
          <w:szCs w:val="32"/>
          <w:cs/>
        </w:rPr>
        <w:t>เป็นสาเหตุ</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Creatinine&gt;</w:t>
      </w:r>
      <w:r w:rsidRPr="00D60920">
        <w:rPr>
          <w:rFonts w:ascii="TH SarabunPSK" w:hAnsi="TH SarabunPSK" w:cs="TH SarabunPSK"/>
          <w:sz w:val="32"/>
          <w:szCs w:val="32"/>
          <w:cs/>
        </w:rPr>
        <w:t>2.0</w:t>
      </w:r>
      <w:r w:rsidRPr="00D60920">
        <w:rPr>
          <w:rFonts w:ascii="TH SarabunPSK" w:hAnsi="TH SarabunPSK" w:cs="TH SarabunPSK"/>
          <w:sz w:val="32"/>
          <w:szCs w:val="32"/>
        </w:rPr>
        <w:t xml:space="preserve"> mg/dL(</w:t>
      </w:r>
      <w:r w:rsidRPr="00D60920">
        <w:rPr>
          <w:rFonts w:ascii="TH SarabunPSK" w:hAnsi="TH SarabunPSK" w:cs="TH SarabunPSK"/>
          <w:sz w:val="32"/>
          <w:szCs w:val="32"/>
          <w:cs/>
        </w:rPr>
        <w:t>176.8</w:t>
      </w:r>
      <w:r w:rsidRPr="00D60920">
        <w:rPr>
          <w:rFonts w:cs="Calibri"/>
          <w:sz w:val="32"/>
          <w:szCs w:val="32"/>
        </w:rPr>
        <w:t>μ</w:t>
      </w:r>
      <w:r w:rsidRPr="00D60920">
        <w:rPr>
          <w:rFonts w:ascii="TH SarabunPSK" w:hAnsi="TH SarabunPSK" w:cs="TH SarabunPSK"/>
          <w:sz w:val="32"/>
          <w:szCs w:val="32"/>
        </w:rPr>
        <w:t>mol/L)</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Bilirubin &gt;</w:t>
      </w:r>
      <w:r w:rsidRPr="00D60920">
        <w:rPr>
          <w:rFonts w:ascii="TH SarabunPSK" w:hAnsi="TH SarabunPSK" w:cs="TH SarabunPSK"/>
          <w:sz w:val="32"/>
          <w:szCs w:val="32"/>
          <w:cs/>
        </w:rPr>
        <w:t>2</w:t>
      </w:r>
      <w:r w:rsidRPr="00D60920">
        <w:rPr>
          <w:rFonts w:ascii="TH SarabunPSK" w:hAnsi="TH SarabunPSK" w:cs="TH SarabunPSK"/>
          <w:sz w:val="32"/>
          <w:szCs w:val="32"/>
        </w:rPr>
        <w:t xml:space="preserve"> mg/dL(</w:t>
      </w:r>
      <w:r w:rsidRPr="00D60920">
        <w:rPr>
          <w:rFonts w:ascii="TH SarabunPSK" w:hAnsi="TH SarabunPSK" w:cs="TH SarabunPSK"/>
          <w:sz w:val="32"/>
          <w:szCs w:val="32"/>
          <w:cs/>
        </w:rPr>
        <w:t>34.2</w:t>
      </w:r>
      <w:r w:rsidRPr="00D60920">
        <w:rPr>
          <w:rFonts w:cs="Calibri"/>
          <w:sz w:val="32"/>
          <w:szCs w:val="32"/>
        </w:rPr>
        <w:t>μ</w:t>
      </w:r>
      <w:r w:rsidRPr="00D60920">
        <w:rPr>
          <w:rFonts w:ascii="TH SarabunPSK" w:hAnsi="TH SarabunPSK" w:cs="TH SarabunPSK"/>
          <w:sz w:val="32"/>
          <w:szCs w:val="32"/>
        </w:rPr>
        <w:t>mol/L)</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Platelet count &lt;</w:t>
      </w:r>
      <w:r w:rsidRPr="00D60920">
        <w:rPr>
          <w:rFonts w:ascii="TH SarabunPSK" w:hAnsi="TH SarabunPSK" w:cs="TH SarabunPSK"/>
          <w:sz w:val="32"/>
          <w:szCs w:val="32"/>
          <w:cs/>
        </w:rPr>
        <w:t>100</w:t>
      </w:r>
      <w:r w:rsidRPr="00D60920">
        <w:rPr>
          <w:rFonts w:ascii="TH SarabunPSK" w:hAnsi="TH SarabunPSK" w:cs="TH SarabunPSK"/>
          <w:sz w:val="32"/>
          <w:szCs w:val="32"/>
        </w:rPr>
        <w:t>,</w:t>
      </w:r>
      <w:r w:rsidRPr="00D60920">
        <w:rPr>
          <w:rFonts w:ascii="TH SarabunPSK" w:hAnsi="TH SarabunPSK" w:cs="TH SarabunPSK"/>
          <w:sz w:val="32"/>
          <w:szCs w:val="32"/>
          <w:cs/>
        </w:rPr>
        <w:t>000</w:t>
      </w:r>
      <w:r w:rsidRPr="00D60920">
        <w:rPr>
          <w:rFonts w:cs="Calibri"/>
          <w:sz w:val="32"/>
          <w:szCs w:val="32"/>
        </w:rPr>
        <w:t>μ</w:t>
      </w:r>
      <w:r w:rsidRPr="00D60920">
        <w:rPr>
          <w:rFonts w:ascii="TH SarabunPSK" w:hAnsi="TH SarabunPSK" w:cs="TH SarabunPSK"/>
          <w:sz w:val="32"/>
          <w:szCs w:val="32"/>
        </w:rPr>
        <w:t>L</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rPr>
        <w:t>Coagulopathy (international normalized ratio &gt;</w:t>
      </w:r>
      <w:r w:rsidRPr="00D60920">
        <w:rPr>
          <w:rFonts w:ascii="TH SarabunPSK" w:hAnsi="TH SarabunPSK" w:cs="TH SarabunPSK"/>
          <w:sz w:val="32"/>
          <w:szCs w:val="32"/>
          <w:cs/>
        </w:rPr>
        <w:t xml:space="preserve">1.5 หรือ </w:t>
      </w:r>
      <w:r w:rsidRPr="00D60920">
        <w:rPr>
          <w:rFonts w:ascii="TH SarabunPSK" w:hAnsi="TH SarabunPSK" w:cs="TH SarabunPSK"/>
          <w:sz w:val="32"/>
          <w:szCs w:val="32"/>
        </w:rPr>
        <w:t xml:space="preserve">aPTT&gt; 60 </w:t>
      </w:r>
      <w:r w:rsidRPr="00D60920">
        <w:rPr>
          <w:rFonts w:ascii="TH SarabunPSK" w:hAnsi="TH SarabunPSK" w:cs="TH SarabunPSK"/>
          <w:sz w:val="32"/>
          <w:szCs w:val="32"/>
          <w:cs/>
        </w:rPr>
        <w:t>วินาที )</w:t>
      </w:r>
    </w:p>
    <w:p w:rsidR="004B2A71" w:rsidRPr="00D60920" w:rsidRDefault="004B2A71" w:rsidP="004B2A71">
      <w:pPr>
        <w:tabs>
          <w:tab w:val="left" w:pos="1020"/>
        </w:tabs>
        <w:rPr>
          <w:rFonts w:ascii="TH SarabunPSK" w:hAnsi="TH SarabunPSK" w:cs="TH SarabunPSK"/>
          <w:sz w:val="32"/>
          <w:szCs w:val="32"/>
        </w:rPr>
      </w:pPr>
    </w:p>
    <w:p w:rsidR="004B2A71" w:rsidRPr="00D60920" w:rsidRDefault="004B2A71" w:rsidP="004B2A71">
      <w:pPr>
        <w:tabs>
          <w:tab w:val="left" w:pos="1020"/>
        </w:tabs>
        <w:rPr>
          <w:rFonts w:ascii="TH SarabunPSK" w:hAnsi="TH SarabunPSK" w:cs="TH SarabunPSK"/>
          <w:b/>
          <w:bCs/>
          <w:sz w:val="32"/>
          <w:szCs w:val="32"/>
        </w:rPr>
      </w:pPr>
      <w:r w:rsidRPr="00DC65BC">
        <w:rPr>
          <w:rFonts w:ascii="TH SarabunPSK" w:hAnsi="TH SarabunPSK" w:cs="TH SarabunPSK"/>
          <w:b/>
          <w:bCs/>
          <w:sz w:val="32"/>
          <w:szCs w:val="32"/>
          <w:u w:val="single"/>
          <w:cs/>
        </w:rPr>
        <w:lastRenderedPageBreak/>
        <w:t xml:space="preserve">ตารางที่ </w:t>
      </w:r>
      <w:r w:rsidRPr="00DC65BC">
        <w:rPr>
          <w:rFonts w:ascii="TH SarabunPSK" w:hAnsi="TH SarabunPSK" w:cs="TH SarabunPSK"/>
          <w:b/>
          <w:bCs/>
          <w:sz w:val="32"/>
          <w:szCs w:val="32"/>
          <w:u w:val="single"/>
        </w:rPr>
        <w:t>3</w:t>
      </w:r>
      <w:r w:rsidRPr="00D60920">
        <w:rPr>
          <w:rFonts w:ascii="TH SarabunPSK" w:hAnsi="TH SarabunPSK" w:cs="TH SarabunPSK"/>
          <w:b/>
          <w:bCs/>
          <w:sz w:val="32"/>
          <w:szCs w:val="32"/>
        </w:rPr>
        <w:t xml:space="preserve">qSOFA (quick SOFA)score </w:t>
      </w:r>
      <w:r w:rsidRPr="00D60920">
        <w:rPr>
          <w:rFonts w:ascii="TH SarabunPSK" w:hAnsi="TH SarabunPSK" w:cs="TH SarabunPSK"/>
          <w:b/>
          <w:bCs/>
          <w:sz w:val="32"/>
          <w:szCs w:val="32"/>
          <w:cs/>
        </w:rPr>
        <w:t>ในการประเมิน ได้แก่</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cs/>
        </w:rPr>
        <w:t xml:space="preserve">1. </w:t>
      </w:r>
      <w:r w:rsidRPr="00D60920">
        <w:rPr>
          <w:rFonts w:ascii="TH SarabunPSK" w:hAnsi="TH SarabunPSK" w:cs="TH SarabunPSK"/>
          <w:sz w:val="32"/>
          <w:szCs w:val="32"/>
        </w:rPr>
        <w:t>Alteration in mental status (</w:t>
      </w:r>
      <w:r w:rsidRPr="00D60920">
        <w:rPr>
          <w:rFonts w:ascii="TH SarabunPSK" w:hAnsi="TH SarabunPSK" w:cs="TH SarabunPSK"/>
          <w:sz w:val="32"/>
          <w:szCs w:val="32"/>
          <w:cs/>
        </w:rPr>
        <w:t xml:space="preserve">อาจใช้ </w:t>
      </w:r>
      <w:r w:rsidRPr="00D60920">
        <w:rPr>
          <w:rFonts w:ascii="TH SarabunPSK" w:hAnsi="TH SarabunPSK" w:cs="TH SarabunPSK"/>
          <w:sz w:val="32"/>
          <w:szCs w:val="32"/>
        </w:rPr>
        <w:t xml:space="preserve">Glasgow Coma Scale score </w:t>
      </w:r>
      <w:r w:rsidRPr="00D60920">
        <w:rPr>
          <w:rFonts w:ascii="TH SarabunPSK" w:hAnsi="TH SarabunPSK" w:cs="TH SarabunPSK"/>
          <w:sz w:val="32"/>
          <w:szCs w:val="32"/>
          <w:cs/>
        </w:rPr>
        <w:t xml:space="preserve">น้อยกว่า  15 ก็ได้) </w:t>
      </w:r>
    </w:p>
    <w:p w:rsidR="004B2A71" w:rsidRPr="00D60920"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cs/>
        </w:rPr>
        <w:t xml:space="preserve">2. </w:t>
      </w:r>
      <w:r w:rsidRPr="00D60920">
        <w:rPr>
          <w:rFonts w:ascii="TH SarabunPSK" w:hAnsi="TH SarabunPSK" w:cs="TH SarabunPSK"/>
          <w:sz w:val="32"/>
          <w:szCs w:val="32"/>
        </w:rPr>
        <w:t>Systolic blood pressure ≤</w:t>
      </w:r>
      <w:r w:rsidRPr="00D60920">
        <w:rPr>
          <w:rFonts w:ascii="TH SarabunPSK" w:hAnsi="TH SarabunPSK" w:cs="TH SarabunPSK"/>
          <w:sz w:val="32"/>
          <w:szCs w:val="32"/>
          <w:cs/>
        </w:rPr>
        <w:t>100</w:t>
      </w:r>
      <w:r w:rsidRPr="00D60920">
        <w:rPr>
          <w:rFonts w:ascii="TH SarabunPSK" w:hAnsi="TH SarabunPSK" w:cs="TH SarabunPSK"/>
          <w:sz w:val="32"/>
          <w:szCs w:val="32"/>
        </w:rPr>
        <w:t xml:space="preserve"> mm Hg </w:t>
      </w:r>
    </w:p>
    <w:p w:rsidR="004B2A71" w:rsidRPr="007834E8" w:rsidRDefault="004B2A71" w:rsidP="004B2A71">
      <w:pPr>
        <w:tabs>
          <w:tab w:val="left" w:pos="1020"/>
        </w:tabs>
        <w:rPr>
          <w:rFonts w:ascii="TH SarabunPSK" w:hAnsi="TH SarabunPSK" w:cs="TH SarabunPSK"/>
          <w:sz w:val="32"/>
          <w:szCs w:val="32"/>
        </w:rPr>
      </w:pPr>
      <w:r w:rsidRPr="00D60920">
        <w:rPr>
          <w:rFonts w:ascii="TH SarabunPSK" w:hAnsi="TH SarabunPSK" w:cs="TH SarabunPSK"/>
          <w:sz w:val="32"/>
          <w:szCs w:val="32"/>
          <w:cs/>
        </w:rPr>
        <w:t xml:space="preserve">3. </w:t>
      </w:r>
      <w:r w:rsidRPr="00D60920">
        <w:rPr>
          <w:rFonts w:ascii="TH SarabunPSK" w:hAnsi="TH SarabunPSK" w:cs="TH SarabunPSK"/>
          <w:sz w:val="32"/>
          <w:szCs w:val="32"/>
        </w:rPr>
        <w:t>Respiratory rate ≥</w:t>
      </w:r>
      <w:r w:rsidRPr="00D60920">
        <w:rPr>
          <w:rFonts w:ascii="TH SarabunPSK" w:hAnsi="TH SarabunPSK" w:cs="TH SarabunPSK"/>
          <w:sz w:val="32"/>
          <w:szCs w:val="32"/>
          <w:cs/>
        </w:rPr>
        <w:t>22/</w:t>
      </w:r>
      <w:r w:rsidRPr="00D60920">
        <w:rPr>
          <w:rFonts w:ascii="TH SarabunPSK" w:hAnsi="TH SarabunPSK" w:cs="TH SarabunPSK"/>
          <w:sz w:val="32"/>
          <w:szCs w:val="32"/>
        </w:rPr>
        <w:t>min</w:t>
      </w:r>
    </w:p>
    <w:p w:rsidR="004B2A71" w:rsidRPr="00D60920" w:rsidRDefault="004B2A71" w:rsidP="004B2A71">
      <w:pPr>
        <w:tabs>
          <w:tab w:val="left" w:pos="1020"/>
        </w:tabs>
        <w:rPr>
          <w:rFonts w:ascii="TH SarabunPSK" w:hAnsi="TH SarabunPSK" w:cs="TH SarabunPSK"/>
          <w:b/>
          <w:bCs/>
          <w:sz w:val="32"/>
          <w:szCs w:val="32"/>
        </w:rPr>
      </w:pPr>
      <w:r w:rsidRPr="00D60920">
        <w:rPr>
          <w:rFonts w:ascii="TH SarabunPSK" w:hAnsi="TH SarabunPSK" w:cs="TH SarabunPSK"/>
          <w:b/>
          <w:bCs/>
          <w:sz w:val="32"/>
          <w:szCs w:val="32"/>
          <w:u w:val="single"/>
          <w:cs/>
        </w:rPr>
        <w:t xml:space="preserve">ตารางที่ </w:t>
      </w:r>
      <w:r w:rsidRPr="00D60920">
        <w:rPr>
          <w:rFonts w:ascii="TH SarabunPSK" w:hAnsi="TH SarabunPSK" w:cs="TH SarabunPSK"/>
          <w:b/>
          <w:bCs/>
          <w:sz w:val="32"/>
          <w:szCs w:val="32"/>
          <w:u w:val="single"/>
        </w:rPr>
        <w:t>4</w:t>
      </w:r>
      <w:r w:rsidRPr="00D60920">
        <w:rPr>
          <w:rFonts w:ascii="TH SarabunPSK" w:hAnsi="TH SarabunPSK" w:cs="TH SarabunPSK"/>
          <w:b/>
          <w:bCs/>
          <w:sz w:val="32"/>
          <w:szCs w:val="32"/>
        </w:rPr>
        <w:t xml:space="preserve">  SOS score (search out severity)</w:t>
      </w:r>
    </w:p>
    <w:p w:rsidR="004B2A71" w:rsidRPr="00D60920" w:rsidRDefault="004B2A71" w:rsidP="004B2A71">
      <w:pPr>
        <w:tabs>
          <w:tab w:val="left" w:pos="1020"/>
        </w:tabs>
        <w:rPr>
          <w:rFonts w:ascii="TH SarabunPSK" w:hAnsi="TH SarabunPSK" w:cs="TH SarabunPSK"/>
          <w:b/>
          <w:bCs/>
          <w:sz w:val="32"/>
          <w:szCs w:val="32"/>
        </w:rPr>
      </w:pPr>
    </w:p>
    <w:p w:rsidR="004B2A71" w:rsidRPr="00DC65BC" w:rsidRDefault="004B2A71" w:rsidP="004B2A71">
      <w:pPr>
        <w:tabs>
          <w:tab w:val="left" w:pos="1020"/>
        </w:tabs>
        <w:jc w:val="center"/>
        <w:rPr>
          <w:rFonts w:ascii="TH SarabunPSK" w:hAnsi="TH SarabunPSK" w:cs="TH SarabunPSK"/>
        </w:rPr>
      </w:pPr>
      <w:r w:rsidRPr="00D60920">
        <w:rPr>
          <w:rFonts w:ascii="TH SarabunPSK" w:hAnsi="TH SarabunPSK" w:cs="TH SarabunPSK"/>
          <w:noProof/>
        </w:rPr>
        <w:drawing>
          <wp:inline distT="0" distB="0" distL="0" distR="0">
            <wp:extent cx="4785995" cy="2737485"/>
            <wp:effectExtent l="0" t="0" r="0" b="5715"/>
            <wp:docPr id="14"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5995" cy="2737485"/>
                    </a:xfrm>
                    <a:prstGeom prst="rect">
                      <a:avLst/>
                    </a:prstGeom>
                    <a:noFill/>
                  </pic:spPr>
                </pic:pic>
              </a:graphicData>
            </a:graphic>
          </wp:inline>
        </w:drawing>
      </w:r>
    </w:p>
    <w:p w:rsidR="004B2A71" w:rsidRDefault="004B2A71" w:rsidP="004B2A71">
      <w:pPr>
        <w:rPr>
          <w:rFonts w:ascii="TH SarabunPSK" w:hAnsi="TH SarabunPSK" w:cs="TH SarabunPSK"/>
          <w:b/>
          <w:bCs/>
          <w:color w:val="000000" w:themeColor="text1"/>
          <w:sz w:val="32"/>
          <w:szCs w:val="32"/>
          <w:u w:val="single"/>
        </w:rPr>
      </w:pPr>
    </w:p>
    <w:p w:rsidR="004B2A71" w:rsidRPr="00104E0D" w:rsidRDefault="004B2A71" w:rsidP="004B2A71">
      <w:pPr>
        <w:rPr>
          <w:rFonts w:ascii="TH SarabunPSK" w:hAnsi="TH SarabunPSK" w:cs="TH SarabunPSK"/>
          <w:b/>
          <w:bCs/>
          <w:color w:val="000000" w:themeColor="text1"/>
          <w:sz w:val="32"/>
          <w:szCs w:val="32"/>
          <w:u w:val="single"/>
        </w:rPr>
      </w:pPr>
      <w:r w:rsidRPr="00104E0D">
        <w:rPr>
          <w:rFonts w:ascii="TH SarabunPSK" w:hAnsi="TH SarabunPSK" w:cs="TH SarabunPSK"/>
          <w:b/>
          <w:bCs/>
          <w:color w:val="000000" w:themeColor="text1"/>
          <w:sz w:val="32"/>
          <w:szCs w:val="32"/>
          <w:u w:val="single"/>
          <w:cs/>
        </w:rPr>
        <w:t>การแบ่งระดับการดูแลผู้ป่วยภายในโรงพยาบาล</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cs/>
        </w:rPr>
        <w:t xml:space="preserve">ระดับ </w:t>
      </w:r>
      <w:r w:rsidRPr="00104E0D">
        <w:rPr>
          <w:rFonts w:ascii="TH SarabunPSK" w:hAnsi="TH SarabunPSK" w:cs="TH SarabunPSK"/>
          <w:color w:val="000000" w:themeColor="text1"/>
          <w:sz w:val="32"/>
          <w:szCs w:val="32"/>
        </w:rPr>
        <w:t xml:space="preserve">0 (Level </w:t>
      </w:r>
      <w:r w:rsidRPr="00104E0D">
        <w:rPr>
          <w:rFonts w:ascii="TH SarabunPSK" w:hAnsi="TH SarabunPSK" w:cs="TH SarabunPSK"/>
          <w:color w:val="000000" w:themeColor="text1"/>
          <w:sz w:val="32"/>
          <w:szCs w:val="32"/>
          <w:cs/>
        </w:rPr>
        <w:t>0</w:t>
      </w:r>
      <w:r w:rsidRPr="00104E0D">
        <w:rPr>
          <w:rFonts w:ascii="TH SarabunPSK" w:hAnsi="TH SarabunPSK" w:cs="TH SarabunPSK"/>
          <w:color w:val="000000" w:themeColor="text1"/>
          <w:sz w:val="32"/>
          <w:szCs w:val="32"/>
        </w:rPr>
        <w:t>)</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rPr>
        <w:t>Patients whose needs can be met through normal ward care in an acute hospital</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cs/>
        </w:rPr>
        <w:t>ระดับ</w:t>
      </w:r>
      <w:r w:rsidRPr="00104E0D">
        <w:rPr>
          <w:rFonts w:ascii="TH SarabunPSK" w:hAnsi="TH SarabunPSK" w:cs="TH SarabunPSK"/>
          <w:color w:val="000000" w:themeColor="text1"/>
          <w:sz w:val="32"/>
          <w:szCs w:val="32"/>
        </w:rPr>
        <w:t xml:space="preserve"> 1 (Level </w:t>
      </w:r>
      <w:r w:rsidRPr="00104E0D">
        <w:rPr>
          <w:rFonts w:ascii="TH SarabunPSK" w:hAnsi="TH SarabunPSK" w:cs="TH SarabunPSK"/>
          <w:color w:val="000000" w:themeColor="text1"/>
          <w:sz w:val="32"/>
          <w:szCs w:val="32"/>
          <w:cs/>
        </w:rPr>
        <w:t>1</w:t>
      </w:r>
      <w:r w:rsidRPr="00104E0D">
        <w:rPr>
          <w:rFonts w:ascii="TH SarabunPSK" w:hAnsi="TH SarabunPSK" w:cs="TH SarabunPSK"/>
          <w:color w:val="000000" w:themeColor="text1"/>
          <w:sz w:val="32"/>
          <w:szCs w:val="32"/>
        </w:rPr>
        <w:t>)</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rPr>
        <w:lastRenderedPageBreak/>
        <w:t>Patients at risk of their condition deteriorating, or those recently relocated from higher levels of care, whose needs can be met on an acute ward with additional advice and support from the critical care team</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cs/>
        </w:rPr>
        <w:t xml:space="preserve">ระดับ </w:t>
      </w:r>
      <w:r w:rsidRPr="00104E0D">
        <w:rPr>
          <w:rFonts w:ascii="TH SarabunPSK" w:hAnsi="TH SarabunPSK" w:cs="TH SarabunPSK"/>
          <w:color w:val="000000" w:themeColor="text1"/>
          <w:sz w:val="32"/>
          <w:szCs w:val="32"/>
        </w:rPr>
        <w:t xml:space="preserve">2  (Level </w:t>
      </w:r>
      <w:r w:rsidRPr="00104E0D">
        <w:rPr>
          <w:rFonts w:ascii="TH SarabunPSK" w:hAnsi="TH SarabunPSK" w:cs="TH SarabunPSK"/>
          <w:color w:val="000000" w:themeColor="text1"/>
          <w:sz w:val="32"/>
          <w:szCs w:val="32"/>
          <w:cs/>
        </w:rPr>
        <w:t>2</w:t>
      </w:r>
      <w:r w:rsidRPr="00104E0D">
        <w:rPr>
          <w:rFonts w:ascii="TH SarabunPSK" w:hAnsi="TH SarabunPSK" w:cs="TH SarabunPSK"/>
          <w:color w:val="000000" w:themeColor="text1"/>
          <w:sz w:val="32"/>
          <w:szCs w:val="32"/>
        </w:rPr>
        <w:t>)</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rPr>
        <w:t>Patients requiring more detailed observation or intervention including support for a single failing organ system or post-operative care and those ‘stepping down’ from higher levels of care</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cs/>
        </w:rPr>
        <w:t>ระดับ</w:t>
      </w:r>
      <w:r w:rsidRPr="00104E0D">
        <w:rPr>
          <w:rFonts w:ascii="TH SarabunPSK" w:hAnsi="TH SarabunPSK" w:cs="TH SarabunPSK"/>
          <w:color w:val="000000" w:themeColor="text1"/>
          <w:sz w:val="32"/>
          <w:szCs w:val="32"/>
        </w:rPr>
        <w:t xml:space="preserve"> 3  (Level </w:t>
      </w:r>
      <w:r w:rsidRPr="00104E0D">
        <w:rPr>
          <w:rFonts w:ascii="TH SarabunPSK" w:hAnsi="TH SarabunPSK" w:cs="TH SarabunPSK"/>
          <w:color w:val="000000" w:themeColor="text1"/>
          <w:sz w:val="32"/>
          <w:szCs w:val="32"/>
          <w:cs/>
        </w:rPr>
        <w:t>3</w:t>
      </w:r>
      <w:r w:rsidRPr="00104E0D">
        <w:rPr>
          <w:rFonts w:ascii="TH SarabunPSK" w:hAnsi="TH SarabunPSK" w:cs="TH SarabunPSK"/>
          <w:color w:val="000000" w:themeColor="text1"/>
          <w:sz w:val="32"/>
          <w:szCs w:val="32"/>
        </w:rPr>
        <w:t>)</w:t>
      </w:r>
    </w:p>
    <w:p w:rsidR="004B2A71" w:rsidRPr="00104E0D" w:rsidRDefault="004B2A71" w:rsidP="004B2A71">
      <w:pPr>
        <w:rPr>
          <w:rFonts w:ascii="TH SarabunPSK" w:hAnsi="TH SarabunPSK" w:cs="TH SarabunPSK"/>
          <w:color w:val="000000" w:themeColor="text1"/>
          <w:sz w:val="32"/>
          <w:szCs w:val="32"/>
        </w:rPr>
      </w:pPr>
      <w:r w:rsidRPr="00104E0D">
        <w:rPr>
          <w:rFonts w:ascii="TH SarabunPSK" w:hAnsi="TH SarabunPSK" w:cs="TH SarabunPSK"/>
          <w:color w:val="000000" w:themeColor="text1"/>
          <w:sz w:val="32"/>
          <w:szCs w:val="32"/>
        </w:rPr>
        <w:t>Patients requiring advanced respiratory support alone or basic respiratory support together with support of at least two organ systems. This level includes all complex patients requiring support for multi-organ failure</w:t>
      </w:r>
    </w:p>
    <w:p w:rsidR="004B2A71"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4B2A71" w:rsidRPr="00D60920"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rPr>
      </w:pPr>
    </w:p>
    <w:p w:rsidR="00502B9D" w:rsidRDefault="00502B9D" w:rsidP="004B2A71">
      <w:pPr>
        <w:tabs>
          <w:tab w:val="left" w:pos="1020"/>
        </w:tabs>
        <w:rPr>
          <w:rFonts w:ascii="TH SarabunPSK" w:hAnsi="TH SarabunPSK" w:cs="TH SarabunPSK"/>
        </w:rPr>
      </w:pPr>
    </w:p>
    <w:p w:rsidR="00502B9D" w:rsidRDefault="00502B9D" w:rsidP="004B2A71">
      <w:pPr>
        <w:tabs>
          <w:tab w:val="left" w:pos="1020"/>
        </w:tabs>
        <w:rPr>
          <w:rFonts w:ascii="TH SarabunPSK" w:hAnsi="TH SarabunPSK" w:cs="TH SarabunPSK"/>
        </w:rPr>
      </w:pPr>
    </w:p>
    <w:p w:rsidR="00502B9D" w:rsidRDefault="00502B9D" w:rsidP="004B2A71">
      <w:pPr>
        <w:tabs>
          <w:tab w:val="left" w:pos="1020"/>
        </w:tabs>
        <w:rPr>
          <w:rFonts w:ascii="TH SarabunPSK" w:hAnsi="TH SarabunPSK" w:cs="TH SarabunPSK"/>
        </w:rPr>
      </w:pPr>
    </w:p>
    <w:p w:rsidR="00502B9D" w:rsidRPr="00D60920" w:rsidRDefault="00502B9D" w:rsidP="004B2A71">
      <w:pPr>
        <w:tabs>
          <w:tab w:val="left" w:pos="1020"/>
        </w:tabs>
        <w:rPr>
          <w:rFonts w:ascii="TH SarabunPSK" w:hAnsi="TH SarabunPSK" w:cs="TH SarabunPSK"/>
        </w:rPr>
      </w:pPr>
    </w:p>
    <w:p w:rsidR="004B2A71" w:rsidRDefault="004B2A71" w:rsidP="004B2A71">
      <w:pPr>
        <w:tabs>
          <w:tab w:val="left" w:pos="1020"/>
        </w:tabs>
        <w:rPr>
          <w:rFonts w:ascii="TH SarabunPSK" w:hAnsi="TH SarabunPSK" w:cs="TH SarabunPSK"/>
          <w:b/>
          <w:bCs/>
          <w:color w:val="000000" w:themeColor="text1"/>
          <w:sz w:val="32"/>
          <w:szCs w:val="32"/>
          <w:u w:val="single"/>
        </w:rPr>
      </w:pPr>
    </w:p>
    <w:p w:rsidR="004B2A71" w:rsidRPr="00A14960" w:rsidRDefault="004B2A71" w:rsidP="004B2A71">
      <w:pPr>
        <w:tabs>
          <w:tab w:val="left" w:pos="1020"/>
        </w:tabs>
        <w:rPr>
          <w:rFonts w:ascii="TH SarabunPSK" w:hAnsi="TH SarabunPSK" w:cs="TH SarabunPSK"/>
          <w:b/>
          <w:bCs/>
          <w:color w:val="000000" w:themeColor="text1"/>
          <w:sz w:val="32"/>
          <w:szCs w:val="32"/>
        </w:rPr>
      </w:pPr>
      <w:r w:rsidRPr="00A14960">
        <w:rPr>
          <w:rFonts w:ascii="TH SarabunPSK" w:hAnsi="TH SarabunPSK" w:cs="TH SarabunPSK"/>
          <w:b/>
          <w:bCs/>
          <w:color w:val="000000" w:themeColor="text1"/>
          <w:sz w:val="32"/>
          <w:szCs w:val="32"/>
          <w:u w:val="single"/>
          <w:cs/>
        </w:rPr>
        <w:lastRenderedPageBreak/>
        <w:t xml:space="preserve">ตารางที่ 5 </w:t>
      </w:r>
      <w:r w:rsidRPr="00A14960">
        <w:rPr>
          <w:rFonts w:ascii="TH SarabunPSK" w:hAnsi="TH SarabunPSK" w:cs="TH SarabunPSK"/>
          <w:b/>
          <w:bCs/>
          <w:color w:val="000000" w:themeColor="text1"/>
          <w:sz w:val="32"/>
          <w:szCs w:val="32"/>
        </w:rPr>
        <w:t xml:space="preserve">Modified Early Warning Score </w:t>
      </w:r>
      <w:r w:rsidRPr="00A14960">
        <w:rPr>
          <w:rFonts w:ascii="TH SarabunPSK" w:hAnsi="TH SarabunPSK" w:cs="TH SarabunPSK"/>
          <w:b/>
          <w:bCs/>
          <w:color w:val="000000" w:themeColor="text1"/>
          <w:sz w:val="32"/>
          <w:szCs w:val="32"/>
          <w:cs/>
        </w:rPr>
        <w:t>(</w:t>
      </w:r>
      <w:r w:rsidRPr="00A14960">
        <w:rPr>
          <w:rFonts w:ascii="TH SarabunPSK" w:hAnsi="TH SarabunPSK" w:cs="TH SarabunPSK"/>
          <w:b/>
          <w:bCs/>
          <w:color w:val="000000" w:themeColor="text1"/>
          <w:sz w:val="32"/>
          <w:szCs w:val="32"/>
        </w:rPr>
        <w:t>MEWS</w:t>
      </w:r>
      <w:r w:rsidRPr="00A14960">
        <w:rPr>
          <w:rFonts w:ascii="TH SarabunPSK" w:hAnsi="TH SarabunPSK" w:cs="TH SarabunPSK"/>
          <w:b/>
          <w:bCs/>
          <w:color w:val="000000" w:themeColor="text1"/>
          <w:sz w:val="32"/>
          <w:szCs w:val="32"/>
          <w:cs/>
        </w:rPr>
        <w:t xml:space="preserve">) </w:t>
      </w:r>
      <w:r w:rsidRPr="00A14960">
        <w:rPr>
          <w:rFonts w:ascii="TH SarabunPSK" w:hAnsi="TH SarabunPSK" w:cs="TH SarabunPSK"/>
          <w:b/>
          <w:bCs/>
          <w:color w:val="000000" w:themeColor="text1"/>
          <w:sz w:val="32"/>
          <w:szCs w:val="32"/>
        </w:rPr>
        <w:t>for Clinical Deterioration</w:t>
      </w:r>
    </w:p>
    <w:p w:rsidR="004B2A71" w:rsidRPr="00A14960" w:rsidRDefault="004B2A71" w:rsidP="004B2A71">
      <w:pPr>
        <w:tabs>
          <w:tab w:val="left" w:pos="1020"/>
        </w:tabs>
        <w:rPr>
          <w:rFonts w:ascii="TH SarabunPSK" w:hAnsi="TH SarabunPSK" w:cs="TH SarabunPSK"/>
          <w:color w:val="000000" w:themeColor="text1"/>
        </w:rPr>
      </w:pPr>
    </w:p>
    <w:tbl>
      <w:tblPr>
        <w:tblStyle w:val="30"/>
        <w:tblW w:w="0" w:type="auto"/>
        <w:jc w:val="center"/>
        <w:tblLook w:val="04A0"/>
      </w:tblPr>
      <w:tblGrid>
        <w:gridCol w:w="4538"/>
        <w:gridCol w:w="4251"/>
      </w:tblGrid>
      <w:tr w:rsidR="004B2A71" w:rsidRPr="002439EA" w:rsidTr="004B2A71">
        <w:trPr>
          <w:tblHeader/>
          <w:jc w:val="center"/>
        </w:trPr>
        <w:tc>
          <w:tcPr>
            <w:tcW w:w="4538" w:type="dxa"/>
          </w:tcPr>
          <w:p w:rsidR="004B2A71" w:rsidRPr="002439EA" w:rsidRDefault="004B2A71" w:rsidP="004B2A71">
            <w:pPr>
              <w:rPr>
                <w:rFonts w:ascii="TH SarabunPSK" w:hAnsi="TH SarabunPSK" w:cs="TH SarabunPSK"/>
                <w:b/>
                <w:bCs/>
                <w:color w:val="000000" w:themeColor="text1"/>
              </w:rPr>
            </w:pPr>
            <w:r w:rsidRPr="002439EA">
              <w:rPr>
                <w:rFonts w:ascii="TH SarabunPSK" w:hAnsi="TH SarabunPSK" w:cs="TH SarabunPSK"/>
                <w:b/>
                <w:bCs/>
                <w:color w:val="000000" w:themeColor="text1"/>
              </w:rPr>
              <w:t>Criteria</w:t>
            </w:r>
          </w:p>
        </w:tc>
        <w:tc>
          <w:tcPr>
            <w:tcW w:w="4251" w:type="dxa"/>
          </w:tcPr>
          <w:p w:rsidR="004B2A71" w:rsidRPr="002439EA" w:rsidRDefault="004B2A71" w:rsidP="004B2A71">
            <w:pPr>
              <w:rPr>
                <w:rFonts w:ascii="TH SarabunPSK" w:hAnsi="TH SarabunPSK" w:cs="TH SarabunPSK"/>
                <w:b/>
                <w:bCs/>
                <w:color w:val="000000" w:themeColor="text1"/>
              </w:rPr>
            </w:pPr>
            <w:r w:rsidRPr="002439EA">
              <w:rPr>
                <w:rFonts w:ascii="TH SarabunPSK" w:hAnsi="TH SarabunPSK" w:cs="TH SarabunPSK"/>
                <w:b/>
                <w:bCs/>
                <w:color w:val="000000" w:themeColor="text1"/>
              </w:rPr>
              <w:t>Point Value</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b/>
                <w:bCs/>
                <w:color w:val="000000" w:themeColor="text1"/>
                <w:cs/>
              </w:rPr>
            </w:pPr>
            <w:r w:rsidRPr="002439EA">
              <w:rPr>
                <w:rFonts w:ascii="TH SarabunPSK" w:hAnsi="TH SarabunPSK" w:cs="TH SarabunPSK"/>
                <w:b/>
                <w:bCs/>
                <w:color w:val="000000" w:themeColor="text1"/>
              </w:rPr>
              <w:t xml:space="preserve">Systolic BP </w:t>
            </w:r>
            <w:r w:rsidRPr="002439EA">
              <w:rPr>
                <w:rFonts w:ascii="TH SarabunPSK" w:hAnsi="TH SarabunPSK" w:cs="TH SarabunPSK"/>
                <w:b/>
                <w:bCs/>
                <w:color w:val="000000" w:themeColor="text1"/>
                <w:cs/>
              </w:rPr>
              <w:t>(</w:t>
            </w:r>
            <w:r w:rsidRPr="002439EA">
              <w:rPr>
                <w:rFonts w:ascii="TH SarabunPSK" w:hAnsi="TH SarabunPSK" w:cs="TH SarabunPSK"/>
                <w:b/>
                <w:bCs/>
                <w:color w:val="000000" w:themeColor="text1"/>
              </w:rPr>
              <w:t>mmHg</w:t>
            </w:r>
            <w:r w:rsidRPr="002439EA">
              <w:rPr>
                <w:rFonts w:ascii="TH SarabunPSK" w:hAnsi="TH SarabunPSK" w:cs="TH SarabunPSK"/>
                <w:b/>
                <w:bCs/>
                <w:color w:val="000000" w:themeColor="text1"/>
                <w:cs/>
              </w:rPr>
              <w:t>)</w:t>
            </w:r>
          </w:p>
        </w:tc>
        <w:tc>
          <w:tcPr>
            <w:tcW w:w="4251" w:type="dxa"/>
          </w:tcPr>
          <w:p w:rsidR="004B2A71" w:rsidRPr="002439EA" w:rsidRDefault="004B2A71" w:rsidP="004B2A71">
            <w:pPr>
              <w:rPr>
                <w:rFonts w:ascii="TH SarabunPSK" w:hAnsi="TH SarabunPSK" w:cs="TH SarabunPSK"/>
                <w:b/>
                <w:bCs/>
                <w:color w:val="000000" w:themeColor="text1"/>
              </w:rPr>
            </w:pP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≤70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+3</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71-80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81-100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101-199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0</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≥200</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b/>
                <w:bCs/>
                <w:color w:val="000000" w:themeColor="text1"/>
                <w:cs/>
              </w:rPr>
            </w:pPr>
            <w:r w:rsidRPr="002439EA">
              <w:rPr>
                <w:rFonts w:ascii="TH SarabunPSK" w:hAnsi="TH SarabunPSK" w:cs="TH SarabunPSK"/>
                <w:b/>
                <w:bCs/>
                <w:color w:val="000000" w:themeColor="text1"/>
              </w:rPr>
              <w:t xml:space="preserve">Heart rate </w:t>
            </w:r>
            <w:r w:rsidRPr="002439EA">
              <w:rPr>
                <w:rFonts w:ascii="TH SarabunPSK" w:hAnsi="TH SarabunPSK" w:cs="TH SarabunPSK"/>
                <w:b/>
                <w:bCs/>
                <w:color w:val="000000" w:themeColor="text1"/>
                <w:cs/>
              </w:rPr>
              <w:t>(</w:t>
            </w:r>
            <w:r w:rsidRPr="002439EA">
              <w:rPr>
                <w:rFonts w:ascii="TH SarabunPSK" w:hAnsi="TH SarabunPSK" w:cs="TH SarabunPSK"/>
                <w:b/>
                <w:bCs/>
                <w:color w:val="000000" w:themeColor="text1"/>
              </w:rPr>
              <w:t>beats per minute</w:t>
            </w:r>
            <w:r w:rsidRPr="002439EA">
              <w:rPr>
                <w:rFonts w:ascii="TH SarabunPSK" w:hAnsi="TH SarabunPSK" w:cs="TH SarabunPSK"/>
                <w:b/>
                <w:bCs/>
                <w:color w:val="000000" w:themeColor="text1"/>
                <w:cs/>
              </w:rPr>
              <w:t>)</w:t>
            </w:r>
          </w:p>
        </w:tc>
        <w:tc>
          <w:tcPr>
            <w:tcW w:w="4251" w:type="dxa"/>
          </w:tcPr>
          <w:p w:rsidR="004B2A71" w:rsidRPr="002439EA" w:rsidRDefault="004B2A71" w:rsidP="004B2A71">
            <w:pPr>
              <w:rPr>
                <w:rFonts w:ascii="TH SarabunPSK" w:hAnsi="TH SarabunPSK" w:cs="TH SarabunPSK"/>
                <w:b/>
                <w:bCs/>
                <w:color w:val="000000" w:themeColor="text1"/>
              </w:rPr>
            </w:pP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&lt;40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41-50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51-100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0</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101-110</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111-129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≥130</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+3</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b/>
                <w:bCs/>
                <w:color w:val="000000" w:themeColor="text1"/>
              </w:rPr>
            </w:pPr>
            <w:r w:rsidRPr="002439EA">
              <w:rPr>
                <w:rFonts w:ascii="TH SarabunPSK" w:hAnsi="TH SarabunPSK" w:cs="TH SarabunPSK"/>
                <w:b/>
                <w:bCs/>
                <w:color w:val="000000" w:themeColor="text1"/>
              </w:rPr>
              <w:t xml:space="preserve">Respiratory rate </w:t>
            </w:r>
            <w:r w:rsidRPr="002439EA">
              <w:rPr>
                <w:rFonts w:ascii="TH SarabunPSK" w:hAnsi="TH SarabunPSK" w:cs="TH SarabunPSK"/>
                <w:b/>
                <w:bCs/>
                <w:color w:val="000000" w:themeColor="text1"/>
                <w:cs/>
              </w:rPr>
              <w:t>(</w:t>
            </w:r>
            <w:r w:rsidRPr="002439EA">
              <w:rPr>
                <w:rFonts w:ascii="TH SarabunPSK" w:hAnsi="TH SarabunPSK" w:cs="TH SarabunPSK"/>
                <w:b/>
                <w:bCs/>
                <w:color w:val="000000" w:themeColor="text1"/>
              </w:rPr>
              <w:t>beats per minute</w:t>
            </w:r>
            <w:r w:rsidRPr="002439EA">
              <w:rPr>
                <w:rFonts w:ascii="TH SarabunPSK" w:hAnsi="TH SarabunPSK" w:cs="TH SarabunPSK"/>
                <w:b/>
                <w:bCs/>
                <w:color w:val="000000" w:themeColor="text1"/>
                <w:cs/>
              </w:rPr>
              <w:t>)</w:t>
            </w:r>
          </w:p>
        </w:tc>
        <w:tc>
          <w:tcPr>
            <w:tcW w:w="4251" w:type="dxa"/>
          </w:tcPr>
          <w:p w:rsidR="004B2A71" w:rsidRPr="002439EA" w:rsidRDefault="004B2A71" w:rsidP="004B2A71">
            <w:pPr>
              <w:rPr>
                <w:rFonts w:ascii="TH SarabunPSK" w:hAnsi="TH SarabunPSK" w:cs="TH SarabunPSK"/>
                <w:b/>
                <w:bCs/>
                <w:color w:val="000000" w:themeColor="text1"/>
              </w:rPr>
            </w:pP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&lt;9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9-14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0</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15-20</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+1</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21-29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trHeight w:val="274"/>
          <w:jc w:val="center"/>
        </w:trPr>
        <w:tc>
          <w:tcPr>
            <w:tcW w:w="4538"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 xml:space="preserve">≥30 </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+3</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b/>
                <w:bCs/>
                <w:color w:val="000000" w:themeColor="text1"/>
                <w:cs/>
              </w:rPr>
            </w:pPr>
            <w:r w:rsidRPr="002439EA">
              <w:rPr>
                <w:rFonts w:ascii="TH SarabunPSK" w:hAnsi="TH SarabunPSK" w:cs="TH SarabunPSK"/>
                <w:b/>
                <w:bCs/>
                <w:color w:val="000000" w:themeColor="text1"/>
              </w:rPr>
              <w:t xml:space="preserve">Temperature in </w:t>
            </w:r>
            <w:r w:rsidRPr="002439EA">
              <w:rPr>
                <w:rFonts w:ascii="TH SarabunPSK" w:hAnsi="TH SarabunPSK" w:cs="TH SarabunPSK"/>
                <w:color w:val="000000" w:themeColor="text1"/>
              </w:rPr>
              <w:t>°C</w:t>
            </w:r>
            <w:r w:rsidRPr="002439EA">
              <w:rPr>
                <w:rFonts w:ascii="TH SarabunPSK" w:hAnsi="TH SarabunPSK" w:cs="TH SarabunPSK"/>
                <w:b/>
                <w:bCs/>
                <w:color w:val="000000" w:themeColor="text1"/>
                <w:cs/>
              </w:rPr>
              <w:t>(</w:t>
            </w:r>
            <w:r w:rsidRPr="002439EA">
              <w:rPr>
                <w:rFonts w:ascii="TH SarabunPSK" w:hAnsi="TH SarabunPSK" w:cs="TH SarabunPSK"/>
                <w:color w:val="000000" w:themeColor="text1"/>
              </w:rPr>
              <w:t>°F</w:t>
            </w:r>
            <w:r w:rsidRPr="002439EA">
              <w:rPr>
                <w:rFonts w:ascii="TH SarabunPSK" w:hAnsi="TH SarabunPSK" w:cs="TH SarabunPSK"/>
                <w:b/>
                <w:bCs/>
                <w:color w:val="000000" w:themeColor="text1"/>
                <w:cs/>
              </w:rPr>
              <w:t>)</w:t>
            </w:r>
          </w:p>
        </w:tc>
        <w:tc>
          <w:tcPr>
            <w:tcW w:w="4251" w:type="dxa"/>
          </w:tcPr>
          <w:p w:rsidR="004B2A71" w:rsidRPr="002439EA" w:rsidRDefault="004B2A71" w:rsidP="004B2A71">
            <w:pPr>
              <w:rPr>
                <w:rFonts w:ascii="TH SarabunPSK" w:hAnsi="TH SarabunPSK" w:cs="TH SarabunPSK"/>
                <w:b/>
                <w:bCs/>
                <w:color w:val="000000" w:themeColor="text1"/>
              </w:rPr>
            </w:pP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cs/>
              </w:rPr>
            </w:pPr>
            <w:r w:rsidRPr="002439EA">
              <w:rPr>
                <w:rFonts w:ascii="TH SarabunPSK" w:hAnsi="TH SarabunPSK" w:cs="TH SarabunPSK"/>
                <w:color w:val="000000" w:themeColor="text1"/>
              </w:rPr>
              <w:lastRenderedPageBreak/>
              <w:t xml:space="preserve">&lt;35 </w:t>
            </w:r>
            <w:r w:rsidRPr="002439EA">
              <w:rPr>
                <w:rFonts w:ascii="TH SarabunPSK" w:hAnsi="TH SarabunPSK" w:cs="TH SarabunPSK"/>
                <w:color w:val="000000" w:themeColor="text1"/>
                <w:cs/>
              </w:rPr>
              <w:t>(</w:t>
            </w:r>
            <w:r w:rsidRPr="002439EA">
              <w:rPr>
                <w:rFonts w:ascii="TH SarabunPSK" w:hAnsi="TH SarabunPSK" w:cs="TH SarabunPSK"/>
                <w:color w:val="000000" w:themeColor="text1"/>
              </w:rPr>
              <w:t>&lt;95</w:t>
            </w:r>
            <w:r w:rsidRPr="002439EA">
              <w:rPr>
                <w:rFonts w:ascii="TH SarabunPSK" w:hAnsi="TH SarabunPSK" w:cs="TH SarabunPSK"/>
                <w:color w:val="000000" w:themeColor="text1"/>
                <w:cs/>
              </w:rPr>
              <w:t>)</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cs/>
              </w:rPr>
            </w:pPr>
            <w:r w:rsidRPr="002439EA">
              <w:rPr>
                <w:rFonts w:ascii="TH SarabunPSK" w:hAnsi="TH SarabunPSK" w:cs="TH SarabunPSK"/>
                <w:color w:val="000000" w:themeColor="text1"/>
              </w:rPr>
              <w:t xml:space="preserve">35–38.4 </w:t>
            </w:r>
            <w:r w:rsidRPr="002439EA">
              <w:rPr>
                <w:rFonts w:ascii="TH SarabunPSK" w:hAnsi="TH SarabunPSK" w:cs="TH SarabunPSK"/>
                <w:color w:val="000000" w:themeColor="text1"/>
                <w:cs/>
              </w:rPr>
              <w:t>(</w:t>
            </w:r>
            <w:r w:rsidRPr="002439EA">
              <w:rPr>
                <w:rFonts w:ascii="TH SarabunPSK" w:hAnsi="TH SarabunPSK" w:cs="TH SarabunPSK"/>
                <w:color w:val="000000" w:themeColor="text1"/>
              </w:rPr>
              <w:t>95–101.12</w:t>
            </w:r>
            <w:r w:rsidRPr="002439EA">
              <w:rPr>
                <w:rFonts w:ascii="TH SarabunPSK" w:hAnsi="TH SarabunPSK" w:cs="TH SarabunPSK"/>
                <w:color w:val="000000" w:themeColor="text1"/>
                <w:cs/>
              </w:rPr>
              <w:t>)</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0</w:t>
            </w:r>
          </w:p>
        </w:tc>
      </w:tr>
      <w:tr w:rsidR="004B2A71" w:rsidRPr="002439EA" w:rsidTr="004B2A71">
        <w:trPr>
          <w:jc w:val="center"/>
        </w:trPr>
        <w:tc>
          <w:tcPr>
            <w:tcW w:w="4538" w:type="dxa"/>
          </w:tcPr>
          <w:p w:rsidR="004B2A71" w:rsidRPr="002439EA" w:rsidRDefault="004B2A71" w:rsidP="004B2A71">
            <w:pPr>
              <w:rPr>
                <w:rFonts w:ascii="TH SarabunPSK" w:hAnsi="TH SarabunPSK" w:cs="TH SarabunPSK"/>
                <w:color w:val="000000" w:themeColor="text1"/>
                <w:cs/>
              </w:rPr>
            </w:pPr>
            <w:r w:rsidRPr="002439EA">
              <w:rPr>
                <w:rFonts w:ascii="TH SarabunPSK" w:hAnsi="TH SarabunPSK" w:cs="TH SarabunPSK"/>
                <w:color w:val="000000" w:themeColor="text1"/>
              </w:rPr>
              <w:t xml:space="preserve">≥38.5°C </w:t>
            </w:r>
            <w:r w:rsidRPr="002439EA">
              <w:rPr>
                <w:rFonts w:ascii="TH SarabunPSK" w:hAnsi="TH SarabunPSK" w:cs="TH SarabunPSK"/>
                <w:color w:val="000000" w:themeColor="text1"/>
                <w:cs/>
              </w:rPr>
              <w:t>(</w:t>
            </w:r>
            <w:r w:rsidRPr="002439EA">
              <w:rPr>
                <w:rFonts w:ascii="TH SarabunPSK" w:hAnsi="TH SarabunPSK" w:cs="TH SarabunPSK"/>
                <w:color w:val="000000" w:themeColor="text1"/>
              </w:rPr>
              <w:t>101.3</w:t>
            </w:r>
            <w:r w:rsidRPr="002439EA">
              <w:rPr>
                <w:rFonts w:ascii="TH SarabunPSK" w:hAnsi="TH SarabunPSK" w:cs="TH SarabunPSK"/>
                <w:color w:val="000000" w:themeColor="text1"/>
                <w:cs/>
              </w:rPr>
              <w:t>)</w:t>
            </w:r>
          </w:p>
        </w:tc>
        <w:tc>
          <w:tcPr>
            <w:tcW w:w="4251" w:type="dxa"/>
          </w:tcPr>
          <w:p w:rsidR="004B2A71" w:rsidRPr="002439EA" w:rsidRDefault="004B2A71" w:rsidP="004B2A71">
            <w:pPr>
              <w:rPr>
                <w:rFonts w:ascii="TH SarabunPSK" w:hAnsi="TH SarabunPSK" w:cs="TH SarabunPSK"/>
                <w:color w:val="000000" w:themeColor="text1"/>
              </w:rPr>
            </w:pPr>
            <w:r w:rsidRPr="002439EA">
              <w:rPr>
                <w:rFonts w:ascii="TH SarabunPSK" w:hAnsi="TH SarabunPSK" w:cs="TH SarabunPSK"/>
                <w:color w:val="000000" w:themeColor="text1"/>
              </w:rPr>
              <w:t>+2</w:t>
            </w:r>
          </w:p>
        </w:tc>
      </w:tr>
    </w:tbl>
    <w:p w:rsidR="004B2A71" w:rsidRDefault="004B2A71" w:rsidP="004B2A71">
      <w:pPr>
        <w:rPr>
          <w:rFonts w:ascii="TH SarabunPSK" w:hAnsi="TH SarabunPSK" w:cs="TH SarabunPSK"/>
          <w:b/>
          <w:bCs/>
          <w:color w:val="000000" w:themeColor="text1"/>
          <w:sz w:val="32"/>
          <w:szCs w:val="32"/>
        </w:rPr>
      </w:pPr>
      <w:r>
        <w:rPr>
          <w:rFonts w:ascii="TH SarabunPSK" w:hAnsi="TH SarabunPSK" w:cs="TH SarabunPSK"/>
          <w:b/>
          <w:bCs/>
          <w:color w:val="000000" w:themeColor="text1"/>
          <w:sz w:val="32"/>
          <w:szCs w:val="32"/>
        </w:rPr>
        <w:t>Interpretation</w:t>
      </w:r>
    </w:p>
    <w:p w:rsidR="004B2A71" w:rsidRDefault="004B2A71" w:rsidP="00634754">
      <w:pPr>
        <w:pStyle w:val="a6"/>
        <w:numPr>
          <w:ilvl w:val="0"/>
          <w:numId w:val="20"/>
        </w:numPr>
        <w:spacing w:after="200"/>
        <w:ind w:left="284" w:hanging="284"/>
        <w:rPr>
          <w:rFonts w:ascii="TH SarabunPSK" w:hAnsi="TH SarabunPSK" w:cs="TH SarabunPSK"/>
          <w:color w:val="000000" w:themeColor="text1"/>
          <w:sz w:val="32"/>
          <w:szCs w:val="32"/>
        </w:rPr>
      </w:pPr>
      <w:r w:rsidRPr="00366EBA">
        <w:rPr>
          <w:rFonts w:ascii="TH SarabunPSK" w:hAnsi="TH SarabunPSK" w:cs="TH SarabunPSK"/>
          <w:color w:val="000000" w:themeColor="text1"/>
          <w:sz w:val="32"/>
          <w:szCs w:val="32"/>
        </w:rPr>
        <w:t xml:space="preserve">A score </w:t>
      </w:r>
      <w:r w:rsidRPr="00366EBA">
        <w:rPr>
          <w:rFonts w:ascii="Vladimir Script" w:hAnsi="Vladimir Script" w:cs="TH SarabunPSK"/>
          <w:color w:val="000000" w:themeColor="text1"/>
          <w:sz w:val="32"/>
          <w:szCs w:val="32"/>
        </w:rPr>
        <w:t>≥</w:t>
      </w:r>
      <w:r w:rsidRPr="00366EBA">
        <w:rPr>
          <w:rFonts w:ascii="TH SarabunPSK" w:hAnsi="TH SarabunPSK" w:cs="TH SarabunPSK"/>
          <w:color w:val="000000" w:themeColor="text1"/>
          <w:sz w:val="32"/>
          <w:szCs w:val="32"/>
        </w:rPr>
        <w:t xml:space="preserve"> 5 </w:t>
      </w:r>
      <w:r>
        <w:rPr>
          <w:rFonts w:ascii="TH SarabunPSK" w:hAnsi="TH SarabunPSK" w:cs="TH SarabunPSK"/>
          <w:color w:val="000000" w:themeColor="text1"/>
          <w:sz w:val="32"/>
          <w:szCs w:val="32"/>
        </w:rPr>
        <w:t>is statistically linked to increased likelihood of death or admission to an intensive care unit.</w:t>
      </w:r>
    </w:p>
    <w:p w:rsidR="004B2A71" w:rsidRPr="00502B9D" w:rsidRDefault="004B2A71" w:rsidP="00634754">
      <w:pPr>
        <w:pStyle w:val="a6"/>
        <w:numPr>
          <w:ilvl w:val="0"/>
          <w:numId w:val="20"/>
        </w:numPr>
        <w:spacing w:after="200"/>
        <w:ind w:left="284" w:hanging="284"/>
        <w:rPr>
          <w:rFonts w:ascii="TH SarabunPSK" w:hAnsi="TH SarabunPSK" w:cs="TH SarabunPSK"/>
          <w:color w:val="000000" w:themeColor="text1"/>
          <w:sz w:val="32"/>
          <w:szCs w:val="32"/>
        </w:rPr>
      </w:pPr>
      <w:r w:rsidRPr="00DC65BC">
        <w:rPr>
          <w:rFonts w:ascii="TH SarabunPSK" w:hAnsi="TH SarabunPSK" w:cs="TH SarabunPSK"/>
          <w:color w:val="000000" w:themeColor="text1"/>
          <w:sz w:val="32"/>
          <w:szCs w:val="32"/>
        </w:rPr>
        <w:t xml:space="preserve">For any single physiological parameter scored +3, consider higher level of care for patient. </w:t>
      </w:r>
    </w:p>
    <w:p w:rsidR="004B2A71" w:rsidRDefault="004B2A71" w:rsidP="004B2A71">
      <w:pPr>
        <w:pStyle w:val="a6"/>
        <w:rPr>
          <w:rFonts w:ascii="TH SarabunPSK" w:hAnsi="TH SarabunPSK" w:cs="TH SarabunPSK"/>
          <w:color w:val="000000" w:themeColor="text1"/>
          <w:sz w:val="32"/>
          <w:szCs w:val="32"/>
        </w:rPr>
      </w:pPr>
    </w:p>
    <w:p w:rsidR="004B2A71" w:rsidRPr="002439EA" w:rsidRDefault="004B2A71" w:rsidP="004B2A71">
      <w:pPr>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ตัวอย่างแบบบันทึก ตัวชี้วัดการดูแลผู้ป่วยติดเชื้อในกระแสเลือดแบบรุนแรง </w:t>
      </w:r>
      <w:r w:rsidRPr="002439EA">
        <w:rPr>
          <w:rFonts w:ascii="TH SarabunPSK" w:hAnsi="TH SarabunPSK" w:cs="TH SarabunPSK"/>
          <w:b/>
          <w:bCs/>
          <w:sz w:val="32"/>
          <w:szCs w:val="32"/>
        </w:rPr>
        <w:t>(</w:t>
      </w:r>
      <w:r w:rsidRPr="002439EA">
        <w:rPr>
          <w:rFonts w:ascii="TH SarabunPSK" w:hAnsi="TH SarabunPSK" w:cs="TH SarabunPSK"/>
          <w:b/>
          <w:bCs/>
          <w:sz w:val="32"/>
          <w:szCs w:val="32"/>
          <w:cs/>
        </w:rPr>
        <w:t>รวมตัวชี้วัดย่อย</w:t>
      </w:r>
      <w:r w:rsidRPr="002439EA">
        <w:rPr>
          <w:rFonts w:ascii="TH SarabunPSK" w:hAnsi="TH SarabunPSK" w:cs="TH SarabunPSK"/>
          <w:b/>
          <w:bCs/>
          <w:sz w:val="32"/>
          <w:szCs w:val="32"/>
        </w:rPr>
        <w:t>)</w:t>
      </w:r>
    </w:p>
    <w:p w:rsidR="004B2A71" w:rsidRPr="002439EA" w:rsidRDefault="004B2A71" w:rsidP="004B2A71">
      <w:pPr>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ปีงบประมาณ </w:t>
      </w:r>
      <w:r w:rsidRPr="002439EA">
        <w:rPr>
          <w:rFonts w:ascii="TH SarabunPSK" w:hAnsi="TH SarabunPSK" w:cs="TH SarabunPSK"/>
          <w:b/>
          <w:bCs/>
          <w:sz w:val="32"/>
          <w:szCs w:val="32"/>
        </w:rPr>
        <w:t>2561</w:t>
      </w:r>
    </w:p>
    <w:p w:rsidR="004B2A71" w:rsidRPr="002439EA" w:rsidRDefault="004B2A71" w:rsidP="004B2A71">
      <w:pPr>
        <w:jc w:val="center"/>
        <w:rPr>
          <w:rFonts w:ascii="TH SarabunPSK" w:hAnsi="TH SarabunPSK" w:cs="TH SarabunPSK"/>
          <w:b/>
          <w:bCs/>
          <w:sz w:val="32"/>
          <w:szCs w:val="32"/>
        </w:rPr>
      </w:pPr>
      <w:r w:rsidRPr="002439EA">
        <w:rPr>
          <w:rFonts w:ascii="TH SarabunPSK" w:hAnsi="TH SarabunPSK" w:cs="TH SarabunPSK"/>
          <w:b/>
          <w:bCs/>
          <w:sz w:val="32"/>
          <w:szCs w:val="32"/>
          <w:cs/>
        </w:rPr>
        <w:t xml:space="preserve">ชื่อโรงพยาบาล............................................................. </w:t>
      </w:r>
      <w:r w:rsidRPr="002439EA">
        <w:rPr>
          <w:rFonts w:ascii="TH SarabunPSK" w:hAnsi="TH SarabunPSK" w:cs="TH SarabunPSK"/>
          <w:b/>
          <w:bCs/>
          <w:sz w:val="32"/>
          <w:szCs w:val="32"/>
        </w:rPr>
        <w:t>H code ............................................</w:t>
      </w:r>
    </w:p>
    <w:tbl>
      <w:tblPr>
        <w:tblStyle w:val="30"/>
        <w:tblW w:w="10916" w:type="dxa"/>
        <w:jc w:val="center"/>
        <w:tblLook w:val="04A0"/>
      </w:tblPr>
      <w:tblGrid>
        <w:gridCol w:w="725"/>
        <w:gridCol w:w="3962"/>
        <w:gridCol w:w="1274"/>
        <w:gridCol w:w="1273"/>
        <w:gridCol w:w="1416"/>
        <w:gridCol w:w="1275"/>
        <w:gridCol w:w="991"/>
      </w:tblGrid>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b/>
                <w:bCs/>
              </w:rPr>
            </w:pPr>
            <w:r w:rsidRPr="002439EA">
              <w:rPr>
                <w:rFonts w:ascii="TH SarabunPSK" w:hAnsi="TH SarabunPSK" w:cs="TH SarabunPSK"/>
                <w:b/>
                <w:bCs/>
                <w:cs/>
              </w:rPr>
              <w:t>ลำดับ</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ตัวชี้วัด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ไตรมาสที่</w:t>
            </w:r>
            <w:r w:rsidRPr="002439EA">
              <w:rPr>
                <w:rFonts w:ascii="TH SarabunPSK" w:hAnsi="TH SarabunPSK" w:cs="TH SarabunPSK"/>
                <w:b/>
                <w:bCs/>
              </w:rPr>
              <w:t>1  (</w:t>
            </w:r>
            <w:r w:rsidRPr="002439EA">
              <w:rPr>
                <w:rFonts w:ascii="TH SarabunPSK" w:hAnsi="TH SarabunPSK" w:cs="TH SarabunPSK"/>
                <w:b/>
                <w:bCs/>
                <w:cs/>
              </w:rPr>
              <w:t>ต.ค</w:t>
            </w:r>
            <w:r w:rsidRPr="002439EA">
              <w:rPr>
                <w:rFonts w:ascii="TH SarabunPSK" w:hAnsi="TH SarabunPSK" w:cs="TH SarabunPSK"/>
                <w:b/>
                <w:bCs/>
              </w:rPr>
              <w:t xml:space="preserve">– </w:t>
            </w:r>
            <w:r w:rsidRPr="002439EA">
              <w:rPr>
                <w:rFonts w:ascii="TH SarabunPSK" w:hAnsi="TH SarabunPSK" w:cs="TH SarabunPSK"/>
                <w:b/>
                <w:bCs/>
                <w:cs/>
              </w:rPr>
              <w:t>ธ.ค</w:t>
            </w:r>
            <w:r w:rsidRPr="002439EA">
              <w:rPr>
                <w:rFonts w:ascii="TH SarabunPSK" w:hAnsi="TH SarabunPSK" w:cs="TH SarabunPSK"/>
                <w:b/>
                <w:bCs/>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ไตรมาสที่</w:t>
            </w:r>
            <w:r w:rsidRPr="002439EA">
              <w:rPr>
                <w:rFonts w:ascii="TH SarabunPSK" w:hAnsi="TH SarabunPSK" w:cs="TH SarabunPSK"/>
                <w:b/>
                <w:bCs/>
              </w:rPr>
              <w:t>2 (</w:t>
            </w:r>
            <w:r w:rsidRPr="002439EA">
              <w:rPr>
                <w:rFonts w:ascii="TH SarabunPSK" w:hAnsi="TH SarabunPSK" w:cs="TH SarabunPSK"/>
                <w:b/>
                <w:bCs/>
                <w:cs/>
              </w:rPr>
              <w:t>ม.ค</w:t>
            </w:r>
            <w:r w:rsidRPr="002439EA">
              <w:rPr>
                <w:rFonts w:ascii="TH SarabunPSK" w:hAnsi="TH SarabunPSK" w:cs="TH SarabunPSK"/>
                <w:b/>
                <w:bCs/>
              </w:rPr>
              <w:t>–</w:t>
            </w:r>
            <w:r w:rsidRPr="002439EA">
              <w:rPr>
                <w:rFonts w:ascii="TH SarabunPSK" w:hAnsi="TH SarabunPSK" w:cs="TH SarabunPSK"/>
                <w:b/>
                <w:bCs/>
                <w:cs/>
              </w:rPr>
              <w:t>มี.ค</w:t>
            </w:r>
            <w:r w:rsidRPr="002439EA">
              <w:rPr>
                <w:rFonts w:ascii="TH SarabunPSK" w:hAnsi="TH SarabunPSK" w:cs="TH SarabunPSK"/>
                <w:b/>
                <w:bCs/>
              </w:rPr>
              <w:t>)</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ไตรมาสที่</w:t>
            </w:r>
            <w:r w:rsidRPr="002439EA">
              <w:rPr>
                <w:rFonts w:ascii="TH SarabunPSK" w:hAnsi="TH SarabunPSK" w:cs="TH SarabunPSK"/>
                <w:b/>
                <w:bCs/>
              </w:rPr>
              <w:t>3  (</w:t>
            </w:r>
            <w:r w:rsidRPr="002439EA">
              <w:rPr>
                <w:rFonts w:ascii="TH SarabunPSK" w:hAnsi="TH SarabunPSK" w:cs="TH SarabunPSK"/>
                <w:b/>
                <w:bCs/>
                <w:cs/>
              </w:rPr>
              <w:t>เม.ย.</w:t>
            </w:r>
            <w:r w:rsidRPr="002439EA">
              <w:rPr>
                <w:rFonts w:ascii="TH SarabunPSK" w:hAnsi="TH SarabunPSK" w:cs="TH SarabunPSK"/>
                <w:b/>
                <w:bCs/>
              </w:rPr>
              <w:t xml:space="preserve">– </w:t>
            </w:r>
            <w:r w:rsidRPr="002439EA">
              <w:rPr>
                <w:rFonts w:ascii="TH SarabunPSK" w:hAnsi="TH SarabunPSK" w:cs="TH SarabunPSK"/>
                <w:b/>
                <w:bCs/>
                <w:cs/>
              </w:rPr>
              <w:t>มิ.ย.</w:t>
            </w:r>
            <w:r w:rsidRPr="002439EA">
              <w:rPr>
                <w:rFonts w:ascii="TH SarabunPSK" w:hAnsi="TH SarabunPSK" w:cs="TH SarabunPSK"/>
                <w:b/>
                <w:bCs/>
              </w:rPr>
              <w: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ไตรมาสที่</w:t>
            </w:r>
            <w:r w:rsidRPr="002439EA">
              <w:rPr>
                <w:rFonts w:ascii="TH SarabunPSK" w:hAnsi="TH SarabunPSK" w:cs="TH SarabunPSK"/>
                <w:b/>
                <w:bCs/>
              </w:rPr>
              <w:t>4 (</w:t>
            </w:r>
            <w:r w:rsidRPr="002439EA">
              <w:rPr>
                <w:rFonts w:ascii="TH SarabunPSK" w:hAnsi="TH SarabunPSK" w:cs="TH SarabunPSK"/>
                <w:b/>
                <w:bCs/>
                <w:cs/>
              </w:rPr>
              <w:t>ก.ค.</w:t>
            </w:r>
            <w:r w:rsidRPr="002439EA">
              <w:rPr>
                <w:rFonts w:ascii="TH SarabunPSK" w:hAnsi="TH SarabunPSK" w:cs="TH SarabunPSK"/>
                <w:b/>
                <w:bCs/>
              </w:rPr>
              <w:t>–</w:t>
            </w:r>
            <w:r w:rsidRPr="002439EA">
              <w:rPr>
                <w:rFonts w:ascii="TH SarabunPSK" w:hAnsi="TH SarabunPSK" w:cs="TH SarabunPSK"/>
                <w:b/>
                <w:bCs/>
                <w:cs/>
              </w:rPr>
              <w:t>ก.ย.</w:t>
            </w:r>
            <w:r w:rsidRPr="002439EA">
              <w:rPr>
                <w:rFonts w:ascii="TH SarabunPSK" w:hAnsi="TH SarabunPSK" w:cs="TH SarabunPSK"/>
                <w:b/>
                <w:bCs/>
              </w:rPr>
              <w:t>)</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b/>
                <w:bCs/>
              </w:rPr>
            </w:pPr>
            <w:r w:rsidRPr="002439EA">
              <w:rPr>
                <w:rFonts w:ascii="TH SarabunPSK" w:hAnsi="TH SarabunPSK" w:cs="TH SarabunPSK"/>
                <w:b/>
                <w:bCs/>
                <w:cs/>
              </w:rPr>
              <w:t>รวม</w:t>
            </w: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1</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rPr>
            </w:pPr>
            <w:r w:rsidRPr="002439EA">
              <w:rPr>
                <w:rFonts w:ascii="TH SarabunPSK" w:hAnsi="TH SarabunPSK" w:cs="TH SarabunPSK"/>
                <w:cs/>
              </w:rPr>
              <w:t>จำนวนผู้ป่วยทั้งหมด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2</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rPr>
            </w:pPr>
            <w:r w:rsidRPr="002439EA">
              <w:rPr>
                <w:rFonts w:ascii="TH SarabunPSK" w:hAnsi="TH SarabunPSK" w:cs="TH SarabunPSK"/>
                <w:cs/>
              </w:rPr>
              <w:t>จำนวนผู้ป่วยตายทั้งหมด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3</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rPr>
            </w:pPr>
            <w:r w:rsidRPr="002439EA">
              <w:rPr>
                <w:rFonts w:ascii="TH SarabunPSK" w:hAnsi="TH SarabunPSK" w:cs="TH SarabunPSK"/>
                <w:cs/>
              </w:rPr>
              <w:t>อัตราตาย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4</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cs/>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Antibiotic  </w:t>
            </w:r>
            <w:r w:rsidRPr="002439EA">
              <w:rPr>
                <w:rFonts w:ascii="TH SarabunPSK" w:hAnsi="TH SarabunPSK" w:cs="TH SarabunPSK"/>
                <w:cs/>
              </w:rPr>
              <w:t xml:space="preserve">ภายใน </w:t>
            </w:r>
            <w:r w:rsidRPr="002439EA">
              <w:rPr>
                <w:rFonts w:ascii="TH SarabunPSK" w:hAnsi="TH SarabunPSK" w:cs="TH SarabunPSK"/>
              </w:rPr>
              <w:t xml:space="preserve">1 </w:t>
            </w:r>
            <w:r w:rsidRPr="002439EA">
              <w:rPr>
                <w:rFonts w:ascii="TH SarabunPSK" w:hAnsi="TH SarabunPSK" w:cs="TH SarabunPSK"/>
                <w:cs/>
              </w:rPr>
              <w:t>ชม.(นับจากเวลาที่ได้รับการวินิจฉัย)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5</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rPr>
            </w:pPr>
            <w:r w:rsidRPr="002439EA">
              <w:rPr>
                <w:rFonts w:ascii="TH SarabunPSK" w:hAnsi="TH SarabunPSK" w:cs="TH SarabunPSK"/>
                <w:cs/>
              </w:rPr>
              <w:t xml:space="preserve">อัตราการเจาะ </w:t>
            </w:r>
            <w:r w:rsidRPr="002439EA">
              <w:rPr>
                <w:rFonts w:ascii="TH SarabunPSK" w:hAnsi="TH SarabunPSK" w:cs="TH SarabunPSK"/>
              </w:rPr>
              <w:t xml:space="preserve">H/C </w:t>
            </w:r>
            <w:r w:rsidRPr="002439EA">
              <w:rPr>
                <w:rFonts w:ascii="TH SarabunPSK" w:hAnsi="TH SarabunPSK" w:cs="TH SarabunPSK"/>
                <w:cs/>
              </w:rPr>
              <w:t xml:space="preserve">ก่อนให้ </w:t>
            </w:r>
            <w:r w:rsidRPr="002439EA">
              <w:rPr>
                <w:rFonts w:ascii="TH SarabunPSK" w:hAnsi="TH SarabunPSK" w:cs="TH SarabunPSK"/>
              </w:rPr>
              <w:t xml:space="preserve">Antibiotic  </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6</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cs/>
              </w:rPr>
            </w:pPr>
            <w:r w:rsidRPr="002439EA">
              <w:rPr>
                <w:rFonts w:ascii="TH SarabunPSK" w:hAnsi="TH SarabunPSK" w:cs="TH SarabunPSK"/>
                <w:cs/>
              </w:rPr>
              <w:t xml:space="preserve">อัตราการได้รับ </w:t>
            </w:r>
            <w:r w:rsidRPr="002439EA">
              <w:rPr>
                <w:rFonts w:ascii="TH SarabunPSK" w:hAnsi="TH SarabunPSK" w:cs="TH SarabunPSK"/>
              </w:rPr>
              <w:t xml:space="preserve">IV </w:t>
            </w:r>
            <w:r w:rsidRPr="002439EA">
              <w:rPr>
                <w:rFonts w:ascii="TH SarabunPSK" w:hAnsi="TH SarabunPSK" w:cs="TH SarabunPSK"/>
                <w:cs/>
              </w:rPr>
              <w:t xml:space="preserve">30 </w:t>
            </w:r>
            <w:r w:rsidRPr="002439EA">
              <w:rPr>
                <w:rFonts w:ascii="TH SarabunPSK" w:hAnsi="TH SarabunPSK" w:cs="TH SarabunPSK"/>
              </w:rPr>
              <w:t xml:space="preserve">ml/kg </w:t>
            </w:r>
            <w:r w:rsidRPr="002439EA">
              <w:rPr>
                <w:rFonts w:ascii="TH SarabunPSK" w:hAnsi="TH SarabunPSK" w:cs="TH SarabunPSK"/>
                <w:cs/>
              </w:rPr>
              <w:t>ใน 1 ชม.แรก(ในกรณีไม่มีข้อห้าม)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r w:rsidR="004B2A71" w:rsidRPr="002439EA" w:rsidTr="004B2A71">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jc w:val="center"/>
              <w:rPr>
                <w:rFonts w:ascii="TH SarabunPSK" w:hAnsi="TH SarabunPSK" w:cs="TH SarabunPSK"/>
              </w:rPr>
            </w:pPr>
            <w:r w:rsidRPr="002439EA">
              <w:rPr>
                <w:rFonts w:ascii="TH SarabunPSK" w:hAnsi="TH SarabunPSK" w:cs="TH SarabunPSK"/>
              </w:rPr>
              <w:t>7</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2A71" w:rsidRPr="002439EA" w:rsidRDefault="004B2A71" w:rsidP="004B2A71">
            <w:pPr>
              <w:spacing w:after="160" w:line="259" w:lineRule="auto"/>
              <w:rPr>
                <w:rFonts w:ascii="TH SarabunPSK" w:hAnsi="TH SarabunPSK" w:cs="TH SarabunPSK"/>
                <w:cs/>
              </w:rPr>
            </w:pPr>
            <w:r w:rsidRPr="002439EA">
              <w:rPr>
                <w:rFonts w:ascii="TH SarabunPSK" w:hAnsi="TH SarabunPSK" w:cs="TH SarabunPSK"/>
                <w:cs/>
              </w:rPr>
              <w:t>อัตราที่ผู้ป่วยได้รับการดูแลแบบภาวะวิกฤติ (ระดับ</w:t>
            </w:r>
            <w:r w:rsidRPr="002439EA">
              <w:rPr>
                <w:rFonts w:ascii="TH SarabunPSK" w:hAnsi="TH SarabunPSK" w:cs="TH SarabunPSK"/>
              </w:rPr>
              <w:lastRenderedPageBreak/>
              <w:t>2-3</w:t>
            </w:r>
            <w:r w:rsidRPr="002439EA">
              <w:rPr>
                <w:rFonts w:ascii="TH SarabunPSK" w:hAnsi="TH SarabunPSK" w:cs="TH SarabunPSK"/>
                <w:cs/>
              </w:rPr>
              <w:t xml:space="preserve">)ภายใน </w:t>
            </w:r>
            <w:r w:rsidRPr="002439EA">
              <w:rPr>
                <w:rFonts w:ascii="TH SarabunPSK" w:hAnsi="TH SarabunPSK" w:cs="TH SarabunPSK"/>
              </w:rPr>
              <w:t xml:space="preserve">3 </w:t>
            </w:r>
            <w:r w:rsidRPr="002439EA">
              <w:rPr>
                <w:rFonts w:ascii="TH SarabunPSK" w:hAnsi="TH SarabunPSK" w:cs="TH SarabunPSK"/>
                <w:cs/>
              </w:rPr>
              <w:t>ชม.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2A71" w:rsidRPr="002439EA" w:rsidRDefault="004B2A71" w:rsidP="004B2A71">
            <w:pPr>
              <w:spacing w:after="160" w:line="259" w:lineRule="auto"/>
              <w:rPr>
                <w:rFonts w:ascii="TH SarabunPSK" w:hAnsi="TH SarabunPSK" w:cs="TH SarabunPSK"/>
                <w:b/>
                <w:bCs/>
              </w:rPr>
            </w:pPr>
          </w:p>
        </w:tc>
      </w:tr>
    </w:tbl>
    <w:p w:rsidR="004B2A71" w:rsidRDefault="004B2A71" w:rsidP="004B2A71">
      <w:pPr>
        <w:rPr>
          <w:rFonts w:ascii="TH SarabunPSK" w:hAnsi="TH SarabunPSK" w:cs="TH SarabunPSK"/>
          <w:b/>
          <w:bCs/>
          <w:sz w:val="28"/>
        </w:rPr>
      </w:pPr>
    </w:p>
    <w:p w:rsidR="004B2A71" w:rsidRPr="00DC65BC" w:rsidRDefault="004B2A71" w:rsidP="004B2A71">
      <w:pPr>
        <w:rPr>
          <w:rFonts w:ascii="TH SarabunPSK" w:hAnsi="TH SarabunPSK" w:cs="TH SarabunPSK"/>
          <w:sz w:val="32"/>
          <w:szCs w:val="32"/>
        </w:rPr>
      </w:pPr>
      <w:r w:rsidRPr="00DC65BC">
        <w:rPr>
          <w:rFonts w:ascii="TH SarabunPSK" w:hAnsi="TH SarabunPSK" w:cs="TH SarabunPSK"/>
          <w:b/>
          <w:bCs/>
          <w:sz w:val="32"/>
          <w:szCs w:val="32"/>
          <w:cs/>
        </w:rPr>
        <w:t xml:space="preserve">หมายเหตุ </w:t>
      </w:r>
      <w:r w:rsidRPr="00DC65BC">
        <w:rPr>
          <w:rFonts w:ascii="TH SarabunPSK" w:hAnsi="TH SarabunPSK" w:cs="TH SarabunPSK"/>
          <w:b/>
          <w:bCs/>
          <w:sz w:val="32"/>
          <w:szCs w:val="32"/>
        </w:rPr>
        <w:t xml:space="preserve">: </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rPr>
        <w:t>1.</w:t>
      </w:r>
      <w:r w:rsidRPr="00DC65BC">
        <w:rPr>
          <w:rFonts w:ascii="TH SarabunPSK" w:hAnsi="TH SarabunPSK" w:cs="TH SarabunPSK"/>
          <w:sz w:val="32"/>
          <w:szCs w:val="32"/>
          <w:cs/>
        </w:rPr>
        <w:t xml:space="preserve"> นับเฉพาะผู้ป่วยติดเชื้อในกระแสเลือดแบบรุนแรงชนิด</w:t>
      </w:r>
      <w:r w:rsidRPr="00DC65BC">
        <w:rPr>
          <w:rFonts w:ascii="TH SarabunPSK" w:hAnsi="TH SarabunPSK" w:cs="TH SarabunPSK"/>
          <w:sz w:val="32"/>
          <w:szCs w:val="32"/>
        </w:rPr>
        <w:t xml:space="preserve">community-acquired </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rPr>
        <w:t>2.</w:t>
      </w:r>
      <w:r w:rsidRPr="00DC65BC">
        <w:rPr>
          <w:rFonts w:ascii="TH SarabunPSK" w:hAnsi="TH SarabunPSK" w:cs="TH SarabunPSK"/>
          <w:sz w:val="32"/>
          <w:szCs w:val="32"/>
          <w:cs/>
        </w:rPr>
        <w:t xml:space="preserve"> ไม่นับรวมผู้ป่วย </w:t>
      </w:r>
      <w:r w:rsidRPr="00DC65BC">
        <w:rPr>
          <w:rFonts w:ascii="TH SarabunPSK" w:hAnsi="TH SarabunPSK" w:cs="TH SarabunPSK"/>
          <w:sz w:val="32"/>
          <w:szCs w:val="32"/>
        </w:rPr>
        <w:t>palliative care (</w:t>
      </w:r>
      <w:r w:rsidRPr="00DC65BC">
        <w:rPr>
          <w:rFonts w:ascii="TH SarabunPSK" w:hAnsi="TH SarabunPSK" w:cs="TH SarabunPSK"/>
          <w:sz w:val="32"/>
          <w:szCs w:val="32"/>
          <w:cs/>
        </w:rPr>
        <w:t xml:space="preserve">รหัส </w:t>
      </w:r>
      <w:r w:rsidRPr="00DC65BC">
        <w:rPr>
          <w:rFonts w:ascii="TH SarabunPSK" w:hAnsi="TH SarabunPSK" w:cs="TH SarabunPSK"/>
          <w:sz w:val="32"/>
          <w:szCs w:val="32"/>
        </w:rPr>
        <w:t>Z 51.5)</w:t>
      </w:r>
    </w:p>
    <w:p w:rsidR="004B2A71" w:rsidRPr="00DC65BC" w:rsidRDefault="004B2A71" w:rsidP="004B2A71">
      <w:pPr>
        <w:rPr>
          <w:rFonts w:ascii="TH SarabunPSK" w:hAnsi="TH SarabunPSK" w:cs="TH SarabunPSK"/>
          <w:b/>
          <w:bCs/>
          <w:sz w:val="32"/>
          <w:szCs w:val="32"/>
        </w:rPr>
      </w:pPr>
      <w:r w:rsidRPr="00DC65BC">
        <w:rPr>
          <w:rFonts w:ascii="TH SarabunPSK" w:hAnsi="TH SarabunPSK" w:cs="TH SarabunPSK"/>
          <w:b/>
          <w:bCs/>
          <w:sz w:val="32"/>
          <w:szCs w:val="32"/>
          <w:cs/>
        </w:rPr>
        <w:t>นิยามการเก็บข้อมูลตัวชี้วัดย่อย</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1. อัตราการเจาะ </w:t>
      </w:r>
      <w:r w:rsidRPr="00DC65BC">
        <w:rPr>
          <w:rFonts w:ascii="TH SarabunPSK" w:hAnsi="TH SarabunPSK" w:cs="TH SarabunPSK"/>
          <w:sz w:val="32"/>
          <w:szCs w:val="32"/>
        </w:rPr>
        <w:t>H/C</w:t>
      </w:r>
      <w:r w:rsidRPr="00DC65BC">
        <w:rPr>
          <w:rFonts w:ascii="TH SarabunPSK" w:hAnsi="TH SarabunPSK" w:cs="TH SarabunPSK"/>
          <w:sz w:val="32"/>
          <w:szCs w:val="32"/>
          <w:cs/>
        </w:rPr>
        <w:t xml:space="preserve"> ก่อนให้ </w:t>
      </w:r>
      <w:r w:rsidRPr="00DC65BC">
        <w:rPr>
          <w:rFonts w:ascii="TH SarabunPSK" w:hAnsi="TH SarabunPSK" w:cs="TH SarabunPSK"/>
          <w:sz w:val="32"/>
          <w:szCs w:val="32"/>
        </w:rPr>
        <w:t xml:space="preserve">Antibiotic  </w:t>
      </w:r>
      <w:r w:rsidRPr="00DC65BC">
        <w:rPr>
          <w:rFonts w:ascii="TH SarabunPSK" w:hAnsi="TH SarabunPSK" w:cs="TH SarabunPSK"/>
          <w:sz w:val="32"/>
          <w:szCs w:val="32"/>
          <w:cs/>
        </w:rPr>
        <w:t xml:space="preserve">หมายถึง การเจาะ </w:t>
      </w:r>
      <w:r w:rsidRPr="00DC65BC">
        <w:rPr>
          <w:rFonts w:ascii="TH SarabunPSK" w:hAnsi="TH SarabunPSK" w:cs="TH SarabunPSK"/>
          <w:sz w:val="32"/>
          <w:szCs w:val="32"/>
        </w:rPr>
        <w:t>H/C</w:t>
      </w:r>
      <w:r w:rsidRPr="00DC65BC">
        <w:rPr>
          <w:rFonts w:ascii="TH SarabunPSK" w:hAnsi="TH SarabunPSK" w:cs="TH SarabunPSK"/>
          <w:sz w:val="32"/>
          <w:szCs w:val="32"/>
          <w:cs/>
        </w:rPr>
        <w:t xml:space="preserve"> ก่อนให้ </w:t>
      </w:r>
      <w:r w:rsidRPr="00DC65BC">
        <w:rPr>
          <w:rFonts w:ascii="TH SarabunPSK" w:hAnsi="TH SarabunPSK" w:cs="TH SarabunPSK"/>
          <w:sz w:val="32"/>
          <w:szCs w:val="32"/>
        </w:rPr>
        <w:t xml:space="preserve">Antibiotic </w:t>
      </w:r>
    </w:p>
    <w:p w:rsidR="004B2A71" w:rsidRPr="00DC65BC" w:rsidRDefault="004B2A71" w:rsidP="004B2A71">
      <w:pPr>
        <w:rPr>
          <w:rFonts w:ascii="TH SarabunPSK" w:hAnsi="TH SarabunPSK" w:cs="TH SarabunPSK"/>
          <w:sz w:val="32"/>
          <w:szCs w:val="32"/>
        </w:rPr>
      </w:pPr>
      <w:r>
        <w:rPr>
          <w:rFonts w:ascii="TH SarabunPSK" w:hAnsi="TH SarabunPSK" w:cs="TH SarabunPSK"/>
          <w:noProof/>
          <w:sz w:val="32"/>
          <w:szCs w:val="32"/>
        </w:rPr>
        <w:pict>
          <v:shapetype id="_x0000_t32" coordsize="21600,21600" o:spt="32" o:oned="t" path="m,l21600,21600e" filled="f">
            <v:path arrowok="t" fillok="f" o:connecttype="none"/>
            <o:lock v:ext="edit" shapetype="t"/>
          </v:shapetype>
          <v:shape id="Straight Arrow Connector 39" o:spid="_x0000_s1035" type="#_x0000_t32" style="position:absolute;margin-left:93.75pt;margin-top:21.6pt;width:321pt;height:0;z-index:25166745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"/>
        </w:pict>
      </w:r>
      <w:r>
        <w:rPr>
          <w:rFonts w:ascii="TH SarabunPSK" w:hAnsi="TH SarabunPSK" w:cs="TH SarabunPSK"/>
          <w:noProof/>
          <w:sz w:val="32"/>
          <w:szCs w:val="32"/>
        </w:rPr>
        <w:pict>
          <v:shape id="Text Box 38" o:spid="_x0000_s1036" type="#_x0000_t202" style="position:absolute;margin-left:418.5pt;margin-top:12.6pt;width:43.45pt;height:22.0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2q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fQKU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" filled="f" stroked="f">
            <v:textbox>
              <w:txbxContent>
                <w:p w:rsidR="004B2A71" w:rsidRDefault="004B2A71" w:rsidP="004B2A71">
                  <w:r>
                    <w:t>X 100</w:t>
                  </w:r>
                </w:p>
              </w:txbxContent>
            </v:textbox>
          </v:shape>
        </w:pict>
      </w:r>
      <w:r w:rsidRPr="00DC65BC">
        <w:rPr>
          <w:rFonts w:ascii="TH SarabunPSK" w:hAnsi="TH SarabunPSK" w:cs="TH SarabunPSK"/>
          <w:b/>
          <w:bCs/>
          <w:sz w:val="32"/>
          <w:szCs w:val="32"/>
          <w:cs/>
        </w:rPr>
        <w:t>สูตรคำนวณ</w:t>
      </w:r>
      <w:r w:rsidRPr="00DC65BC">
        <w:rPr>
          <w:rFonts w:ascii="TH SarabunPSK" w:hAnsi="TH SarabunPSK" w:cs="TH SarabunPSK"/>
          <w:b/>
          <w:bCs/>
          <w:sz w:val="32"/>
          <w:szCs w:val="32"/>
        </w:rPr>
        <w:t xml:space="preserve">  =</w:t>
      </w:r>
      <w:r w:rsidRPr="00DC65BC">
        <w:rPr>
          <w:rFonts w:ascii="TH SarabunPSK" w:hAnsi="TH SarabunPSK" w:cs="TH SarabunPSK"/>
          <w:sz w:val="32"/>
          <w:szCs w:val="32"/>
          <w:cs/>
        </w:rPr>
        <w:t xml:space="preserve">จำนวนผู้ป่วยติดเชื้อในกระแสเลือดแบบรุนแรง ที่ได้รับ การเจาะ </w:t>
      </w:r>
      <w:r w:rsidRPr="00DC65BC">
        <w:rPr>
          <w:rFonts w:ascii="TH SarabunPSK" w:hAnsi="TH SarabunPSK" w:cs="TH SarabunPSK"/>
          <w:sz w:val="32"/>
          <w:szCs w:val="32"/>
        </w:rPr>
        <w:t>H/C</w:t>
      </w:r>
      <w:r w:rsidRPr="00DC65BC">
        <w:rPr>
          <w:rFonts w:ascii="TH SarabunPSK" w:hAnsi="TH SarabunPSK" w:cs="TH SarabunPSK"/>
          <w:sz w:val="32"/>
          <w:szCs w:val="32"/>
          <w:cs/>
        </w:rPr>
        <w:t xml:space="preserve"> ก่อนให้ </w:t>
      </w:r>
      <w:r w:rsidRPr="00DC65BC">
        <w:rPr>
          <w:rFonts w:ascii="TH SarabunPSK" w:hAnsi="TH SarabunPSK" w:cs="TH SarabunPSK"/>
          <w:sz w:val="32"/>
          <w:szCs w:val="32"/>
        </w:rPr>
        <w:t xml:space="preserve">Antibiotic </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                                                          จำนวนผู้ป่วยติดเชื้อในกระแสเลือดแบบรุนแรงทั้งหมด </w:t>
      </w:r>
    </w:p>
    <w:p w:rsidR="004B2A71" w:rsidRPr="00DC65BC" w:rsidRDefault="004B2A71" w:rsidP="004B2A71">
      <w:pPr>
        <w:rPr>
          <w:rFonts w:ascii="TH SarabunPSK" w:hAnsi="TH SarabunPSK" w:cs="TH SarabunPSK"/>
          <w:sz w:val="32"/>
          <w:szCs w:val="32"/>
          <w:cs/>
        </w:rPr>
      </w:pPr>
      <w:r w:rsidRPr="00DC65BC">
        <w:rPr>
          <w:rFonts w:ascii="TH SarabunPSK" w:hAnsi="TH SarabunPSK" w:cs="TH SarabunPSK"/>
          <w:sz w:val="32"/>
          <w:szCs w:val="32"/>
          <w:u w:val="single"/>
          <w:cs/>
        </w:rPr>
        <w:t>หมายเหตุ</w:t>
      </w:r>
      <w:r w:rsidRPr="00DC65BC">
        <w:rPr>
          <w:rFonts w:ascii="TH SarabunPSK" w:hAnsi="TH SarabunPSK" w:cs="TH SarabunPSK"/>
          <w:sz w:val="32"/>
          <w:szCs w:val="32"/>
          <w:cs/>
        </w:rPr>
        <w:t xml:space="preserve"> ในกรณีที่เดิมผู้ป่วยได้รับ </w:t>
      </w:r>
      <w:r w:rsidRPr="00DC65BC">
        <w:rPr>
          <w:rFonts w:ascii="TH SarabunPSK" w:hAnsi="TH SarabunPSK" w:cs="TH SarabunPSK"/>
          <w:sz w:val="32"/>
          <w:szCs w:val="32"/>
        </w:rPr>
        <w:t xml:space="preserve">Antibiotic </w:t>
      </w:r>
      <w:r w:rsidRPr="00DC65BC">
        <w:rPr>
          <w:rFonts w:ascii="TH SarabunPSK" w:hAnsi="TH SarabunPSK" w:cs="TH SarabunPSK"/>
          <w:sz w:val="32"/>
          <w:szCs w:val="32"/>
          <w:cs/>
        </w:rPr>
        <w:t>อยู่โดยไม่ได้เจาะ</w:t>
      </w:r>
      <w:r w:rsidRPr="00DC65BC">
        <w:rPr>
          <w:rFonts w:ascii="TH SarabunPSK" w:hAnsi="TH SarabunPSK" w:cs="TH SarabunPSK"/>
          <w:sz w:val="32"/>
          <w:szCs w:val="32"/>
        </w:rPr>
        <w:t xml:space="preserve"> H/C</w:t>
      </w:r>
      <w:r w:rsidRPr="00DC65BC">
        <w:rPr>
          <w:rFonts w:ascii="TH SarabunPSK" w:hAnsi="TH SarabunPSK" w:cs="TH SarabunPSK"/>
          <w:sz w:val="32"/>
          <w:szCs w:val="32"/>
          <w:cs/>
        </w:rPr>
        <w:t xml:space="preserve">  ต่อมาผู้ป่วยเกิดภาวะติดเชื้อในกระแสเลือดแบบรุนแรง แล้วมีการเจาะ </w:t>
      </w:r>
      <w:r w:rsidRPr="00DC65BC">
        <w:rPr>
          <w:rFonts w:ascii="TH SarabunPSK" w:hAnsi="TH SarabunPSK" w:cs="TH SarabunPSK"/>
          <w:sz w:val="32"/>
          <w:szCs w:val="32"/>
        </w:rPr>
        <w:t>H/C</w:t>
      </w:r>
      <w:r w:rsidRPr="00DC65BC">
        <w:rPr>
          <w:rFonts w:ascii="TH SarabunPSK" w:hAnsi="TH SarabunPSK" w:cs="TH SarabunPSK"/>
          <w:sz w:val="32"/>
          <w:szCs w:val="32"/>
          <w:cs/>
        </w:rPr>
        <w:t xml:space="preserve"> ร่วมกับปรับ</w:t>
      </w:r>
      <w:r w:rsidRPr="00DC65BC">
        <w:rPr>
          <w:rFonts w:ascii="TH SarabunPSK" w:hAnsi="TH SarabunPSK" w:cs="TH SarabunPSK"/>
          <w:sz w:val="32"/>
          <w:szCs w:val="32"/>
        </w:rPr>
        <w:t xml:space="preserve"> Antibiotic</w:t>
      </w:r>
      <w:r w:rsidRPr="00DC65BC">
        <w:rPr>
          <w:rFonts w:ascii="TH SarabunPSK" w:hAnsi="TH SarabunPSK" w:cs="TH SarabunPSK"/>
          <w:sz w:val="32"/>
          <w:szCs w:val="32"/>
          <w:cs/>
        </w:rPr>
        <w:t xml:space="preserve">  ให้ถือว่า มีการเจาะ </w:t>
      </w:r>
      <w:r w:rsidRPr="00DC65BC">
        <w:rPr>
          <w:rFonts w:ascii="TH SarabunPSK" w:hAnsi="TH SarabunPSK" w:cs="TH SarabunPSK"/>
          <w:sz w:val="32"/>
          <w:szCs w:val="32"/>
        </w:rPr>
        <w:t>H/C</w:t>
      </w:r>
      <w:r w:rsidRPr="00DC65BC">
        <w:rPr>
          <w:rFonts w:ascii="TH SarabunPSK" w:hAnsi="TH SarabunPSK" w:cs="TH SarabunPSK"/>
          <w:sz w:val="32"/>
          <w:szCs w:val="32"/>
          <w:cs/>
        </w:rPr>
        <w:t xml:space="preserve"> ก่อนให้ </w:t>
      </w:r>
      <w:r w:rsidRPr="00DC65BC">
        <w:rPr>
          <w:rFonts w:ascii="TH SarabunPSK" w:hAnsi="TH SarabunPSK" w:cs="TH SarabunPSK"/>
          <w:sz w:val="32"/>
          <w:szCs w:val="32"/>
        </w:rPr>
        <w:t xml:space="preserve">Antibiotic  </w:t>
      </w:r>
    </w:p>
    <w:p w:rsidR="004B2A71" w:rsidRPr="00DC65BC" w:rsidRDefault="004B2A71" w:rsidP="004B2A71">
      <w:pPr>
        <w:rPr>
          <w:rFonts w:ascii="TH SarabunPSK" w:hAnsi="TH SarabunPSK" w:cs="TH SarabunPSK"/>
          <w:sz w:val="32"/>
          <w:szCs w:val="32"/>
        </w:rPr>
      </w:pP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2. อัตราการได้รับ </w:t>
      </w:r>
      <w:r w:rsidRPr="00DC65BC">
        <w:rPr>
          <w:rFonts w:ascii="TH SarabunPSK" w:hAnsi="TH SarabunPSK" w:cs="TH SarabunPSK"/>
          <w:sz w:val="32"/>
          <w:szCs w:val="32"/>
        </w:rPr>
        <w:t xml:space="preserve">Antibiotic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1 </w:t>
      </w:r>
      <w:r w:rsidRPr="00DC65BC">
        <w:rPr>
          <w:rFonts w:ascii="TH SarabunPSK" w:hAnsi="TH SarabunPSK" w:cs="TH SarabunPSK"/>
          <w:sz w:val="32"/>
          <w:szCs w:val="32"/>
          <w:cs/>
        </w:rPr>
        <w:t xml:space="preserve">ชม.หมายถึง การได้รับ </w:t>
      </w:r>
      <w:r w:rsidRPr="00DC65BC">
        <w:rPr>
          <w:rFonts w:ascii="TH SarabunPSK" w:hAnsi="TH SarabunPSK" w:cs="TH SarabunPSK"/>
          <w:sz w:val="32"/>
          <w:szCs w:val="32"/>
        </w:rPr>
        <w:t xml:space="preserve">Antibiotic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1 </w:t>
      </w:r>
      <w:r w:rsidRPr="00DC65BC">
        <w:rPr>
          <w:rFonts w:ascii="TH SarabunPSK" w:hAnsi="TH SarabunPSK" w:cs="TH SarabunPSK"/>
          <w:sz w:val="32"/>
          <w:szCs w:val="32"/>
          <w:cs/>
        </w:rPr>
        <w:t>ชม.หลังการวินิจฉัย โดยนับจากเวลาวินิจฉัยจนถึงเวลาที่บริหารยา (</w:t>
      </w:r>
      <w:r w:rsidRPr="00DC65BC">
        <w:rPr>
          <w:rFonts w:ascii="TH SarabunPSK" w:hAnsi="TH SarabunPSK" w:cs="TH SarabunPSK"/>
          <w:sz w:val="32"/>
          <w:szCs w:val="32"/>
        </w:rPr>
        <w:t xml:space="preserve">Diagnosis to needle time) </w:t>
      </w:r>
    </w:p>
    <w:p w:rsidR="004B2A71" w:rsidRPr="00DC65BC" w:rsidRDefault="004B2A71" w:rsidP="004B2A71">
      <w:pPr>
        <w:rPr>
          <w:rFonts w:ascii="TH SarabunPSK" w:hAnsi="TH SarabunPSK" w:cs="TH SarabunPSK"/>
          <w:sz w:val="32"/>
          <w:szCs w:val="32"/>
        </w:rPr>
      </w:pPr>
      <w:r>
        <w:rPr>
          <w:rFonts w:ascii="TH SarabunPSK" w:hAnsi="TH SarabunPSK" w:cs="TH SarabunPSK"/>
          <w:noProof/>
          <w:sz w:val="32"/>
          <w:szCs w:val="32"/>
        </w:rPr>
        <w:pict>
          <v:shape id="Straight Arrow Connector 37" o:spid="_x0000_s1037" type="#_x0000_t32" style="position:absolute;margin-left:96.75pt;margin-top:19.2pt;width:294pt;height:0;z-index:251669504;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"/>
        </w:pict>
      </w:r>
      <w:r>
        <w:rPr>
          <w:rFonts w:ascii="TH SarabunPSK" w:hAnsi="TH SarabunPSK" w:cs="TH SarabunPSK"/>
          <w:noProof/>
          <w:sz w:val="32"/>
          <w:szCs w:val="32"/>
        </w:rPr>
        <w:pict>
          <v:shape id="Text Box 36" o:spid="_x0000_s1038" type="#_x0000_t202" style="position:absolute;margin-left:396pt;margin-top:12.6pt;width:43.45pt;height:22.0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Iv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" filled="f" stroked="f">
            <v:textbox>
              <w:txbxContent>
                <w:p w:rsidR="004B2A71" w:rsidRDefault="004B2A71" w:rsidP="004B2A71">
                  <w:r>
                    <w:t>X 100</w:t>
                  </w:r>
                </w:p>
              </w:txbxContent>
            </v:textbox>
          </v:shape>
        </w:pict>
      </w:r>
      <w:r w:rsidRPr="00DC65BC">
        <w:rPr>
          <w:rFonts w:ascii="TH SarabunPSK" w:hAnsi="TH SarabunPSK" w:cs="TH SarabunPSK"/>
          <w:b/>
          <w:bCs/>
          <w:sz w:val="32"/>
          <w:szCs w:val="32"/>
          <w:cs/>
        </w:rPr>
        <w:t>สูตรคำนวณ</w:t>
      </w:r>
      <w:r w:rsidRPr="00DC65BC">
        <w:rPr>
          <w:rFonts w:ascii="TH SarabunPSK" w:hAnsi="TH SarabunPSK" w:cs="TH SarabunPSK"/>
          <w:b/>
          <w:bCs/>
          <w:sz w:val="32"/>
          <w:szCs w:val="32"/>
        </w:rPr>
        <w:t xml:space="preserve">  =</w:t>
      </w:r>
      <w:r w:rsidRPr="00DC65BC">
        <w:rPr>
          <w:rFonts w:ascii="TH SarabunPSK" w:hAnsi="TH SarabunPSK" w:cs="TH SarabunPSK"/>
          <w:sz w:val="32"/>
          <w:szCs w:val="32"/>
          <w:cs/>
        </w:rPr>
        <w:t xml:space="preserve">จำนวนผู้ป่วยติดเชื้อในกระแสเลือดแบบรุนแรงที่ได้รับ </w:t>
      </w:r>
      <w:r w:rsidRPr="00DC65BC">
        <w:rPr>
          <w:rFonts w:ascii="TH SarabunPSK" w:hAnsi="TH SarabunPSK" w:cs="TH SarabunPSK"/>
          <w:sz w:val="32"/>
          <w:szCs w:val="32"/>
        </w:rPr>
        <w:t xml:space="preserve">Antibiotic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1 </w:t>
      </w:r>
      <w:r w:rsidRPr="00DC65BC">
        <w:rPr>
          <w:rFonts w:ascii="TH SarabunPSK" w:hAnsi="TH SarabunPSK" w:cs="TH SarabunPSK"/>
          <w:sz w:val="32"/>
          <w:szCs w:val="32"/>
          <w:cs/>
        </w:rPr>
        <w:t xml:space="preserve">ชม. </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                                                 จำนวนผู้ป่วยติดเชื้อในกระแสเลือดแบบรุนแรงทั้งหมด </w:t>
      </w:r>
    </w:p>
    <w:p w:rsidR="004B2A71" w:rsidRPr="00DC65BC" w:rsidRDefault="004B2A71" w:rsidP="004B2A71">
      <w:pPr>
        <w:rPr>
          <w:rFonts w:ascii="TH SarabunPSK" w:hAnsi="TH SarabunPSK" w:cs="TH SarabunPSK"/>
          <w:sz w:val="32"/>
          <w:szCs w:val="32"/>
        </w:rPr>
      </w:pP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3. อัตราการได้รับ </w:t>
      </w:r>
      <w:r w:rsidRPr="00DC65BC">
        <w:rPr>
          <w:rFonts w:ascii="TH SarabunPSK" w:hAnsi="TH SarabunPSK" w:cs="TH SarabunPSK"/>
          <w:sz w:val="32"/>
          <w:szCs w:val="32"/>
        </w:rPr>
        <w:t xml:space="preserve">IV fluid </w:t>
      </w:r>
      <w:r w:rsidRPr="00DC65BC">
        <w:rPr>
          <w:rFonts w:ascii="TH SarabunPSK" w:hAnsi="TH SarabunPSK" w:cs="TH SarabunPSK"/>
          <w:sz w:val="32"/>
          <w:szCs w:val="32"/>
          <w:cs/>
        </w:rPr>
        <w:t xml:space="preserve">30 </w:t>
      </w:r>
      <w:r w:rsidRPr="00DC65BC">
        <w:rPr>
          <w:rFonts w:ascii="TH SarabunPSK" w:hAnsi="TH SarabunPSK" w:cs="TH SarabunPSK"/>
          <w:sz w:val="32"/>
          <w:szCs w:val="32"/>
        </w:rPr>
        <w:t xml:space="preserve">ml/kg </w:t>
      </w:r>
      <w:r w:rsidRPr="00DC65BC">
        <w:rPr>
          <w:rFonts w:ascii="TH SarabunPSK" w:hAnsi="TH SarabunPSK" w:cs="TH SarabunPSK"/>
          <w:sz w:val="32"/>
          <w:szCs w:val="32"/>
          <w:cs/>
        </w:rPr>
        <w:t xml:space="preserve">ใน 1 ชม.แรก หมายถึง ผู้ป่วยได้รับ </w:t>
      </w:r>
      <w:r w:rsidRPr="00DC65BC">
        <w:rPr>
          <w:rFonts w:ascii="TH SarabunPSK" w:hAnsi="TH SarabunPSK" w:cs="TH SarabunPSK"/>
          <w:sz w:val="32"/>
          <w:szCs w:val="32"/>
        </w:rPr>
        <w:t>IVfluid</w:t>
      </w:r>
      <w:r w:rsidRPr="00DC65BC">
        <w:rPr>
          <w:rFonts w:ascii="TH SarabunPSK" w:hAnsi="TH SarabunPSK" w:cs="TH SarabunPSK"/>
          <w:sz w:val="32"/>
          <w:szCs w:val="32"/>
          <w:cs/>
        </w:rPr>
        <w:t xml:space="preserve">จำนวน </w:t>
      </w:r>
      <w:r w:rsidRPr="00DC65BC">
        <w:rPr>
          <w:rFonts w:ascii="TH SarabunPSK" w:hAnsi="TH SarabunPSK" w:cs="TH SarabunPSK"/>
          <w:sz w:val="32"/>
          <w:szCs w:val="32"/>
        </w:rPr>
        <w:t xml:space="preserve">1.5 </w:t>
      </w:r>
      <w:r w:rsidRPr="00DC65BC">
        <w:rPr>
          <w:rFonts w:ascii="TH SarabunPSK" w:hAnsi="TH SarabunPSK" w:cs="TH SarabunPSK"/>
          <w:sz w:val="32"/>
          <w:szCs w:val="32"/>
          <w:cs/>
        </w:rPr>
        <w:t xml:space="preserve">ลิตร ภายใน </w:t>
      </w:r>
      <w:r w:rsidRPr="00DC65BC">
        <w:rPr>
          <w:rFonts w:ascii="TH SarabunPSK" w:hAnsi="TH SarabunPSK" w:cs="TH SarabunPSK"/>
          <w:sz w:val="32"/>
          <w:szCs w:val="32"/>
        </w:rPr>
        <w:t xml:space="preserve">1 </w:t>
      </w:r>
      <w:r w:rsidRPr="00DC65BC">
        <w:rPr>
          <w:rFonts w:ascii="TH SarabunPSK" w:hAnsi="TH SarabunPSK" w:cs="TH SarabunPSK"/>
          <w:sz w:val="32"/>
          <w:szCs w:val="32"/>
          <w:cs/>
        </w:rPr>
        <w:t>ชม</w:t>
      </w:r>
      <w:r w:rsidRPr="00DC65BC">
        <w:rPr>
          <w:rFonts w:ascii="TH SarabunPSK" w:hAnsi="TH SarabunPSK" w:cs="TH SarabunPSK"/>
          <w:sz w:val="32"/>
          <w:szCs w:val="32"/>
        </w:rPr>
        <w:t xml:space="preserve">. </w:t>
      </w:r>
      <w:r w:rsidRPr="00DC65BC">
        <w:rPr>
          <w:rFonts w:ascii="TH SarabunPSK" w:hAnsi="TH SarabunPSK" w:cs="TH SarabunPSK"/>
          <w:sz w:val="32"/>
          <w:szCs w:val="32"/>
          <w:cs/>
        </w:rPr>
        <w:t>แรกหลังวินิจฉัย</w:t>
      </w:r>
    </w:p>
    <w:p w:rsidR="004B2A71" w:rsidRPr="00DC65BC" w:rsidRDefault="004B2A71" w:rsidP="004B2A71">
      <w:pPr>
        <w:rPr>
          <w:rFonts w:ascii="TH SarabunPSK" w:hAnsi="TH SarabunPSK" w:cs="TH SarabunPSK"/>
          <w:sz w:val="32"/>
          <w:szCs w:val="32"/>
        </w:rPr>
      </w:pPr>
      <w:r>
        <w:rPr>
          <w:rFonts w:ascii="TH SarabunPSK" w:hAnsi="TH SarabunPSK" w:cs="TH SarabunPSK"/>
          <w:noProof/>
          <w:sz w:val="32"/>
          <w:szCs w:val="32"/>
        </w:rPr>
        <w:pict>
          <v:shape id="Text Box 35" o:spid="_x0000_s1040" type="#_x0000_t202" style="position:absolute;margin-left:443.15pt;margin-top:12.6pt;width:43.45pt;height:22.0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7fuw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" filled="f" stroked="f">
            <v:textbox>
              <w:txbxContent>
                <w:p w:rsidR="004B2A71" w:rsidRPr="00DC65BC" w:rsidRDefault="004B2A71" w:rsidP="004B2A71">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w:r>
      <w:r>
        <w:rPr>
          <w:rFonts w:ascii="TH SarabunPSK" w:hAnsi="TH SarabunPSK" w:cs="TH SarabunPSK"/>
          <w:noProof/>
          <w:sz w:val="32"/>
          <w:szCs w:val="32"/>
        </w:rPr>
        <w:pict>
          <v:shape id="Straight Arrow Connector 34" o:spid="_x0000_s1039" type="#_x0000_t32" style="position:absolute;margin-left:84.75pt;margin-top:17.3pt;width:339pt;height:0;z-index:25167155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LlJwIAAEw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"/>
        </w:pict>
      </w:r>
      <w:r w:rsidRPr="00DC65BC">
        <w:rPr>
          <w:rFonts w:ascii="TH SarabunPSK" w:hAnsi="TH SarabunPSK" w:cs="TH SarabunPSK"/>
          <w:b/>
          <w:bCs/>
          <w:sz w:val="32"/>
          <w:szCs w:val="32"/>
          <w:cs/>
        </w:rPr>
        <w:t>สูตรคำนวณ</w:t>
      </w:r>
      <w:r w:rsidRPr="00DC65BC">
        <w:rPr>
          <w:rFonts w:ascii="TH SarabunPSK" w:hAnsi="TH SarabunPSK" w:cs="TH SarabunPSK"/>
          <w:b/>
          <w:bCs/>
          <w:sz w:val="32"/>
          <w:szCs w:val="32"/>
        </w:rPr>
        <w:t xml:space="preserve">  =</w:t>
      </w:r>
      <w:r w:rsidRPr="00DC65BC">
        <w:rPr>
          <w:rFonts w:ascii="TH SarabunPSK" w:hAnsi="TH SarabunPSK" w:cs="TH SarabunPSK"/>
          <w:sz w:val="32"/>
          <w:szCs w:val="32"/>
          <w:cs/>
        </w:rPr>
        <w:t>จำนวนผู้ป่วยติดเชื้อในกระแสเลือดแบบรุนแรงที่ได้รับ</w:t>
      </w:r>
      <w:r w:rsidRPr="00DC65BC">
        <w:rPr>
          <w:rFonts w:ascii="TH SarabunPSK" w:hAnsi="TH SarabunPSK" w:cs="TH SarabunPSK"/>
          <w:sz w:val="32"/>
          <w:szCs w:val="32"/>
        </w:rPr>
        <w:t>IVfluid</w:t>
      </w:r>
      <w:r w:rsidRPr="00DC65BC">
        <w:rPr>
          <w:rFonts w:ascii="TH SarabunPSK" w:hAnsi="TH SarabunPSK" w:cs="TH SarabunPSK"/>
          <w:sz w:val="32"/>
          <w:szCs w:val="32"/>
          <w:cs/>
        </w:rPr>
        <w:t xml:space="preserve">จำนวน </w:t>
      </w:r>
      <w:r w:rsidRPr="00DC65BC">
        <w:rPr>
          <w:rFonts w:ascii="TH SarabunPSK" w:hAnsi="TH SarabunPSK" w:cs="TH SarabunPSK"/>
          <w:sz w:val="32"/>
          <w:szCs w:val="32"/>
        </w:rPr>
        <w:t xml:space="preserve">1.5 </w:t>
      </w:r>
      <w:r w:rsidRPr="00DC65BC">
        <w:rPr>
          <w:rFonts w:ascii="TH SarabunPSK" w:hAnsi="TH SarabunPSK" w:cs="TH SarabunPSK"/>
          <w:sz w:val="32"/>
          <w:szCs w:val="32"/>
          <w:cs/>
        </w:rPr>
        <w:t xml:space="preserve">ลิตร ภายใน </w:t>
      </w:r>
      <w:r w:rsidRPr="00DC65BC">
        <w:rPr>
          <w:rFonts w:ascii="TH SarabunPSK" w:hAnsi="TH SarabunPSK" w:cs="TH SarabunPSK"/>
          <w:sz w:val="32"/>
          <w:szCs w:val="32"/>
        </w:rPr>
        <w:t xml:space="preserve">1 </w:t>
      </w:r>
      <w:r w:rsidRPr="00DC65BC">
        <w:rPr>
          <w:rFonts w:ascii="TH SarabunPSK" w:hAnsi="TH SarabunPSK" w:cs="TH SarabunPSK"/>
          <w:sz w:val="32"/>
          <w:szCs w:val="32"/>
          <w:cs/>
        </w:rPr>
        <w:t>ชม</w:t>
      </w:r>
      <w:r w:rsidRPr="00DC65BC">
        <w:rPr>
          <w:rFonts w:ascii="TH SarabunPSK" w:hAnsi="TH SarabunPSK" w:cs="TH SarabunPSK"/>
          <w:sz w:val="32"/>
          <w:szCs w:val="32"/>
        </w:rPr>
        <w:t>.</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lastRenderedPageBreak/>
        <w:t xml:space="preserve">                                                      จำนวนผู้ป่วยติดเชื้อในกระแสเลือดแบบรุนแรงทั้งหมด </w:t>
      </w:r>
    </w:p>
    <w:p w:rsidR="004B2A71" w:rsidRPr="00DC65BC" w:rsidRDefault="004B2A71" w:rsidP="004B2A71">
      <w:pPr>
        <w:rPr>
          <w:rFonts w:ascii="TH SarabunPSK" w:hAnsi="TH SarabunPSK" w:cs="TH SarabunPSK"/>
          <w:sz w:val="32"/>
          <w:szCs w:val="32"/>
        </w:rPr>
      </w:pP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4. อัตราการรับผู้ป่วยเข้า </w:t>
      </w:r>
      <w:r w:rsidRPr="00DC65BC">
        <w:rPr>
          <w:rFonts w:ascii="TH SarabunPSK" w:hAnsi="TH SarabunPSK" w:cs="TH SarabunPSK"/>
          <w:sz w:val="32"/>
          <w:szCs w:val="32"/>
        </w:rPr>
        <w:t xml:space="preserve">ICU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3 </w:t>
      </w:r>
      <w:r w:rsidRPr="00DC65BC">
        <w:rPr>
          <w:rFonts w:ascii="TH SarabunPSK" w:hAnsi="TH SarabunPSK" w:cs="TH SarabunPSK"/>
          <w:sz w:val="32"/>
          <w:szCs w:val="32"/>
          <w:cs/>
        </w:rPr>
        <w:t xml:space="preserve">ชม. หมายถึง ผู้ป่วยติดเชื้อในกระแสเลือดแบบรุนแรง ที่ได้รับการวินิจฉัยแล้ว </w:t>
      </w:r>
      <w:r w:rsidRPr="00DC65BC">
        <w:rPr>
          <w:rFonts w:ascii="TH SarabunPSK" w:hAnsi="TH SarabunPSK" w:cs="TH SarabunPSK"/>
          <w:sz w:val="32"/>
          <w:szCs w:val="32"/>
        </w:rPr>
        <w:t xml:space="preserve">admission </w:t>
      </w:r>
      <w:r w:rsidRPr="00DC65BC">
        <w:rPr>
          <w:rFonts w:ascii="TH SarabunPSK" w:hAnsi="TH SarabunPSK" w:cs="TH SarabunPSK"/>
          <w:sz w:val="32"/>
          <w:szCs w:val="32"/>
          <w:cs/>
        </w:rPr>
        <w:t xml:space="preserve">เข้า </w:t>
      </w:r>
      <w:r w:rsidRPr="00DC65BC">
        <w:rPr>
          <w:rFonts w:ascii="TH SarabunPSK" w:hAnsi="TH SarabunPSK" w:cs="TH SarabunPSK"/>
          <w:sz w:val="32"/>
          <w:szCs w:val="32"/>
        </w:rPr>
        <w:t xml:space="preserve">ICU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3 </w:t>
      </w:r>
      <w:r w:rsidRPr="00DC65BC">
        <w:rPr>
          <w:rFonts w:ascii="TH SarabunPSK" w:hAnsi="TH SarabunPSK" w:cs="TH SarabunPSK"/>
          <w:sz w:val="32"/>
          <w:szCs w:val="32"/>
          <w:cs/>
        </w:rPr>
        <w:t>ชม.</w:t>
      </w:r>
      <w:r w:rsidRPr="00DC65BC">
        <w:rPr>
          <w:rFonts w:ascii="TH SarabunPSK" w:hAnsi="TH SarabunPSK" w:cs="TH SarabunPSK"/>
          <w:sz w:val="32"/>
          <w:szCs w:val="32"/>
        </w:rPr>
        <w:t xml:space="preserve"> (sepsis fast track)</w:t>
      </w:r>
    </w:p>
    <w:p w:rsidR="004B2A71" w:rsidRPr="00DC65BC" w:rsidRDefault="004B2A71" w:rsidP="004B2A71">
      <w:pPr>
        <w:rPr>
          <w:rFonts w:ascii="TH SarabunPSK" w:hAnsi="TH SarabunPSK" w:cs="TH SarabunPSK"/>
          <w:sz w:val="32"/>
          <w:szCs w:val="32"/>
        </w:rPr>
      </w:pPr>
      <w:r>
        <w:rPr>
          <w:rFonts w:ascii="TH SarabunPSK" w:hAnsi="TH SarabunPSK" w:cs="TH SarabunPSK"/>
          <w:noProof/>
          <w:sz w:val="32"/>
          <w:szCs w:val="32"/>
        </w:rPr>
        <w:pict>
          <v:shape id="Straight Arrow Connector 33" o:spid="_x0000_s1041" type="#_x0000_t32" style="position:absolute;margin-left:78.85pt;margin-top:18.95pt;width:291.75pt;height:0;z-index:25167360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"/>
        </w:pict>
      </w:r>
      <w:r>
        <w:rPr>
          <w:rFonts w:ascii="TH SarabunPSK" w:hAnsi="TH SarabunPSK" w:cs="TH SarabunPSK"/>
          <w:noProof/>
          <w:sz w:val="32"/>
          <w:szCs w:val="32"/>
        </w:rPr>
        <w:pict>
          <v:shape id="Text Box 27" o:spid="_x0000_s1042" type="#_x0000_t202" style="position:absolute;margin-left:366.5pt;margin-top:12.7pt;width:43.45pt;height:22.0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lPuQIAAMI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" filled="f" stroked="f">
            <v:textbox>
              <w:txbxContent>
                <w:p w:rsidR="004B2A71" w:rsidRPr="00DC65BC" w:rsidRDefault="004B2A71" w:rsidP="004B2A71">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w:r>
      <w:r w:rsidRPr="00DC65BC">
        <w:rPr>
          <w:rFonts w:ascii="TH SarabunPSK" w:hAnsi="TH SarabunPSK" w:cs="TH SarabunPSK"/>
          <w:b/>
          <w:bCs/>
          <w:sz w:val="32"/>
          <w:szCs w:val="32"/>
          <w:cs/>
        </w:rPr>
        <w:t>สูตรคำนวณ</w:t>
      </w:r>
      <w:r w:rsidRPr="00DC65BC">
        <w:rPr>
          <w:rFonts w:ascii="TH SarabunPSK" w:hAnsi="TH SarabunPSK" w:cs="TH SarabunPSK"/>
          <w:b/>
          <w:bCs/>
          <w:sz w:val="32"/>
          <w:szCs w:val="32"/>
        </w:rPr>
        <w:t xml:space="preserve">  =</w:t>
      </w:r>
      <w:r w:rsidRPr="00DC65BC">
        <w:rPr>
          <w:rFonts w:ascii="TH SarabunPSK" w:hAnsi="TH SarabunPSK" w:cs="TH SarabunPSK"/>
          <w:sz w:val="32"/>
          <w:szCs w:val="32"/>
          <w:cs/>
        </w:rPr>
        <w:t xml:space="preserve">จำนวนผู้ป่วยติดเชื้อในกระแสเลือดแบบรุนแรง ที่ได้เข้า </w:t>
      </w:r>
      <w:r w:rsidRPr="00DC65BC">
        <w:rPr>
          <w:rFonts w:ascii="TH SarabunPSK" w:hAnsi="TH SarabunPSK" w:cs="TH SarabunPSK"/>
          <w:sz w:val="32"/>
          <w:szCs w:val="32"/>
        </w:rPr>
        <w:t xml:space="preserve">ICU </w:t>
      </w:r>
      <w:r w:rsidRPr="00DC65BC">
        <w:rPr>
          <w:rFonts w:ascii="TH SarabunPSK" w:hAnsi="TH SarabunPSK" w:cs="TH SarabunPSK"/>
          <w:sz w:val="32"/>
          <w:szCs w:val="32"/>
          <w:cs/>
        </w:rPr>
        <w:t xml:space="preserve">ภายใน </w:t>
      </w:r>
      <w:r w:rsidRPr="00DC65BC">
        <w:rPr>
          <w:rFonts w:ascii="TH SarabunPSK" w:hAnsi="TH SarabunPSK" w:cs="TH SarabunPSK"/>
          <w:sz w:val="32"/>
          <w:szCs w:val="32"/>
        </w:rPr>
        <w:t xml:space="preserve">3 </w:t>
      </w:r>
      <w:r w:rsidRPr="00DC65BC">
        <w:rPr>
          <w:rFonts w:ascii="TH SarabunPSK" w:hAnsi="TH SarabunPSK" w:cs="TH SarabunPSK"/>
          <w:sz w:val="32"/>
          <w:szCs w:val="32"/>
          <w:cs/>
        </w:rPr>
        <w:t>ชม.</w:t>
      </w:r>
    </w:p>
    <w:p w:rsidR="004B2A71" w:rsidRPr="00DC65BC" w:rsidRDefault="004B2A71" w:rsidP="004B2A71">
      <w:pPr>
        <w:rPr>
          <w:rFonts w:ascii="TH SarabunPSK" w:hAnsi="TH SarabunPSK" w:cs="TH SarabunPSK"/>
          <w:sz w:val="32"/>
          <w:szCs w:val="32"/>
        </w:rPr>
      </w:pPr>
      <w:r w:rsidRPr="00DC65BC">
        <w:rPr>
          <w:rFonts w:ascii="TH SarabunPSK" w:hAnsi="TH SarabunPSK" w:cs="TH SarabunPSK"/>
          <w:sz w:val="32"/>
          <w:szCs w:val="32"/>
          <w:cs/>
        </w:rPr>
        <w:t xml:space="preserve">                                     จำนวน ผู้ป่วยติดเชื้อในกระแสเลือดแบบรุนแรง  ทั้งหมด</w:t>
      </w:r>
      <w:r w:rsidRPr="00DC65BC">
        <w:rPr>
          <w:rFonts w:ascii="TH SarabunPSK" w:hAnsi="TH SarabunPSK" w:cs="TH SarabunPSK"/>
          <w:sz w:val="32"/>
          <w:szCs w:val="32"/>
          <w:cs/>
        </w:rPr>
        <w:tab/>
      </w:r>
    </w:p>
    <w:p w:rsidR="004B2A71" w:rsidRPr="00DC65BC" w:rsidRDefault="004B2A71" w:rsidP="004B2A71">
      <w:pPr>
        <w:rPr>
          <w:rFonts w:ascii="TH SarabunPSK" w:hAnsi="TH SarabunPSK" w:cs="TH SarabunPSK"/>
          <w:b/>
          <w:bCs/>
          <w:sz w:val="32"/>
          <w:szCs w:val="32"/>
        </w:rPr>
      </w:pPr>
      <w:r w:rsidRPr="00DC65BC">
        <w:rPr>
          <w:rFonts w:ascii="TH SarabunPSK" w:hAnsi="TH SarabunPSK" w:cs="TH SarabunPSK"/>
          <w:b/>
          <w:bCs/>
          <w:sz w:val="32"/>
          <w:szCs w:val="32"/>
          <w:cs/>
        </w:rPr>
        <w:t>หมายเหตุ</w:t>
      </w:r>
      <w:r w:rsidRPr="00DC65BC">
        <w:rPr>
          <w:rFonts w:ascii="TH SarabunPSK" w:hAnsi="TH SarabunPSK" w:cs="TH SarabunPSK"/>
          <w:b/>
          <w:bCs/>
          <w:sz w:val="32"/>
          <w:szCs w:val="32"/>
        </w:rPr>
        <w:t xml:space="preserve"> : </w:t>
      </w:r>
      <w:r w:rsidRPr="00DC65BC">
        <w:rPr>
          <w:rFonts w:ascii="TH SarabunPSK" w:hAnsi="TH SarabunPSK" w:cs="TH SarabunPSK"/>
          <w:sz w:val="32"/>
          <w:szCs w:val="32"/>
          <w:cs/>
        </w:rPr>
        <w:t>วิธีการเก็บตัวชี้วัดย่อย ขึ้นอยู่กับกระบวนการดูแลผู้ป่วยติดเชื้อในกระแสเลือดแบบรุนแรง ของแต่ละโรงพยาบาลซึ่งอาจมีความแตกต่างกันของวิธีการได้มาของตัวเลข แต่ให้ยึดความถูกต้องตรงตามคำนิยามที่กำหนด</w:t>
      </w:r>
    </w:p>
    <w:p w:rsidR="004B2A71" w:rsidRDefault="004B2A71" w:rsidP="004B2A71"/>
    <w:p w:rsidR="004B2A71" w:rsidRDefault="004B2A71" w:rsidP="004B2A71"/>
    <w:p w:rsidR="004B2A71" w:rsidRDefault="004B2A71" w:rsidP="004B2A71"/>
    <w:p w:rsidR="004B2A71" w:rsidRDefault="004B2A71" w:rsidP="004B2A71"/>
    <w:p w:rsidR="004B2A71" w:rsidRDefault="004B2A71" w:rsidP="004B2A71"/>
    <w:p w:rsidR="004B2A71" w:rsidRDefault="004B2A71" w:rsidP="004B2A71"/>
    <w:p w:rsidR="004B2A71" w:rsidRDefault="004B2A71" w:rsidP="004B2A71"/>
    <w:p w:rsidR="004B2A71" w:rsidRDefault="004B2A71" w:rsidP="004B2A71"/>
    <w:p w:rsidR="004B2A71" w:rsidRPr="00FC6D9B" w:rsidRDefault="004B2A71" w:rsidP="004B2A71">
      <w:pPr>
        <w:tabs>
          <w:tab w:val="left" w:pos="1020"/>
        </w:tabs>
        <w:contextualSpacing/>
        <w:rPr>
          <w:rFonts w:ascii="TH SarabunPSK" w:hAnsi="TH SarabunPSK" w:cs="TH SarabunPSK"/>
          <w:color w:val="000000" w:themeColor="text1"/>
          <w:sz w:val="32"/>
          <w:szCs w:val="32"/>
        </w:rPr>
      </w:pPr>
    </w:p>
    <w:p w:rsidR="004B2A71" w:rsidRPr="00FC6D9B" w:rsidRDefault="004B2A71" w:rsidP="004B2A71">
      <w:pPr>
        <w:tabs>
          <w:tab w:val="left" w:pos="1020"/>
        </w:tabs>
        <w:contextualSpacing/>
        <w:rPr>
          <w:rFonts w:ascii="TH SarabunPSK" w:hAnsi="TH SarabunPSK" w:cs="TH SarabunPSK"/>
          <w:color w:val="000000" w:themeColor="text1"/>
          <w:sz w:val="32"/>
          <w:szCs w:val="32"/>
        </w:rPr>
      </w:pPr>
    </w:p>
    <w:p w:rsidR="004B2A71" w:rsidRPr="00FC6D9B" w:rsidRDefault="004B2A71" w:rsidP="004B2A71">
      <w:pPr>
        <w:tabs>
          <w:tab w:val="left" w:pos="1020"/>
        </w:tabs>
        <w:contextualSpacing/>
        <w:rPr>
          <w:rFonts w:ascii="TH SarabunPSK" w:hAnsi="TH SarabunPSK" w:cs="TH SarabunPSK"/>
          <w:color w:val="000000" w:themeColor="text1"/>
          <w:sz w:val="32"/>
          <w:szCs w:val="32"/>
        </w:rPr>
      </w:pPr>
    </w:p>
    <w:p w:rsidR="004B2A71" w:rsidRPr="00FC6D9B" w:rsidRDefault="004B2A71" w:rsidP="004B2A71">
      <w:pPr>
        <w:tabs>
          <w:tab w:val="left" w:pos="1020"/>
        </w:tabs>
        <w:contextualSpacing/>
        <w:rPr>
          <w:rFonts w:ascii="TH SarabunPSK" w:hAnsi="TH SarabunPSK" w:cs="TH SarabunPSK"/>
          <w:color w:val="000000" w:themeColor="text1"/>
          <w:sz w:val="32"/>
          <w:szCs w:val="32"/>
        </w:rPr>
      </w:pPr>
    </w:p>
    <w:p w:rsidR="004B2A71" w:rsidRPr="00FC6D9B" w:rsidRDefault="004B2A71" w:rsidP="004B2A71">
      <w:pPr>
        <w:tabs>
          <w:tab w:val="left" w:pos="1020"/>
        </w:tabs>
        <w:contextualSpacing/>
        <w:rPr>
          <w:rFonts w:ascii="TH SarabunPSK" w:hAnsi="TH SarabunPSK" w:cs="TH SarabunPSK"/>
          <w:color w:val="000000" w:themeColor="text1"/>
          <w:sz w:val="32"/>
          <w:szCs w:val="32"/>
        </w:rPr>
      </w:pPr>
    </w:p>
    <w:p w:rsidR="004B2A71" w:rsidRDefault="004B2A71" w:rsidP="004B2A71">
      <w:pPr>
        <w:tabs>
          <w:tab w:val="left" w:pos="1020"/>
        </w:tabs>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2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4"/>
        <w:gridCol w:w="142"/>
        <w:gridCol w:w="7371"/>
      </w:tblGrid>
      <w:tr w:rsidR="004B2A71" w:rsidRPr="005D6C74"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lastRenderedPageBreak/>
              <w:t>หมวด</w:t>
            </w:r>
          </w:p>
        </w:tc>
        <w:tc>
          <w:tcPr>
            <w:tcW w:w="737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Service Excellence</w:t>
            </w:r>
            <w:r w:rsidRPr="005D6C74">
              <w:rPr>
                <w:rFonts w:ascii="TH SarabunPSK" w:hAnsi="TH SarabunPSK" w:cs="TH SarabunPSK"/>
                <w:b/>
                <w:bCs/>
                <w:color w:val="FF0000"/>
                <w:sz w:val="32"/>
                <w:szCs w:val="32"/>
                <w:cs/>
              </w:rPr>
              <w:t xml:space="preserve"> (ยุทธศาสตร์ด้านบริการเป็นเลิศ)</w:t>
            </w:r>
          </w:p>
        </w:tc>
      </w:tr>
      <w:tr w:rsidR="004B2A71" w:rsidRPr="005D6C74"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737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6.การพัฒนาระบบบริการสุขภาพ (</w:t>
            </w:r>
            <w:r w:rsidRPr="005D6C74">
              <w:rPr>
                <w:rFonts w:ascii="TH SarabunPSK" w:hAnsi="TH SarabunPSK" w:cs="TH SarabunPSK"/>
                <w:b/>
                <w:bCs/>
                <w:color w:val="FF0000"/>
                <w:sz w:val="32"/>
                <w:szCs w:val="32"/>
              </w:rPr>
              <w:t>Service Plan)</w:t>
            </w:r>
          </w:p>
        </w:tc>
      </w:tr>
      <w:tr w:rsidR="004B2A71" w:rsidRPr="005D6C74"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737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15. โครงการพัฒนาระบบบริการบำบัดรักษาผู้ป่วยยาเสพติด</w:t>
            </w:r>
          </w:p>
        </w:tc>
      </w:tr>
      <w:tr w:rsidR="004B2A71" w:rsidRPr="005D6C74"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737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ประเทศ</w:t>
            </w:r>
          </w:p>
        </w:tc>
      </w:tr>
      <w:tr w:rsidR="004B2A71" w:rsidRPr="005D6C74"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ชื่อตัวชี้วัดเชิงปริมาณ</w:t>
            </w:r>
          </w:p>
        </w:tc>
        <w:tc>
          <w:tcPr>
            <w:tcW w:w="737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rPr>
            </w:pPr>
            <w:r w:rsidRPr="005D6C74">
              <w:rPr>
                <w:rFonts w:ascii="TH SarabunPSK" w:hAnsi="TH SarabunPSK" w:cs="TH SarabunPSK"/>
                <w:b/>
                <w:bCs/>
                <w:color w:val="FF0000"/>
                <w:sz w:val="32"/>
                <w:szCs w:val="32"/>
              </w:rPr>
              <w:t>33.</w:t>
            </w:r>
            <w:r w:rsidRPr="005D6C74">
              <w:rPr>
                <w:rFonts w:ascii="TH SarabunPSK" w:hAnsi="TH SarabunPSK" w:cs="TH SarabunPSK"/>
                <w:b/>
                <w:bCs/>
                <w:color w:val="FF0000"/>
                <w:sz w:val="32"/>
                <w:szCs w:val="32"/>
                <w:cs/>
              </w:rPr>
              <w:t>ร้อยละของผู้ติดยาเสพติดที่บ</w:t>
            </w:r>
            <w:r w:rsidRPr="005D6C74">
              <w:rPr>
                <w:rFonts w:ascii="TH SarabunPSK" w:hAnsi="TH SarabunPSK" w:cs="TH SarabunPSK" w:hint="cs"/>
                <w:b/>
                <w:bCs/>
                <w:color w:val="FF0000"/>
                <w:sz w:val="32"/>
                <w:szCs w:val="32"/>
                <w:cs/>
              </w:rPr>
              <w:t>ำ</w:t>
            </w:r>
            <w:r w:rsidRPr="005D6C74">
              <w:rPr>
                <w:rFonts w:ascii="TH SarabunPSK" w:hAnsi="TH SarabunPSK" w:cs="TH SarabunPSK"/>
                <w:b/>
                <w:bCs/>
                <w:color w:val="FF0000"/>
                <w:sz w:val="32"/>
                <w:szCs w:val="32"/>
                <w:cs/>
              </w:rPr>
              <w:t xml:space="preserve">บัดครบตามเกณฑ์ที่กาหนดของแต่ละระบบ </w:t>
            </w:r>
          </w:p>
          <w:p w:rsidR="004B2A71" w:rsidRPr="005D6C74" w:rsidRDefault="004B2A71" w:rsidP="004B2A71">
            <w:pPr>
              <w:contextualSpacing/>
              <w:rPr>
                <w:rFonts w:ascii="TH SarabunPSK" w:hAnsi="TH SarabunPSK" w:cs="TH SarabunPSK"/>
                <w:b/>
                <w:bCs/>
                <w:color w:val="FF0000"/>
                <w:sz w:val="32"/>
                <w:szCs w:val="32"/>
              </w:rPr>
            </w:pPr>
            <w:r w:rsidRPr="005D6C74">
              <w:rPr>
                <w:rFonts w:ascii="TH SarabunPSK" w:hAnsi="TH SarabunPSK" w:cs="TH SarabunPSK"/>
                <w:b/>
                <w:bCs/>
                <w:color w:val="FF0000"/>
                <w:sz w:val="32"/>
                <w:szCs w:val="32"/>
                <w:cs/>
              </w:rPr>
              <w:t xml:space="preserve">และได้รับการติดตามดูแลต่อเนื่อง </w:t>
            </w:r>
            <w:r w:rsidRPr="005D6C74">
              <w:rPr>
                <w:rFonts w:ascii="TH SarabunPSK" w:hAnsi="TH SarabunPSK" w:cs="TH SarabunPSK"/>
                <w:b/>
                <w:bCs/>
                <w:color w:val="FF0000"/>
                <w:sz w:val="32"/>
                <w:szCs w:val="32"/>
              </w:rPr>
              <w:t>1</w:t>
            </w:r>
            <w:r w:rsidRPr="005D6C74">
              <w:rPr>
                <w:rFonts w:ascii="TH SarabunPSK" w:hAnsi="TH SarabunPSK" w:cs="TH SarabunPSK"/>
                <w:b/>
                <w:bCs/>
                <w:color w:val="FF0000"/>
                <w:sz w:val="32"/>
                <w:szCs w:val="32"/>
                <w:cs/>
              </w:rPr>
              <w:t xml:space="preserve"> ปี (</w:t>
            </w:r>
            <w:r w:rsidRPr="005D6C74">
              <w:rPr>
                <w:rFonts w:ascii="TH SarabunPSK" w:hAnsi="TH SarabunPSK" w:cs="TH SarabunPSK"/>
                <w:b/>
                <w:bCs/>
                <w:color w:val="FF0000"/>
                <w:sz w:val="32"/>
                <w:szCs w:val="32"/>
              </w:rPr>
              <w:t>Retention Rate)</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ผู้ติดยาเสพติด</w:t>
            </w:r>
            <w:r w:rsidRPr="00FC6D9B">
              <w:rPr>
                <w:rFonts w:ascii="TH SarabunPSK" w:hAnsi="TH SarabunPSK" w:cs="TH SarabunPSK"/>
                <w:color w:val="000000" w:themeColor="text1"/>
                <w:sz w:val="32"/>
                <w:szCs w:val="32"/>
                <w:cs/>
              </w:rPr>
              <w:t xml:space="preserve"> หมายถึง ผู้ป่วยยาเสพติดทุกระบบ ที่เข้ารับการบำบัดรักษา และมีคะแนนประเมินตามแบบคัดกรอง บคก.กสธ.</w:t>
            </w:r>
            <w:r w:rsidRPr="00FC6D9B">
              <w:rPr>
                <w:rFonts w:ascii="TH SarabunPSK" w:hAnsi="TH SarabunPSK" w:cs="TH SarabunPSK"/>
                <w:color w:val="000000" w:themeColor="text1"/>
                <w:sz w:val="32"/>
                <w:szCs w:val="32"/>
              </w:rPr>
              <w:t xml:space="preserve"> v2</w:t>
            </w:r>
            <w:r w:rsidRPr="00FC6D9B">
              <w:rPr>
                <w:rFonts w:ascii="TH SarabunPSK" w:hAnsi="TH SarabunPSK" w:cs="TH SarabunPSK"/>
                <w:color w:val="000000" w:themeColor="text1"/>
                <w:sz w:val="32"/>
                <w:szCs w:val="32"/>
                <w:cs/>
              </w:rPr>
              <w:t xml:space="preserve">  จำแนกเป็นผู้ติด  (</w:t>
            </w:r>
            <w:r w:rsidRPr="00FC6D9B">
              <w:rPr>
                <w:rFonts w:ascii="TH SarabunPSK" w:hAnsi="TH SarabunPSK" w:cs="TH SarabunPSK"/>
                <w:color w:val="000000" w:themeColor="text1"/>
                <w:sz w:val="32"/>
                <w:szCs w:val="32"/>
              </w:rPr>
              <w:t>Dependence</w:t>
            </w:r>
            <w:r w:rsidRPr="00FC6D9B">
              <w:rPr>
                <w:rFonts w:ascii="TH SarabunPSK" w:hAnsi="TH SarabunPSK" w:cs="TH SarabunPSK"/>
                <w:color w:val="000000" w:themeColor="text1"/>
                <w:sz w:val="32"/>
                <w:szCs w:val="32"/>
                <w:cs/>
              </w:rPr>
              <w:t xml:space="preserve">) คะแนน </w:t>
            </w:r>
            <w:r w:rsidRPr="00FC6D9B">
              <w:rPr>
                <w:rFonts w:ascii="TH SarabunPSK" w:hAnsi="TH SarabunPSK" w:cs="TH SarabunPSK"/>
                <w:color w:val="000000" w:themeColor="text1"/>
                <w:sz w:val="32"/>
                <w:szCs w:val="32"/>
              </w:rPr>
              <w:t xml:space="preserve">27 </w:t>
            </w:r>
            <w:r w:rsidRPr="00FC6D9B">
              <w:rPr>
                <w:rFonts w:ascii="TH SarabunPSK" w:hAnsi="TH SarabunPSK" w:cs="TH SarabunPSK"/>
                <w:color w:val="000000" w:themeColor="text1"/>
                <w:sz w:val="32"/>
                <w:szCs w:val="32"/>
                <w:cs/>
              </w:rPr>
              <w:t>ขึ้นไป</w:t>
            </w:r>
          </w:p>
        </w:tc>
      </w:tr>
      <w:tr w:rsidR="004B2A71" w:rsidRPr="00FC6D9B" w:rsidTr="004B2A71">
        <w:trPr>
          <w:trHeight w:val="1544"/>
        </w:trPr>
        <w:tc>
          <w:tcPr>
            <w:tcW w:w="10207"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color w:val="000000" w:themeColor="text1"/>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4</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lang w:val="en-GB"/>
                    </w:rPr>
                    <w:t>20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lang w:val="en-GB"/>
                    </w:rPr>
                    <w:t>2</w:t>
                  </w:r>
                  <w:r w:rsidRPr="00FC6D9B">
                    <w:rPr>
                      <w:rFonts w:ascii="TH SarabunPSK" w:hAnsi="TH SarabunPSK" w:cs="TH SarabunPSK"/>
                      <w:color w:val="000000" w:themeColor="text1"/>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lang w:val="en-GB"/>
                    </w:rPr>
                    <w:t>2</w:t>
                  </w:r>
                  <w:r w:rsidRPr="00FC6D9B">
                    <w:rPr>
                      <w:rFonts w:ascii="TH SarabunPSK" w:hAnsi="TH SarabunPSK" w:cs="TH SarabunPSK"/>
                      <w:color w:val="000000" w:themeColor="text1"/>
                      <w:sz w:val="32"/>
                      <w:szCs w:val="32"/>
                    </w:rPr>
                    <w:t>4</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ผู้ป่วยยาเสพติด ที่คัดกรองเป็นผู้ติดยาเสพติด ได้รับการบำบัดรักษาและติดตามดูแลต่อเนื่องอย่างน้อย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ปี</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ผู้ติดยาเสพติดที่เข้ารับการบำบัดรักษายาเสพติดในทุกระบบ และรายงานข้อมูลการบำบัดรักษาในฐานข้อมูลการบำบัดรักษายาเสพติดของประเทศ (บสต.)</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รวบรวมข้อมูลการบำบัดรักษา จากการรายงานข้อมูลของหน่วยงานผู้ให้การบำบัดรักษา (สถานพยาบาล/สถานฟื้นฟูผู้ติดยาเสพติด) จากฐานข้อมูลการบำบัดรักษายาเสพติดของประเทศ (บสต.)</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ฐานข้อมูลการบำบัดรักษายาเสพติดของประเทศ (บสต.) ซึ่งรายงานข้อมูลการบำบัดรักษาจากสถานพยาบาล/สถานฟื้นฟูผู้ติดยาเสพติดทั่วประเทศ  ได้แก่ สถานพยาบาล ศูนย์ปรับเปลี่ยนพฤติกรรมในจังหวัด/ชุมชน ศูนย์ฟื้นฟูสมรรถภาพ   ฑัณทสถานและสถานพินิจและคุ้มครองเด็กและเยาวชน</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xml:space="preserve">= จำนวนผู้ติดยาเสพติดที่ได้รับการบำบัดรักษาติดตามดูแลต่อเนื่อง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ปี หลังจำหน่าย</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2</w:t>
            </w:r>
            <w:r w:rsidRPr="00FC6D9B">
              <w:rPr>
                <w:rFonts w:ascii="TH SarabunPSK" w:hAnsi="TH SarabunPSK" w:cs="TH SarabunPSK"/>
                <w:color w:val="000000" w:themeColor="text1"/>
                <w:sz w:val="32"/>
                <w:szCs w:val="32"/>
                <w:cs/>
              </w:rPr>
              <w:br/>
            </w:r>
            <w:r w:rsidRPr="00FC6D9B">
              <w:rPr>
                <w:rFonts w:ascii="TH SarabunPSK" w:hAnsi="TH SarabunPSK" w:cs="TH SarabunPSK"/>
                <w:color w:val="000000" w:themeColor="text1"/>
                <w:sz w:val="32"/>
                <w:szCs w:val="32"/>
                <w:cs/>
              </w:rPr>
              <w:lastRenderedPageBreak/>
              <w:t>(</w:t>
            </w:r>
            <w:r w:rsidRPr="00FC6D9B">
              <w:rPr>
                <w:rFonts w:ascii="TH SarabunPSK" w:hAnsi="TH SarabunPSK" w:cs="TH SarabunPSK"/>
                <w:b/>
                <w:bCs/>
                <w:color w:val="000000" w:themeColor="text1"/>
                <w:sz w:val="32"/>
                <w:szCs w:val="32"/>
              </w:rPr>
              <w:t>Leading Indicator)</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 xml:space="preserve">B </w:t>
            </w:r>
            <w:r w:rsidRPr="00FC6D9B">
              <w:rPr>
                <w:rFonts w:ascii="TH SarabunPSK" w:hAnsi="TH SarabunPSK" w:cs="TH SarabunPSK"/>
                <w:color w:val="000000" w:themeColor="text1"/>
                <w:sz w:val="32"/>
                <w:szCs w:val="32"/>
                <w:cs/>
              </w:rPr>
              <w:t xml:space="preserve">= จำนวนผู้ติด ที่รับบการบำบัดรักษาและได้รับการจำหน่ายทั้งหมดในปีงบประมาณ </w:t>
            </w:r>
            <w:r w:rsidRPr="00FC6D9B">
              <w:rPr>
                <w:rFonts w:ascii="TH SarabunPSK" w:hAnsi="TH SarabunPSK" w:cs="TH SarabunPSK"/>
                <w:color w:val="000000" w:themeColor="text1"/>
                <w:sz w:val="32"/>
                <w:szCs w:val="32"/>
                <w:cs/>
              </w:rPr>
              <w:lastRenderedPageBreak/>
              <w:t>พ.ศ. 2561 จากสถานบำบัดฟื้นฟูผู้เสพผู้ติดยาเสพติด</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สูตรคำนวณตัวชี้วัด </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2836"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37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1 2 3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 (</w:t>
            </w:r>
            <w:r w:rsidRPr="00FC6D9B">
              <w:rPr>
                <w:rFonts w:ascii="TH SarabunPSK" w:hAnsi="TH SarabunPSK" w:cs="TH SarabunPSK"/>
                <w:color w:val="000000" w:themeColor="text1"/>
                <w:sz w:val="32"/>
                <w:szCs w:val="32"/>
                <w:cs/>
              </w:rPr>
              <w:t xml:space="preserve">ทุก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เดือน</w:t>
            </w:r>
            <w:r w:rsidRPr="00FC6D9B">
              <w:rPr>
                <w:rFonts w:ascii="TH SarabunPSK" w:hAnsi="TH SarabunPSK" w:cs="TH SarabunPSK"/>
                <w:color w:val="000000" w:themeColor="text1"/>
                <w:sz w:val="32"/>
                <w:szCs w:val="32"/>
              </w:rPr>
              <w:t>)</w:t>
            </w:r>
          </w:p>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rPr>
          <w:trHeight w:val="1555"/>
        </w:trPr>
        <w:tc>
          <w:tcPr>
            <w:tcW w:w="10207"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20</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20</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20</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22</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22</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22</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24</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24</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24</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rPr>
          <w:trHeight w:val="1539"/>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ข้อมูล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เกณฑ์การให้คะแนน</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46"/>
              <w:gridCol w:w="1247"/>
              <w:gridCol w:w="1261"/>
              <w:gridCol w:w="1126"/>
              <w:gridCol w:w="1201"/>
            </w:tblGrid>
            <w:tr w:rsidR="004B2A71" w:rsidRPr="00FC6D9B" w:rsidTr="004B2A71">
              <w:trPr>
                <w:jc w:val="center"/>
              </w:trPr>
              <w:tc>
                <w:tcPr>
                  <w:tcW w:w="144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5</w:t>
                  </w:r>
                </w:p>
              </w:tc>
            </w:tr>
            <w:tr w:rsidR="004B2A71" w:rsidRPr="00FC6D9B" w:rsidTr="004B2A71">
              <w:trPr>
                <w:jc w:val="center"/>
              </w:trPr>
              <w:tc>
                <w:tcPr>
                  <w:tcW w:w="144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18</w:t>
                  </w:r>
                </w:p>
              </w:tc>
              <w:tc>
                <w:tcPr>
                  <w:tcW w:w="1247"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19</w:t>
                  </w:r>
                </w:p>
              </w:tc>
              <w:tc>
                <w:tcPr>
                  <w:tcW w:w="126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20</w:t>
                  </w:r>
                </w:p>
              </w:tc>
              <w:tc>
                <w:tcPr>
                  <w:tcW w:w="1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21</w:t>
                  </w:r>
                </w:p>
              </w:tc>
              <w:tc>
                <w:tcPr>
                  <w:tcW w:w="120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tabs>
                      <w:tab w:val="left" w:pos="277"/>
                      <w:tab w:val="center" w:pos="813"/>
                    </w:tabs>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22</w:t>
                  </w:r>
                </w:p>
              </w:tc>
            </w:tr>
          </w:tbl>
          <w:p w:rsidR="004B2A71" w:rsidRPr="00FC6D9B" w:rsidRDefault="004B2A71" w:rsidP="004B2A71">
            <w:pPr>
              <w:contextualSpacing/>
              <w:jc w:val="thaiDistribute"/>
              <w:rPr>
                <w:rFonts w:ascii="TH SarabunPSK" w:hAnsi="TH SarabunPSK" w:cs="TH SarabunPSK"/>
                <w:color w:val="000000" w:themeColor="text1"/>
                <w:sz w:val="32"/>
                <w:szCs w:val="32"/>
              </w:rPr>
            </w:pPr>
          </w:p>
        </w:tc>
      </w:tr>
      <w:tr w:rsidR="004B2A71" w:rsidRPr="00FC6D9B" w:rsidTr="004B2A71">
        <w:trPr>
          <w:trHeight w:val="512"/>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rPr>
              <w:t>ฐานข้อมูลบำบัดรักษายาเสพติดของประเทศ (บสต.)</w:t>
            </w:r>
          </w:p>
        </w:tc>
      </w:tr>
      <w:tr w:rsidR="004B2A71" w:rsidRPr="00FC6D9B" w:rsidTr="004B2A71">
        <w:trPr>
          <w:trHeight w:val="2725"/>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65"/>
              <w:gridCol w:w="993"/>
              <w:gridCol w:w="1275"/>
              <w:gridCol w:w="1134"/>
              <w:gridCol w:w="1110"/>
            </w:tblGrid>
            <w:tr w:rsidR="004B2A71" w:rsidRPr="00FC6D9B" w:rsidTr="004B2A71">
              <w:tc>
                <w:tcPr>
                  <w:tcW w:w="2665"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r w:rsidRPr="00FC6D9B">
                    <w:rPr>
                      <w:rFonts w:ascii="TH SarabunPSK" w:hAnsi="TH SarabunPSK" w:cs="TH SarabunPSK"/>
                      <w:b/>
                      <w:bCs/>
                      <w:color w:val="000000" w:themeColor="text1"/>
                      <w:sz w:val="32"/>
                      <w:szCs w:val="32"/>
                    </w:rPr>
                    <w:br/>
                    <w:t>Indicator</w:t>
                  </w:r>
                </w:p>
              </w:tc>
              <w:tc>
                <w:tcPr>
                  <w:tcW w:w="993"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3519" w:type="dxa"/>
                  <w:gridSpan w:val="3"/>
                </w:tcPr>
                <w:p w:rsidR="004B2A71" w:rsidRPr="00FC6D9B" w:rsidRDefault="004B2A71" w:rsidP="004B2A71">
                  <w:pPr>
                    <w:ind w:left="-80" w:right="-249"/>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ผลการดำเนินงานปีงบประมาณ พ.ศ.</w:t>
                  </w:r>
                </w:p>
              </w:tc>
            </w:tr>
            <w:tr w:rsidR="004B2A71" w:rsidRPr="00FC6D9B" w:rsidTr="004B2A71">
              <w:trPr>
                <w:trHeight w:val="392"/>
              </w:trPr>
              <w:tc>
                <w:tcPr>
                  <w:tcW w:w="2665"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993"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27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110"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2561</w:t>
                  </w:r>
                </w:p>
              </w:tc>
            </w:tr>
            <w:tr w:rsidR="004B2A71" w:rsidRPr="00FC6D9B" w:rsidTr="004B2A71">
              <w:tc>
                <w:tcPr>
                  <w:tcW w:w="2665" w:type="dxa"/>
                </w:tcPr>
                <w:p w:rsidR="004B2A71" w:rsidRPr="00FC6D9B" w:rsidRDefault="004B2A71" w:rsidP="004B2A71">
                  <w:pPr>
                    <w:contextualSpacing/>
                    <w:rPr>
                      <w:rFonts w:ascii="TH SarabunPSK" w:hAnsi="TH SarabunPSK" w:cs="TH SarabunPSK"/>
                      <w:color w:val="000000" w:themeColor="text1"/>
                      <w:spacing w:val="-14"/>
                      <w:sz w:val="32"/>
                      <w:szCs w:val="32"/>
                    </w:rPr>
                  </w:pPr>
                  <w:r w:rsidRPr="00FC6D9B">
                    <w:rPr>
                      <w:rFonts w:ascii="TH SarabunPSK" w:hAnsi="TH SarabunPSK" w:cs="TH SarabunPSK"/>
                      <w:color w:val="000000" w:themeColor="text1"/>
                      <w:sz w:val="32"/>
                      <w:szCs w:val="32"/>
                      <w:cs/>
                    </w:rPr>
                    <w:t xml:space="preserve">ร้อยละ 20 ของผู้ติดยาเสพติด คงอยู่ในระบบการบำบัดรักษาตามเกณฑ์ที่กำหนด และการติดตาม ดูแล ต่อเนื่องภายใน 1 ปี </w:t>
                  </w:r>
                  <w:r w:rsidRPr="00FC6D9B">
                    <w:rPr>
                      <w:rFonts w:ascii="TH SarabunPSK" w:hAnsi="TH SarabunPSK" w:cs="TH SarabunPSK"/>
                      <w:color w:val="000000" w:themeColor="text1"/>
                      <w:sz w:val="32"/>
                      <w:szCs w:val="32"/>
                    </w:rPr>
                    <w:t>(Retention Rate)</w:t>
                  </w:r>
                </w:p>
              </w:tc>
              <w:tc>
                <w:tcPr>
                  <w:tcW w:w="99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tc>
              <w:tc>
                <w:tcPr>
                  <w:tcW w:w="1275" w:type="dxa"/>
                </w:tcPr>
                <w:p w:rsidR="004B2A71" w:rsidRPr="00FC6D9B" w:rsidRDefault="004B2A71" w:rsidP="004B2A71">
                  <w:pPr>
                    <w:ind w:left="-109" w:right="-108"/>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ind w:left="-108" w:right="-108"/>
                    <w:contextualSpacing/>
                    <w:jc w:val="center"/>
                    <w:rPr>
                      <w:rFonts w:ascii="TH SarabunPSK" w:hAnsi="TH SarabunPSK" w:cs="TH SarabunPSK"/>
                      <w:color w:val="000000" w:themeColor="text1"/>
                      <w:sz w:val="32"/>
                      <w:szCs w:val="32"/>
                      <w:cs/>
                      <w:lang w:val="en-GB"/>
                    </w:rPr>
                  </w:pPr>
                </w:p>
              </w:tc>
              <w:tc>
                <w:tcPr>
                  <w:tcW w:w="1110" w:type="dxa"/>
                </w:tcPr>
                <w:p w:rsidR="004B2A71" w:rsidRPr="00FC6D9B" w:rsidRDefault="004B2A71" w:rsidP="004B2A71">
                  <w:pPr>
                    <w:contextualSpacing/>
                    <w:jc w:val="center"/>
                    <w:rPr>
                      <w:rFonts w:ascii="TH SarabunPSK" w:hAnsi="TH SarabunPSK" w:cs="TH SarabunPSK"/>
                      <w:color w:val="000000" w:themeColor="text1"/>
                      <w:sz w:val="32"/>
                      <w:szCs w:val="32"/>
                      <w:cs/>
                      <w:lang w:val="en-GB"/>
                    </w:rPr>
                  </w:pPr>
                </w:p>
              </w:tc>
            </w:tr>
          </w:tbl>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หมายเหตุ  หลังการบำบัดครบให้มีการติดตามต่อเนื่องอย่างน้อย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ครั้ง ใน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ปี</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นพ.อังกูร ภัทรากร                     นายแพทย์ทรงคุณวุฒิ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โทรศัพท์มือถือ : </w:t>
            </w:r>
            <w:r w:rsidRPr="00FC6D9B">
              <w:rPr>
                <w:rFonts w:ascii="TH SarabunPSK" w:hAnsi="TH SarabunPSK" w:cs="TH SarabunPSK"/>
                <w:color w:val="000000" w:themeColor="text1"/>
                <w:sz w:val="32"/>
                <w:szCs w:val="32"/>
              </w:rPr>
              <w:t>086</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3316106</w:t>
            </w:r>
          </w:p>
          <w:p w:rsidR="004B2A71" w:rsidRPr="00FC6D9B" w:rsidRDefault="004B2A71" w:rsidP="004B2A71">
            <w:pPr>
              <w:ind w:left="318" w:hanging="318"/>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สถาบันบำบัดรักษาและฟื้นฟูผู้ติดยาเสพติดแห่งชาติบรมราชชนนี </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นพ.บุรินทร์  สุรอรุณสัมฤทธิ์          ผู้อำนวยการ </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5908007    </w:t>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z w:val="32"/>
                <w:szCs w:val="32"/>
              </w:rPr>
              <w:t>089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1403884</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สำนักบริหารระบบบริการสุขภาพจิต</w:t>
            </w:r>
          </w:p>
          <w:p w:rsidR="004B2A71" w:rsidRPr="00FC6D9B" w:rsidRDefault="004B2A71" w:rsidP="004B2A71">
            <w:pPr>
              <w:ind w:left="318" w:hanging="318"/>
              <w:contextualSpacing/>
              <w:rPr>
                <w:rFonts w:ascii="TH SarabunPSK" w:hAnsi="TH SarabunPSK" w:cs="TH SarabunPSK"/>
                <w:color w:val="000000" w:themeColor="text1"/>
                <w:spacing w:val="-10"/>
                <w:sz w:val="32"/>
                <w:szCs w:val="32"/>
                <w:lang w:val="en-GB"/>
              </w:rPr>
            </w:pPr>
            <w:r w:rsidRPr="00FC6D9B">
              <w:rPr>
                <w:rFonts w:ascii="TH SarabunPSK" w:hAnsi="TH SarabunPSK" w:cs="TH SarabunPSK"/>
                <w:color w:val="000000" w:themeColor="text1"/>
                <w:spacing w:val="-10"/>
                <w:sz w:val="32"/>
                <w:szCs w:val="32"/>
              </w:rPr>
              <w:t>3</w:t>
            </w:r>
            <w:r w:rsidRPr="00FC6D9B">
              <w:rPr>
                <w:rFonts w:ascii="TH SarabunPSK" w:hAnsi="TH SarabunPSK" w:cs="TH SarabunPSK"/>
                <w:color w:val="000000" w:themeColor="text1"/>
                <w:spacing w:val="-10"/>
                <w:sz w:val="32"/>
                <w:szCs w:val="32"/>
                <w:cs/>
                <w:lang w:val="en-GB"/>
              </w:rPr>
              <w:t>. นพ. อัครพล คุรุศาสตรา                     รอง</w:t>
            </w:r>
            <w:r w:rsidRPr="00FC6D9B">
              <w:rPr>
                <w:rFonts w:ascii="TH SarabunPSK" w:hAnsi="TH SarabunPSK" w:cs="TH SarabunPSK"/>
                <w:color w:val="000000" w:themeColor="text1"/>
                <w:spacing w:val="-10"/>
                <w:sz w:val="32"/>
                <w:szCs w:val="32"/>
                <w:cs/>
              </w:rPr>
              <w:t>ผู้อำนวยการ</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5901799     </w:t>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pacing w:val="-10"/>
                <w:sz w:val="32"/>
                <w:szCs w:val="32"/>
              </w:rPr>
              <w:t>081</w:t>
            </w:r>
            <w:r w:rsidRPr="00FC6D9B">
              <w:rPr>
                <w:rFonts w:ascii="TH SarabunPSK" w:hAnsi="TH SarabunPSK" w:cs="TH SarabunPSK"/>
                <w:color w:val="000000" w:themeColor="text1"/>
                <w:spacing w:val="-10"/>
                <w:sz w:val="32"/>
                <w:szCs w:val="32"/>
                <w:cs/>
              </w:rPr>
              <w:t>-</w:t>
            </w:r>
            <w:r w:rsidRPr="00FC6D9B">
              <w:rPr>
                <w:rFonts w:ascii="TH SarabunPSK" w:hAnsi="TH SarabunPSK" w:cs="TH SarabunPSK"/>
                <w:color w:val="000000" w:themeColor="text1"/>
                <w:spacing w:val="-10"/>
                <w:sz w:val="32"/>
                <w:szCs w:val="32"/>
              </w:rPr>
              <w:t>5954450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ศูนย์อำนวยการป้องกันและปราบปรามยาเสพติด กระทรวงสาธารณสุข</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rPr>
              <w:t xml:space="preserve">4. </w:t>
            </w:r>
            <w:r w:rsidRPr="00FC6D9B">
              <w:rPr>
                <w:rFonts w:ascii="TH SarabunPSK" w:hAnsi="TH SarabunPSK" w:cs="TH SarabunPSK"/>
                <w:color w:val="000000" w:themeColor="text1"/>
                <w:spacing w:val="-10"/>
                <w:sz w:val="32"/>
                <w:szCs w:val="32"/>
                <w:cs/>
              </w:rPr>
              <w:t>นางสาวสุธาทิพย์  จันทรักษ์นักวิชาการสาธารณสุขชำนาญการพิเศษ</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cs/>
              </w:rPr>
              <w:t xml:space="preserve">    กลุ่มส่งเสริมนวัตกรรมสุขภาพประชาชน กรมสนับสนุนสุขภาพ</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rPr>
              <w:t>5.</w:t>
            </w:r>
            <w:r w:rsidRPr="00FC6D9B">
              <w:rPr>
                <w:rFonts w:ascii="TH SarabunPSK" w:hAnsi="TH SarabunPSK" w:cs="TH SarabunPSK"/>
                <w:color w:val="000000" w:themeColor="text1"/>
                <w:spacing w:val="-10"/>
                <w:sz w:val="32"/>
                <w:szCs w:val="32"/>
                <w:cs/>
              </w:rPr>
              <w:t xml:space="preserve"> นางอรพิน ทนันขัตินักวิทยาศาสตร์การแพทย์ชำนาญการพิเศษ</w:t>
            </w:r>
          </w:p>
          <w:p w:rsidR="004B2A71" w:rsidRPr="00FC6D9B" w:rsidRDefault="004B2A71" w:rsidP="004B2A71">
            <w:pPr>
              <w:ind w:left="318" w:hanging="318"/>
              <w:contextualSpacing/>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951 0000 </w:t>
            </w:r>
            <w:r w:rsidRPr="00FC6D9B">
              <w:rPr>
                <w:rFonts w:ascii="TH SarabunPSK" w:hAnsi="TH SarabunPSK" w:cs="TH SarabunPSK"/>
                <w:color w:val="000000" w:themeColor="text1"/>
                <w:sz w:val="32"/>
                <w:szCs w:val="32"/>
                <w:cs/>
              </w:rPr>
              <w:t xml:space="preserve">ต่อ </w:t>
            </w:r>
            <w:r w:rsidRPr="00FC6D9B">
              <w:rPr>
                <w:rFonts w:ascii="TH SarabunPSK" w:hAnsi="TH SarabunPSK" w:cs="TH SarabunPSK"/>
                <w:color w:val="000000" w:themeColor="text1"/>
                <w:sz w:val="32"/>
                <w:szCs w:val="32"/>
              </w:rPr>
              <w:t xml:space="preserve">99162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 xml:space="preserve">0 2580 5106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cs/>
              </w:rPr>
              <w:t xml:space="preserve">   สำนักยาและวัตถุเสพติด กรมวิทยาศาสตร์การแพทย์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ศูนย์อำนวยการป้องกันและปราบปรามยาเสพติด กระทรวงสาธารณสุข</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กองบริหารการสาธารณสุข  </w:t>
            </w:r>
          </w:p>
          <w:p w:rsidR="004B2A71" w:rsidRPr="00FC6D9B" w:rsidRDefault="004B2A71" w:rsidP="004B2A71">
            <w:pPr>
              <w:ind w:left="176" w:hanging="176"/>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กรมการแพทย์</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176" w:hanging="176"/>
              <w:contextualSpacing/>
              <w:rPr>
                <w:rFonts w:ascii="TH SarabunPSK" w:hAnsi="TH SarabunPSK" w:cs="TH SarabunPSK"/>
                <w:color w:val="000000" w:themeColor="text1"/>
                <w:spacing w:val="-20"/>
                <w:sz w:val="32"/>
                <w:szCs w:val="32"/>
              </w:rPr>
            </w:pPr>
            <w:r w:rsidRPr="00FC6D9B">
              <w:rPr>
                <w:rFonts w:ascii="TH SarabunPSK" w:hAnsi="TH SarabunPSK" w:cs="TH SarabunPSK"/>
                <w:color w:val="000000" w:themeColor="text1"/>
                <w:spacing w:val="-20"/>
                <w:sz w:val="32"/>
                <w:szCs w:val="32"/>
                <w:cs/>
              </w:rPr>
              <w:t>1.</w:t>
            </w:r>
            <w:r w:rsidRPr="00FC6D9B">
              <w:rPr>
                <w:rFonts w:ascii="TH SarabunPSK" w:hAnsi="TH SarabunPSK" w:cs="TH SarabunPSK"/>
                <w:color w:val="000000" w:themeColor="text1"/>
                <w:sz w:val="32"/>
                <w:szCs w:val="32"/>
                <w:cs/>
              </w:rPr>
              <w:t>นางอุบล ศรีประเสริฐนักวิชาการสาธารณสุขชำนาญการ</w:t>
            </w:r>
          </w:p>
          <w:p w:rsidR="004B2A71" w:rsidRPr="00FC6D9B" w:rsidRDefault="004B2A71" w:rsidP="004B2A71">
            <w:pPr>
              <w:ind w:left="176" w:hanging="176"/>
              <w:contextualSpacing/>
              <w:rPr>
                <w:rFonts w:ascii="TH SarabunPSK" w:hAnsi="TH SarabunPSK" w:cs="TH SarabunPSK"/>
                <w:color w:val="000000" w:themeColor="text1"/>
                <w:spacing w:val="-20"/>
                <w:sz w:val="32"/>
                <w:szCs w:val="32"/>
                <w:cs/>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590 2422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590 1863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ศูนย์อำนวยการป้องกันและปราบปรามยาเสพติด กระทรวงสาธารณสุข</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rPr>
              <w:t>2</w:t>
            </w:r>
            <w:r w:rsidRPr="00FC6D9B">
              <w:rPr>
                <w:rFonts w:ascii="TH SarabunPSK" w:hAnsi="TH SarabunPSK" w:cs="TH SarabunPSK"/>
                <w:color w:val="000000" w:themeColor="text1"/>
                <w:spacing w:val="-10"/>
                <w:sz w:val="32"/>
                <w:szCs w:val="32"/>
                <w:cs/>
                <w:lang w:val="en-GB"/>
              </w:rPr>
              <w:t xml:space="preserve">. </w:t>
            </w:r>
            <w:r w:rsidRPr="00FC6D9B">
              <w:rPr>
                <w:rFonts w:ascii="TH SarabunPSK" w:hAnsi="TH SarabunPSK" w:cs="TH SarabunPSK"/>
                <w:color w:val="000000" w:themeColor="text1"/>
                <w:sz w:val="32"/>
                <w:szCs w:val="32"/>
                <w:cs/>
              </w:rPr>
              <w:t xml:space="preserve">นางอัจฉรา วิไลสกุลยง                  นักวิชาการสาธารณสุขชำนาญการ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5901799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5901740                 </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กองบริหารการสาธารณสุข  </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rPr>
              <w:t>3</w:t>
            </w:r>
            <w:r w:rsidRPr="00FC6D9B">
              <w:rPr>
                <w:rFonts w:ascii="TH SarabunPSK" w:hAnsi="TH SarabunPSK" w:cs="TH SarabunPSK"/>
                <w:color w:val="000000" w:themeColor="text1"/>
                <w:spacing w:val="-10"/>
                <w:sz w:val="32"/>
                <w:szCs w:val="32"/>
                <w:cs/>
              </w:rPr>
              <w:t xml:space="preserve">. นางระเบียบ  โตแก้ว                          พยาบาลวิชาชีพชำนาญการ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310080 ต่อ 398,399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   สถาบันบำบัดรักษาและฟื้นฟูผู้ติดยาเสพติดแห่งชาติบรมราชชนนี</w:t>
            </w:r>
          </w:p>
        </w:tc>
      </w:tr>
    </w:tbl>
    <w:p w:rsidR="004B2A71" w:rsidRPr="00FC6D9B" w:rsidRDefault="004B2A71" w:rsidP="004B2A71">
      <w:pPr>
        <w:contextualSpacing/>
        <w:rPr>
          <w:rFonts w:ascii="TH SarabunPSK" w:hAnsi="TH SarabunPSK" w:cs="TH SarabunPSK"/>
          <w:color w:val="000000" w:themeColor="text1"/>
          <w:sz w:val="32"/>
          <w:szCs w:val="32"/>
          <w:cs/>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502B9D" w:rsidRDefault="00502B9D" w:rsidP="004B2A71">
      <w:pPr>
        <w:contextualSpacing/>
        <w:rPr>
          <w:rFonts w:ascii="TH SarabunPSK" w:hAnsi="TH SarabunPSK" w:cs="TH SarabunPSK"/>
          <w:color w:val="000000" w:themeColor="text1"/>
          <w:sz w:val="32"/>
          <w:szCs w:val="32"/>
        </w:rPr>
      </w:pPr>
    </w:p>
    <w:p w:rsidR="00502B9D" w:rsidRDefault="00502B9D" w:rsidP="004B2A71">
      <w:pPr>
        <w:contextualSpacing/>
        <w:rPr>
          <w:rFonts w:ascii="TH SarabunPSK" w:hAnsi="TH SarabunPSK" w:cs="TH SarabunPSK"/>
          <w:color w:val="000000" w:themeColor="text1"/>
          <w:sz w:val="32"/>
          <w:szCs w:val="32"/>
        </w:rPr>
      </w:pPr>
    </w:p>
    <w:p w:rsidR="00502B9D" w:rsidRPr="00FC6D9B" w:rsidRDefault="00502B9D" w:rsidP="004B2A71">
      <w:pPr>
        <w:contextualSpacing/>
        <w:rPr>
          <w:rFonts w:ascii="TH SarabunPSK" w:hAnsi="TH SarabunPSK" w:cs="TH SarabunPSK" w:hint="cs"/>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81"/>
        <w:gridCol w:w="113"/>
        <w:gridCol w:w="7684"/>
      </w:tblGrid>
      <w:tr w:rsidR="004B2A71" w:rsidRPr="005D6C74" w:rsidTr="004B2A71">
        <w:tc>
          <w:tcPr>
            <w:tcW w:w="258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lastRenderedPageBreak/>
              <w:t>หมวด</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Service Excellence</w:t>
            </w:r>
            <w:r w:rsidRPr="005D6C74">
              <w:rPr>
                <w:rFonts w:ascii="TH SarabunPSK" w:hAnsi="TH SarabunPSK" w:cs="TH SarabunPSK"/>
                <w:b/>
                <w:bCs/>
                <w:color w:val="FF0000"/>
                <w:sz w:val="32"/>
                <w:szCs w:val="32"/>
                <w:cs/>
              </w:rPr>
              <w:t xml:space="preserve"> (ยุทธศาสตร์ด้านบริการเป็นเลิศ)</w:t>
            </w:r>
          </w:p>
        </w:tc>
      </w:tr>
      <w:tr w:rsidR="004B2A71" w:rsidRPr="005D6C74" w:rsidTr="004B2A71">
        <w:tc>
          <w:tcPr>
            <w:tcW w:w="258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6.การพัฒนาระบบบริการสุขภาพ (</w:t>
            </w:r>
            <w:r w:rsidRPr="005D6C74">
              <w:rPr>
                <w:rFonts w:ascii="TH SarabunPSK" w:hAnsi="TH SarabunPSK" w:cs="TH SarabunPSK"/>
                <w:b/>
                <w:bCs/>
                <w:color w:val="FF0000"/>
                <w:sz w:val="32"/>
                <w:szCs w:val="32"/>
              </w:rPr>
              <w:t>Service Plan)</w:t>
            </w:r>
          </w:p>
        </w:tc>
      </w:tr>
      <w:tr w:rsidR="004B2A71" w:rsidRPr="005D6C74" w:rsidTr="004B2A71">
        <w:tc>
          <w:tcPr>
            <w:tcW w:w="258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15. โครงการพัฒนาระบบบริการบำบัดรักษาผู้ป่วยยาเสพติด</w:t>
            </w:r>
          </w:p>
        </w:tc>
      </w:tr>
      <w:tr w:rsidR="004B2A71" w:rsidRPr="005D6C74" w:rsidTr="004B2A71">
        <w:tc>
          <w:tcPr>
            <w:tcW w:w="258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ประเทศ</w:t>
            </w:r>
          </w:p>
        </w:tc>
      </w:tr>
      <w:tr w:rsidR="004B2A71" w:rsidRPr="005D6C74" w:rsidTr="004B2A71">
        <w:tc>
          <w:tcPr>
            <w:tcW w:w="2581"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ชื่อตัวชี้วัดเชิงปริมาณ</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rPr>
            </w:pPr>
            <w:r w:rsidRPr="005D6C74">
              <w:rPr>
                <w:rFonts w:ascii="TH SarabunPSK" w:hAnsi="TH SarabunPSK" w:cs="TH SarabunPSK"/>
                <w:b/>
                <w:bCs/>
                <w:color w:val="FF0000"/>
                <w:sz w:val="32"/>
                <w:szCs w:val="32"/>
              </w:rPr>
              <w:t>34.</w:t>
            </w:r>
            <w:r w:rsidRPr="005D6C74">
              <w:rPr>
                <w:rFonts w:ascii="TH SarabunPSK" w:hAnsi="TH SarabunPSK" w:cs="TH SarabunPSK"/>
                <w:b/>
                <w:bCs/>
                <w:color w:val="FF0000"/>
                <w:sz w:val="32"/>
                <w:szCs w:val="32"/>
                <w:cs/>
              </w:rPr>
              <w:t>ร้อยละของผู้ใช้ ผู้เสพที่บ</w:t>
            </w:r>
            <w:r w:rsidRPr="005D6C74">
              <w:rPr>
                <w:rFonts w:ascii="TH SarabunPSK" w:hAnsi="TH SarabunPSK" w:cs="TH SarabunPSK" w:hint="cs"/>
                <w:b/>
                <w:bCs/>
                <w:color w:val="FF0000"/>
                <w:sz w:val="32"/>
                <w:szCs w:val="32"/>
                <w:cs/>
              </w:rPr>
              <w:t>ำ</w:t>
            </w:r>
            <w:r w:rsidRPr="005D6C74">
              <w:rPr>
                <w:rFonts w:ascii="TH SarabunPSK" w:hAnsi="TH SarabunPSK" w:cs="TH SarabunPSK"/>
                <w:b/>
                <w:bCs/>
                <w:color w:val="FF0000"/>
                <w:sz w:val="32"/>
                <w:szCs w:val="32"/>
                <w:cs/>
              </w:rPr>
              <w:t>บัดครบตามเกณฑ์ที่ก</w:t>
            </w:r>
            <w:r w:rsidRPr="005D6C74">
              <w:rPr>
                <w:rFonts w:ascii="TH SarabunPSK" w:hAnsi="TH SarabunPSK" w:cs="TH SarabunPSK" w:hint="cs"/>
                <w:b/>
                <w:bCs/>
                <w:color w:val="FF0000"/>
                <w:sz w:val="32"/>
                <w:szCs w:val="32"/>
                <w:cs/>
              </w:rPr>
              <w:t>ำ</w:t>
            </w:r>
            <w:r w:rsidRPr="005D6C74">
              <w:rPr>
                <w:rFonts w:ascii="TH SarabunPSK" w:hAnsi="TH SarabunPSK" w:cs="TH SarabunPSK"/>
                <w:b/>
                <w:bCs/>
                <w:color w:val="FF0000"/>
                <w:sz w:val="32"/>
                <w:szCs w:val="32"/>
                <w:cs/>
              </w:rPr>
              <w:t>หนดของแต่ละระบบหยุดเสพต่อเนื่องหลังจ</w:t>
            </w:r>
            <w:r w:rsidRPr="005D6C74">
              <w:rPr>
                <w:rFonts w:ascii="TH SarabunPSK" w:hAnsi="TH SarabunPSK" w:cs="TH SarabunPSK" w:hint="cs"/>
                <w:b/>
                <w:bCs/>
                <w:color w:val="FF0000"/>
                <w:sz w:val="32"/>
                <w:szCs w:val="32"/>
                <w:cs/>
              </w:rPr>
              <w:t>ำ</w:t>
            </w:r>
            <w:r w:rsidRPr="005D6C74">
              <w:rPr>
                <w:rFonts w:ascii="TH SarabunPSK" w:hAnsi="TH SarabunPSK" w:cs="TH SarabunPSK"/>
                <w:b/>
                <w:bCs/>
                <w:color w:val="FF0000"/>
                <w:sz w:val="32"/>
                <w:szCs w:val="32"/>
                <w:cs/>
              </w:rPr>
              <w:t>หน่ายจากการบ</w:t>
            </w:r>
            <w:r w:rsidRPr="005D6C74">
              <w:rPr>
                <w:rFonts w:ascii="TH SarabunPSK" w:hAnsi="TH SarabunPSK" w:cs="TH SarabunPSK" w:hint="cs"/>
                <w:b/>
                <w:bCs/>
                <w:color w:val="FF0000"/>
                <w:sz w:val="32"/>
                <w:szCs w:val="32"/>
                <w:cs/>
              </w:rPr>
              <w:t>ำ</w:t>
            </w:r>
            <w:r w:rsidRPr="005D6C74">
              <w:rPr>
                <w:rFonts w:ascii="TH SarabunPSK" w:hAnsi="TH SarabunPSK" w:cs="TH SarabunPSK"/>
                <w:b/>
                <w:bCs/>
                <w:color w:val="FF0000"/>
                <w:sz w:val="32"/>
                <w:szCs w:val="32"/>
                <w:cs/>
              </w:rPr>
              <w:t xml:space="preserve">บัด </w:t>
            </w:r>
            <w:r w:rsidRPr="005D6C74">
              <w:rPr>
                <w:rFonts w:ascii="TH SarabunPSK" w:hAnsi="TH SarabunPSK" w:cs="TH SarabunPSK"/>
                <w:b/>
                <w:bCs/>
                <w:color w:val="FF0000"/>
                <w:sz w:val="32"/>
                <w:szCs w:val="32"/>
              </w:rPr>
              <w:t>3</w:t>
            </w:r>
            <w:r w:rsidRPr="005D6C74">
              <w:rPr>
                <w:rFonts w:ascii="TH SarabunPSK" w:hAnsi="TH SarabunPSK" w:cs="TH SarabunPSK"/>
                <w:b/>
                <w:bCs/>
                <w:color w:val="FF0000"/>
                <w:sz w:val="32"/>
                <w:szCs w:val="32"/>
                <w:cs/>
              </w:rPr>
              <w:t xml:space="preserve"> เดือน (</w:t>
            </w:r>
            <w:r w:rsidRPr="005D6C74">
              <w:rPr>
                <w:rFonts w:ascii="TH SarabunPSK" w:hAnsi="TH SarabunPSK" w:cs="TH SarabunPSK"/>
                <w:b/>
                <w:bCs/>
                <w:color w:val="FF0000"/>
                <w:sz w:val="32"/>
                <w:szCs w:val="32"/>
              </w:rPr>
              <w:t>3 month Remission rate)</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ผู้ใช้ ผู้เสพยาเสพติด หมายถึง ผู้ป่วยยาเสพติดทุกระบบที่เข้ารับการบำบัดรักษาและมีคะแนนประเมินตามแบบคัดกรอง บคก.กสธ. </w:t>
            </w:r>
            <w:r w:rsidRPr="00FC6D9B">
              <w:rPr>
                <w:rFonts w:ascii="TH SarabunPSK" w:hAnsi="TH SarabunPSK" w:cs="TH SarabunPSK"/>
                <w:color w:val="000000" w:themeColor="text1"/>
                <w:sz w:val="32"/>
                <w:szCs w:val="32"/>
              </w:rPr>
              <w:t xml:space="preserve">V2 </w:t>
            </w:r>
            <w:r w:rsidRPr="00FC6D9B">
              <w:rPr>
                <w:rFonts w:ascii="TH SarabunPSK" w:hAnsi="TH SarabunPSK" w:cs="TH SarabunPSK"/>
                <w:color w:val="000000" w:themeColor="text1"/>
                <w:sz w:val="32"/>
                <w:szCs w:val="32"/>
                <w:cs/>
              </w:rPr>
              <w:t>จำแนกเป็นผู้ใช้ (</w:t>
            </w:r>
            <w:r w:rsidRPr="00FC6D9B">
              <w:rPr>
                <w:rFonts w:ascii="TH SarabunPSK" w:hAnsi="TH SarabunPSK" w:cs="TH SarabunPSK"/>
                <w:color w:val="000000" w:themeColor="text1"/>
                <w:sz w:val="32"/>
                <w:szCs w:val="32"/>
              </w:rPr>
              <w:t>User</w:t>
            </w:r>
            <w:r w:rsidRPr="00FC6D9B">
              <w:rPr>
                <w:rFonts w:ascii="TH SarabunPSK" w:hAnsi="TH SarabunPSK" w:cs="TH SarabunPSK"/>
                <w:color w:val="000000" w:themeColor="text1"/>
                <w:sz w:val="32"/>
                <w:szCs w:val="32"/>
                <w:cs/>
              </w:rPr>
              <w:t xml:space="preserve">) คะแนน </w:t>
            </w:r>
            <w:r w:rsidRPr="00FC6D9B">
              <w:rPr>
                <w:rFonts w:ascii="TH SarabunPSK" w:hAnsi="TH SarabunPSK" w:cs="TH SarabunPSK"/>
                <w:color w:val="000000" w:themeColor="text1"/>
                <w:sz w:val="32"/>
                <w:szCs w:val="32"/>
              </w:rPr>
              <w:t xml:space="preserve">2 -3 </w:t>
            </w:r>
            <w:r w:rsidRPr="00FC6D9B">
              <w:rPr>
                <w:rFonts w:ascii="TH SarabunPSK" w:hAnsi="TH SarabunPSK" w:cs="TH SarabunPSK"/>
                <w:color w:val="000000" w:themeColor="text1"/>
                <w:sz w:val="32"/>
                <w:szCs w:val="32"/>
                <w:cs/>
              </w:rPr>
              <w:t>และผู้เสพ (</w:t>
            </w:r>
            <w:r w:rsidRPr="00FC6D9B">
              <w:rPr>
                <w:rFonts w:ascii="TH SarabunPSK" w:hAnsi="TH SarabunPSK" w:cs="TH SarabunPSK"/>
                <w:color w:val="000000" w:themeColor="text1"/>
                <w:sz w:val="32"/>
                <w:szCs w:val="32"/>
              </w:rPr>
              <w:t>Abuse</w:t>
            </w:r>
            <w:r w:rsidRPr="00FC6D9B">
              <w:rPr>
                <w:rFonts w:ascii="TH SarabunPSK" w:hAnsi="TH SarabunPSK" w:cs="TH SarabunPSK"/>
                <w:color w:val="000000" w:themeColor="text1"/>
                <w:sz w:val="32"/>
                <w:szCs w:val="32"/>
                <w:cs/>
              </w:rPr>
              <w:t xml:space="preserve">) คะแนน </w:t>
            </w:r>
            <w:r w:rsidRPr="00FC6D9B">
              <w:rPr>
                <w:rFonts w:ascii="TH SarabunPSK" w:hAnsi="TH SarabunPSK" w:cs="TH SarabunPSK"/>
                <w:color w:val="000000" w:themeColor="text1"/>
                <w:sz w:val="32"/>
                <w:szCs w:val="32"/>
              </w:rPr>
              <w:t xml:space="preserve">4 – 26 </w:t>
            </w:r>
          </w:p>
        </w:tc>
      </w:tr>
      <w:tr w:rsidR="004B2A71" w:rsidRPr="00FC6D9B" w:rsidTr="004B2A71">
        <w:trPr>
          <w:trHeight w:val="1247"/>
        </w:trPr>
        <w:tc>
          <w:tcPr>
            <w:tcW w:w="1037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color w:val="000000" w:themeColor="text1"/>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4</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t xml:space="preserve"> 40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42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44</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both"/>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rPr>
              <w:t xml:space="preserve">ผู้ใช้/ผู้เสพยาเสพติดที่บำบัดครบตามเกณฑ์ที่กำหนดได้รับการติดตาม(พบตัว)และหยุดเสพต่อเนื่อง 3 เดือน </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ผู้ใช้/ผู้เสพยาเสพติดที่เข้ารับการบําบัดรักษายาเสพติดทุกระบบ ในสถานบำบัดฟื้นฟูผู้เสพผู้ติดยาเสพติด </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รวบรวมข้อมูลจากผู้รับบริการ ในรายงานข้อมูลการบำบัดรักษายาเสพติดของประเทศ (บสต.)</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สถานบำบัดฟื้นฟูผู้เสพผู้ติดยาเสพติด  (สถานบำบัดฟื้นฟูผู้เสพผู้ติดยาเสพติด หมายถึง สถานพยาบาล  ศูนย์ปรับเปลี่ยนพฤติกรรม ศูนย์ฟื้นฟูสมรรถภาพ เรือนจำ ฑัณทสถาน และสถานพินิจและคุ้มครองเด็กและเยาวชน)</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r w:rsidRPr="00FC6D9B">
              <w:rPr>
                <w:rFonts w:ascii="TH SarabunPSK" w:hAnsi="TH SarabunPSK" w:cs="TH SarabunPSK"/>
                <w:b/>
                <w:bCs/>
                <w:color w:val="000000" w:themeColor="text1"/>
                <w:sz w:val="32"/>
                <w:szCs w:val="32"/>
                <w:cs/>
              </w:rPr>
              <w:br/>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จำนวนผู้ใช้/ผู้เสพยาเสพติดที่บำบัดครบตามเกณฑ์ที่กำหนด แล้วหยุดเสพต่อเนื่อง 3 เดือน หลังจากการบำบัดรักษาครบตามกำหนด และติดตามแล้วพบตัว</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รายการข้อมูล 2</w:t>
            </w:r>
            <w:r w:rsidRPr="00FC6D9B">
              <w:rPr>
                <w:rFonts w:ascii="TH SarabunPSK" w:hAnsi="TH SarabunPSK" w:cs="TH SarabunPSK"/>
                <w:color w:val="000000" w:themeColor="text1"/>
                <w:sz w:val="32"/>
                <w:szCs w:val="32"/>
                <w:cs/>
              </w:rPr>
              <w:br/>
              <w:t>(</w:t>
            </w:r>
            <w:r w:rsidRPr="00FC6D9B">
              <w:rPr>
                <w:rFonts w:ascii="TH SarabunPSK" w:hAnsi="TH SarabunPSK" w:cs="TH SarabunPSK"/>
                <w:b/>
                <w:bCs/>
                <w:color w:val="000000" w:themeColor="text1"/>
                <w:sz w:val="32"/>
                <w:szCs w:val="32"/>
              </w:rPr>
              <w:t>Leading Indicator)</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xml:space="preserve">= จำนวนผู้ใช้/ผู้เสพยาเสพติดที่ได้รับการจำหน่ายทั้งหมด ในปีงบประมาณ พ.ศ. </w:t>
            </w:r>
            <w:r w:rsidRPr="00FC6D9B">
              <w:rPr>
                <w:rFonts w:ascii="TH SarabunPSK" w:hAnsi="TH SarabunPSK" w:cs="TH SarabunPSK"/>
                <w:color w:val="000000" w:themeColor="text1"/>
                <w:sz w:val="32"/>
                <w:szCs w:val="32"/>
              </w:rPr>
              <w:t xml:space="preserve">2561 </w:t>
            </w:r>
            <w:r w:rsidRPr="00FC6D9B">
              <w:rPr>
                <w:rFonts w:ascii="TH SarabunPSK" w:hAnsi="TH SarabunPSK" w:cs="TH SarabunPSK"/>
                <w:color w:val="000000" w:themeColor="text1"/>
                <w:sz w:val="32"/>
                <w:szCs w:val="32"/>
                <w:cs/>
              </w:rPr>
              <w:t>จากสถานบำบัดฟื้นฟูผู้เสพผู้ติดยาเสพติด</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สูตรคำนวณตัวชี้วัด </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x </w:t>
            </w:r>
            <w:r w:rsidRPr="00FC6D9B">
              <w:rPr>
                <w:rFonts w:ascii="TH SarabunPSK" w:hAnsi="TH SarabunPSK" w:cs="TH SarabunPSK"/>
                <w:color w:val="000000" w:themeColor="text1"/>
                <w:sz w:val="32"/>
                <w:szCs w:val="32"/>
                <w:cs/>
              </w:rPr>
              <w:t>100</w:t>
            </w:r>
          </w:p>
        </w:tc>
      </w:tr>
      <w:tr w:rsidR="004B2A71" w:rsidRPr="00FC6D9B" w:rsidTr="004B2A71">
        <w:tc>
          <w:tcPr>
            <w:tcW w:w="2581"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797"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1 2 3 </w:t>
            </w:r>
            <w:r w:rsidRPr="00FC6D9B">
              <w:rPr>
                <w:rFonts w:ascii="TH SarabunPSK" w:hAnsi="TH SarabunPSK" w:cs="TH SarabunPSK"/>
                <w:color w:val="000000" w:themeColor="text1"/>
                <w:sz w:val="32"/>
                <w:szCs w:val="32"/>
                <w:cs/>
              </w:rPr>
              <w:t xml:space="preserve">และ </w:t>
            </w:r>
            <w:r w:rsidRPr="00FC6D9B">
              <w:rPr>
                <w:rFonts w:ascii="TH SarabunPSK" w:hAnsi="TH SarabunPSK" w:cs="TH SarabunPSK"/>
                <w:color w:val="000000" w:themeColor="text1"/>
                <w:sz w:val="32"/>
                <w:szCs w:val="32"/>
              </w:rPr>
              <w:t>4 (</w:t>
            </w:r>
            <w:r w:rsidRPr="00FC6D9B">
              <w:rPr>
                <w:rFonts w:ascii="TH SarabunPSK" w:hAnsi="TH SarabunPSK" w:cs="TH SarabunPSK"/>
                <w:color w:val="000000" w:themeColor="text1"/>
                <w:sz w:val="32"/>
                <w:szCs w:val="32"/>
                <w:cs/>
              </w:rPr>
              <w:t xml:space="preserve">ทุก </w:t>
            </w: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เดือน</w:t>
            </w:r>
            <w:r w:rsidRPr="00FC6D9B">
              <w:rPr>
                <w:rFonts w:ascii="TH SarabunPSK" w:hAnsi="TH SarabunPSK" w:cs="TH SarabunPSK"/>
                <w:color w:val="000000" w:themeColor="text1"/>
                <w:sz w:val="32"/>
                <w:szCs w:val="32"/>
              </w:rPr>
              <w:t>)</w:t>
            </w:r>
          </w:p>
        </w:tc>
      </w:tr>
      <w:tr w:rsidR="004B2A71" w:rsidRPr="00FC6D9B" w:rsidTr="004B2A71">
        <w:trPr>
          <w:trHeight w:val="1555"/>
        </w:trPr>
        <w:tc>
          <w:tcPr>
            <w:tcW w:w="10378"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40</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40</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40</w:t>
                  </w:r>
                </w:p>
              </w:tc>
            </w:tr>
          </w:tbl>
          <w:p w:rsidR="004B2A71"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42</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42</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42</w:t>
                  </w:r>
                </w:p>
              </w:tc>
            </w:tr>
          </w:tbl>
          <w:p w:rsidR="004B2A71"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2"/>
              <w:gridCol w:w="3119"/>
              <w:gridCol w:w="3260"/>
            </w:tblGrid>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3119"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326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972"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44</w:t>
                  </w:r>
                </w:p>
              </w:tc>
              <w:tc>
                <w:tcPr>
                  <w:tcW w:w="3119"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44</w:t>
                  </w:r>
                </w:p>
              </w:tc>
              <w:tc>
                <w:tcPr>
                  <w:tcW w:w="3260"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lang w:val="en-GB"/>
                    </w:rPr>
                    <w:t>44</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rPr>
          <w:trHeight w:val="1539"/>
        </w:trPr>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วิธีการประเมินผล : </w:t>
            </w:r>
          </w:p>
        </w:tc>
        <w:tc>
          <w:tcPr>
            <w:tcW w:w="7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ข้อมูล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เกณฑ์การให้คะแนน</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46"/>
              <w:gridCol w:w="1247"/>
              <w:gridCol w:w="1261"/>
              <w:gridCol w:w="1126"/>
              <w:gridCol w:w="1201"/>
            </w:tblGrid>
            <w:tr w:rsidR="004B2A71" w:rsidRPr="00FC6D9B" w:rsidTr="004B2A71">
              <w:trPr>
                <w:jc w:val="center"/>
              </w:trPr>
              <w:tc>
                <w:tcPr>
                  <w:tcW w:w="144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ระดับ 5</w:t>
                  </w:r>
                </w:p>
              </w:tc>
            </w:tr>
            <w:tr w:rsidR="004B2A71" w:rsidRPr="00FC6D9B" w:rsidTr="004B2A71">
              <w:trPr>
                <w:jc w:val="center"/>
              </w:trPr>
              <w:tc>
                <w:tcPr>
                  <w:tcW w:w="144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8</w:t>
                  </w:r>
                </w:p>
              </w:tc>
              <w:tc>
                <w:tcPr>
                  <w:tcW w:w="1247"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9</w:t>
                  </w:r>
                </w:p>
              </w:tc>
              <w:tc>
                <w:tcPr>
                  <w:tcW w:w="126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0</w:t>
                  </w:r>
                </w:p>
              </w:tc>
              <w:tc>
                <w:tcPr>
                  <w:tcW w:w="1126"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1</w:t>
                  </w:r>
                </w:p>
              </w:tc>
              <w:tc>
                <w:tcPr>
                  <w:tcW w:w="1201"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tabs>
                      <w:tab w:val="left" w:pos="277"/>
                      <w:tab w:val="center" w:pos="813"/>
                    </w:tabs>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2</w:t>
                  </w:r>
                </w:p>
              </w:tc>
            </w:tr>
          </w:tbl>
          <w:p w:rsidR="004B2A71" w:rsidRPr="00FC6D9B" w:rsidRDefault="004B2A71" w:rsidP="004B2A71">
            <w:pPr>
              <w:contextualSpacing/>
              <w:jc w:val="thaiDistribute"/>
              <w:rPr>
                <w:rFonts w:ascii="TH SarabunPSK" w:hAnsi="TH SarabunPSK" w:cs="TH SarabunPSK"/>
                <w:color w:val="000000" w:themeColor="text1"/>
                <w:sz w:val="32"/>
                <w:szCs w:val="32"/>
              </w:rPr>
            </w:pPr>
          </w:p>
        </w:tc>
      </w:tr>
      <w:tr w:rsidR="004B2A71" w:rsidRPr="00FC6D9B" w:rsidTr="004B2A71">
        <w:trPr>
          <w:trHeight w:val="512"/>
        </w:trPr>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rPr>
              <w:t>ฐานข้อมูลบำบัดรักษายาเสพติดของประเทศ (บสต.)</w:t>
            </w:r>
          </w:p>
        </w:tc>
      </w:tr>
      <w:tr w:rsidR="004B2A71" w:rsidRPr="00FC6D9B" w:rsidTr="004B2A71">
        <w:trPr>
          <w:trHeight w:val="2966"/>
        </w:trPr>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รายละเอียดข้อมูลพื้นฐาน</w:t>
            </w:r>
          </w:p>
        </w:tc>
        <w:tc>
          <w:tcPr>
            <w:tcW w:w="7684" w:type="dxa"/>
            <w:tcBorders>
              <w:top w:val="single" w:sz="4" w:space="0" w:color="auto"/>
              <w:left w:val="single" w:sz="4" w:space="0" w:color="auto"/>
              <w:bottom w:val="single" w:sz="4" w:space="0" w:color="auto"/>
              <w:right w:val="single" w:sz="4" w:space="0" w:color="auto"/>
            </w:tcBorders>
          </w:tcPr>
          <w:tbl>
            <w:tblPr>
              <w:tblW w:w="7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68"/>
              <w:gridCol w:w="993"/>
              <w:gridCol w:w="1275"/>
              <w:gridCol w:w="1134"/>
              <w:gridCol w:w="1417"/>
            </w:tblGrid>
            <w:tr w:rsidR="004B2A71" w:rsidRPr="00FC6D9B" w:rsidTr="004B2A71">
              <w:tc>
                <w:tcPr>
                  <w:tcW w:w="2468"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r w:rsidRPr="00FC6D9B">
                    <w:rPr>
                      <w:rFonts w:ascii="TH SarabunPSK" w:hAnsi="TH SarabunPSK" w:cs="TH SarabunPSK"/>
                      <w:b/>
                      <w:bCs/>
                      <w:color w:val="000000" w:themeColor="text1"/>
                      <w:sz w:val="32"/>
                      <w:szCs w:val="32"/>
                    </w:rPr>
                    <w:br/>
                    <w:t>Indicator</w:t>
                  </w:r>
                </w:p>
              </w:tc>
              <w:tc>
                <w:tcPr>
                  <w:tcW w:w="993"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3826" w:type="dxa"/>
                  <w:gridSpan w:val="3"/>
                </w:tcPr>
                <w:p w:rsidR="004B2A71" w:rsidRPr="00FC6D9B" w:rsidRDefault="004B2A71" w:rsidP="004B2A71">
                  <w:pPr>
                    <w:ind w:left="-80" w:right="-249"/>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ผลการดำเนินงานปีงบประมาณ พ.ศ.</w:t>
                  </w:r>
                </w:p>
              </w:tc>
            </w:tr>
            <w:tr w:rsidR="004B2A71" w:rsidRPr="00FC6D9B" w:rsidTr="004B2A71">
              <w:trPr>
                <w:trHeight w:val="392"/>
              </w:trPr>
              <w:tc>
                <w:tcPr>
                  <w:tcW w:w="2468"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993"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27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417"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2561</w:t>
                  </w:r>
                </w:p>
              </w:tc>
            </w:tr>
            <w:tr w:rsidR="004B2A71" w:rsidRPr="00FC6D9B" w:rsidTr="004B2A71">
              <w:tc>
                <w:tcPr>
                  <w:tcW w:w="2468"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40 ของผู้ใช้/ผู้เสพยาเสพติดที่หยุดเสพต่อเนื่อง 3 เดือน หลังจากการบำบัดรักษาครบตามกำหนด</w:t>
                  </w:r>
                  <w:r w:rsidRPr="00FC6D9B">
                    <w:rPr>
                      <w:rFonts w:ascii="TH SarabunPSK" w:hAnsi="TH SarabunPSK" w:cs="TH SarabunPSK"/>
                      <w:color w:val="000000" w:themeColor="text1"/>
                      <w:sz w:val="32"/>
                      <w:szCs w:val="32"/>
                    </w:rPr>
                    <w:t xml:space="preserve"> (3 month Remission rate)</w:t>
                  </w:r>
                </w:p>
              </w:tc>
              <w:tc>
                <w:tcPr>
                  <w:tcW w:w="99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tc>
              <w:tc>
                <w:tcPr>
                  <w:tcW w:w="1275" w:type="dxa"/>
                </w:tcPr>
                <w:p w:rsidR="004B2A71" w:rsidRPr="00FC6D9B" w:rsidRDefault="004B2A71" w:rsidP="004B2A71">
                  <w:pPr>
                    <w:ind w:left="-109" w:right="-108"/>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ind w:left="-108" w:right="-108"/>
                    <w:contextualSpacing/>
                    <w:jc w:val="center"/>
                    <w:rPr>
                      <w:rFonts w:ascii="TH SarabunPSK" w:hAnsi="TH SarabunPSK" w:cs="TH SarabunPSK"/>
                      <w:color w:val="000000" w:themeColor="text1"/>
                      <w:sz w:val="32"/>
                      <w:szCs w:val="32"/>
                      <w:cs/>
                      <w:lang w:val="en-GB"/>
                    </w:rPr>
                  </w:pPr>
                </w:p>
              </w:tc>
              <w:tc>
                <w:tcPr>
                  <w:tcW w:w="1417" w:type="dxa"/>
                </w:tcPr>
                <w:p w:rsidR="004B2A71" w:rsidRPr="00FC6D9B" w:rsidRDefault="004B2A71" w:rsidP="004B2A71">
                  <w:pPr>
                    <w:contextualSpacing/>
                    <w:jc w:val="center"/>
                    <w:rPr>
                      <w:rFonts w:ascii="TH SarabunPSK" w:hAnsi="TH SarabunPSK" w:cs="TH SarabunPSK"/>
                      <w:color w:val="000000" w:themeColor="text1"/>
                      <w:sz w:val="32"/>
                      <w:szCs w:val="32"/>
                      <w:cs/>
                      <w:lang w:val="en-GB"/>
                    </w:rPr>
                  </w:pP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นพ.อังกูร ภัทรากร                     นายแพทย์ทรงคุณวุฒิ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โทรศัพท์มือถือ : </w:t>
            </w:r>
            <w:r w:rsidRPr="00FC6D9B">
              <w:rPr>
                <w:rFonts w:ascii="TH SarabunPSK" w:hAnsi="TH SarabunPSK" w:cs="TH SarabunPSK"/>
                <w:color w:val="000000" w:themeColor="text1"/>
                <w:sz w:val="32"/>
                <w:szCs w:val="32"/>
              </w:rPr>
              <w:t>086</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3316106</w:t>
            </w:r>
          </w:p>
          <w:p w:rsidR="004B2A71" w:rsidRPr="00FC6D9B" w:rsidRDefault="004B2A71" w:rsidP="004B2A71">
            <w:pPr>
              <w:ind w:left="318" w:hanging="318"/>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สถาบันบำบัดรักษาและฟื้นฟูผู้ติดยาเสพติดแห่งชาติบรมราชชนนี </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นพ.บุรินทร์  สุรอรุณสัมฤทธิ์          ผู้อำนวยการ </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5908007    </w:t>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z w:val="32"/>
                <w:szCs w:val="32"/>
              </w:rPr>
              <w:t>089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1403884</w:t>
            </w:r>
          </w:p>
          <w:p w:rsidR="004B2A71" w:rsidRPr="00FC6D9B"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สำนักบริหารระบบบริการสุขภาพจิต</w:t>
            </w:r>
          </w:p>
          <w:p w:rsidR="004B2A71" w:rsidRPr="00FC6D9B" w:rsidRDefault="004B2A71" w:rsidP="004B2A71">
            <w:pPr>
              <w:ind w:left="318" w:hanging="318"/>
              <w:contextualSpacing/>
              <w:rPr>
                <w:rFonts w:ascii="TH SarabunPSK" w:hAnsi="TH SarabunPSK" w:cs="TH SarabunPSK"/>
                <w:color w:val="000000" w:themeColor="text1"/>
                <w:spacing w:val="-10"/>
                <w:sz w:val="32"/>
                <w:szCs w:val="32"/>
                <w:lang w:val="en-GB"/>
              </w:rPr>
            </w:pPr>
            <w:r w:rsidRPr="00FC6D9B">
              <w:rPr>
                <w:rFonts w:ascii="TH SarabunPSK" w:hAnsi="TH SarabunPSK" w:cs="TH SarabunPSK"/>
                <w:color w:val="000000" w:themeColor="text1"/>
                <w:spacing w:val="-10"/>
                <w:sz w:val="32"/>
                <w:szCs w:val="32"/>
              </w:rPr>
              <w:t>3</w:t>
            </w:r>
            <w:r w:rsidRPr="00FC6D9B">
              <w:rPr>
                <w:rFonts w:ascii="TH SarabunPSK" w:hAnsi="TH SarabunPSK" w:cs="TH SarabunPSK"/>
                <w:color w:val="000000" w:themeColor="text1"/>
                <w:spacing w:val="-10"/>
                <w:sz w:val="32"/>
                <w:szCs w:val="32"/>
                <w:cs/>
                <w:lang w:val="en-GB"/>
              </w:rPr>
              <w:t>. นพ. อัครพล คุรุศาสตรา                     รอง</w:t>
            </w:r>
            <w:r w:rsidRPr="00FC6D9B">
              <w:rPr>
                <w:rFonts w:ascii="TH SarabunPSK" w:hAnsi="TH SarabunPSK" w:cs="TH SarabunPSK"/>
                <w:color w:val="000000" w:themeColor="text1"/>
                <w:spacing w:val="-10"/>
                <w:sz w:val="32"/>
                <w:szCs w:val="32"/>
                <w:cs/>
              </w:rPr>
              <w:t>ผู้อำนวยการ</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5901799     </w:t>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pacing w:val="-10"/>
                <w:sz w:val="32"/>
                <w:szCs w:val="32"/>
              </w:rPr>
              <w:t>081</w:t>
            </w:r>
            <w:r w:rsidRPr="00FC6D9B">
              <w:rPr>
                <w:rFonts w:ascii="TH SarabunPSK" w:hAnsi="TH SarabunPSK" w:cs="TH SarabunPSK"/>
                <w:color w:val="000000" w:themeColor="text1"/>
                <w:spacing w:val="-10"/>
                <w:sz w:val="32"/>
                <w:szCs w:val="32"/>
                <w:cs/>
              </w:rPr>
              <w:t>-</w:t>
            </w:r>
            <w:r w:rsidRPr="00FC6D9B">
              <w:rPr>
                <w:rFonts w:ascii="TH SarabunPSK" w:hAnsi="TH SarabunPSK" w:cs="TH SarabunPSK"/>
                <w:color w:val="000000" w:themeColor="text1"/>
                <w:spacing w:val="-10"/>
                <w:sz w:val="32"/>
                <w:szCs w:val="32"/>
              </w:rPr>
              <w:t>5954450</w:t>
            </w:r>
          </w:p>
          <w:p w:rsidR="004B2A71" w:rsidRDefault="004B2A71" w:rsidP="004B2A71">
            <w:pPr>
              <w:ind w:left="318" w:hanging="318"/>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ศูนย์อำนวยการป้องกันและปราบปรามยาเสพติด กระทรวงสาธารณสุข</w:t>
            </w:r>
          </w:p>
          <w:p w:rsidR="004B2A71" w:rsidRPr="00FC6D9B" w:rsidRDefault="004B2A71" w:rsidP="004B2A71">
            <w:pPr>
              <w:ind w:left="318" w:hanging="318"/>
              <w:contextualSpacing/>
              <w:rPr>
                <w:rFonts w:ascii="TH SarabunPSK" w:hAnsi="TH SarabunPSK" w:cs="TH SarabunPSK"/>
                <w:color w:val="000000" w:themeColor="text1"/>
                <w:sz w:val="32"/>
                <w:szCs w:val="32"/>
              </w:rPr>
            </w:pPr>
          </w:p>
          <w:p w:rsidR="004B2A71" w:rsidRPr="00FC6D9B" w:rsidRDefault="004B2A71" w:rsidP="004B2A71">
            <w:pPr>
              <w:ind w:left="318" w:hanging="318"/>
              <w:contextualSpacing/>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pacing w:val="-10"/>
                <w:sz w:val="32"/>
                <w:szCs w:val="32"/>
              </w:rPr>
              <w:t xml:space="preserve">4. </w:t>
            </w:r>
            <w:r w:rsidRPr="00FC6D9B">
              <w:rPr>
                <w:rFonts w:ascii="TH SarabunPSK" w:hAnsi="TH SarabunPSK" w:cs="TH SarabunPSK"/>
                <w:color w:val="000000" w:themeColor="text1"/>
                <w:spacing w:val="-10"/>
                <w:sz w:val="32"/>
                <w:szCs w:val="32"/>
                <w:cs/>
              </w:rPr>
              <w:t>นางสาวสุธาทิพย์  จันทรักษ์นักวิชาการสาธารณสุขชำนาญการพิเศษ</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cs/>
              </w:rPr>
              <w:t xml:space="preserve">    กลุ่มส่งเสริมนวัตกรรมสุขภาพประชาชน กรมสนับสนุนสุขภาพ</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rPr>
              <w:t>5.</w:t>
            </w:r>
            <w:r w:rsidRPr="00FC6D9B">
              <w:rPr>
                <w:rFonts w:ascii="TH SarabunPSK" w:hAnsi="TH SarabunPSK" w:cs="TH SarabunPSK"/>
                <w:color w:val="000000" w:themeColor="text1"/>
                <w:spacing w:val="-10"/>
                <w:sz w:val="32"/>
                <w:szCs w:val="32"/>
                <w:cs/>
              </w:rPr>
              <w:t xml:space="preserve"> นางอรพิน ทนันขัตินักวิทยาศาสตร์การแพทย์ชำนาญการพิเศษ</w:t>
            </w:r>
          </w:p>
          <w:p w:rsidR="004B2A71" w:rsidRPr="00FC6D9B" w:rsidRDefault="004B2A71" w:rsidP="004B2A71">
            <w:pPr>
              <w:ind w:left="318" w:hanging="318"/>
              <w:contextualSpacing/>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951 0000 </w:t>
            </w:r>
            <w:r w:rsidRPr="00FC6D9B">
              <w:rPr>
                <w:rFonts w:ascii="TH SarabunPSK" w:hAnsi="TH SarabunPSK" w:cs="TH SarabunPSK"/>
                <w:color w:val="000000" w:themeColor="text1"/>
                <w:sz w:val="32"/>
                <w:szCs w:val="32"/>
                <w:cs/>
              </w:rPr>
              <w:t xml:space="preserve">ต่อ </w:t>
            </w:r>
            <w:r w:rsidRPr="00FC6D9B">
              <w:rPr>
                <w:rFonts w:ascii="TH SarabunPSK" w:hAnsi="TH SarabunPSK" w:cs="TH SarabunPSK"/>
                <w:color w:val="000000" w:themeColor="text1"/>
                <w:sz w:val="32"/>
                <w:szCs w:val="32"/>
              </w:rPr>
              <w:t xml:space="preserve">99162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 xml:space="preserve">0 2580 5106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cs/>
              </w:rPr>
              <w:t xml:space="preserve">    สำนักยาและวัตถุเสพติด กรมวิทยาศาสตร์การแพทย์</w:t>
            </w:r>
          </w:p>
        </w:tc>
      </w:tr>
      <w:tr w:rsidR="004B2A71" w:rsidRPr="00FC6D9B" w:rsidTr="004B2A71">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หน่วยงานประมวลผลและจัดทำข้อมูล(ระดับส่วนกลาง)</w:t>
            </w:r>
          </w:p>
        </w:tc>
        <w:tc>
          <w:tcPr>
            <w:tcW w:w="7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ศูนย์อำนวยการป้องกันและปราบปรามยาเสพติด กระทรวงสาธารณสุข</w:t>
            </w:r>
          </w:p>
          <w:p w:rsidR="004B2A71" w:rsidRPr="00FC6D9B" w:rsidRDefault="004B2A71" w:rsidP="004B2A71">
            <w:pPr>
              <w:ind w:left="176" w:hanging="176"/>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กองบริหารการสาธารณสุข  </w:t>
            </w:r>
          </w:p>
        </w:tc>
      </w:tr>
      <w:tr w:rsidR="004B2A71" w:rsidRPr="00FC6D9B" w:rsidTr="004B2A71">
        <w:tc>
          <w:tcPr>
            <w:tcW w:w="2694"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ผู้รับผิดชอบการรายงานผลการดำเนินงาน</w:t>
            </w:r>
          </w:p>
        </w:tc>
        <w:tc>
          <w:tcPr>
            <w:tcW w:w="7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176" w:hanging="176"/>
              <w:contextualSpacing/>
              <w:rPr>
                <w:rFonts w:ascii="TH SarabunPSK" w:hAnsi="TH SarabunPSK" w:cs="TH SarabunPSK"/>
                <w:color w:val="000000" w:themeColor="text1"/>
                <w:spacing w:val="-20"/>
                <w:sz w:val="32"/>
                <w:szCs w:val="32"/>
              </w:rPr>
            </w:pPr>
            <w:r w:rsidRPr="00FC6D9B">
              <w:rPr>
                <w:rFonts w:ascii="TH SarabunPSK" w:hAnsi="TH SarabunPSK" w:cs="TH SarabunPSK"/>
                <w:color w:val="000000" w:themeColor="text1"/>
                <w:spacing w:val="-20"/>
                <w:sz w:val="32"/>
                <w:szCs w:val="32"/>
                <w:cs/>
              </w:rPr>
              <w:t>1.</w:t>
            </w:r>
            <w:r w:rsidRPr="00FC6D9B">
              <w:rPr>
                <w:rFonts w:ascii="TH SarabunPSK" w:hAnsi="TH SarabunPSK" w:cs="TH SarabunPSK"/>
                <w:color w:val="000000" w:themeColor="text1"/>
                <w:sz w:val="32"/>
                <w:szCs w:val="32"/>
                <w:cs/>
              </w:rPr>
              <w:t>นางอุบล ศรีประเสริฐนักวิชาการสาธารณสุขชำนาญการ</w:t>
            </w:r>
          </w:p>
          <w:p w:rsidR="004B2A71" w:rsidRPr="00FC6D9B" w:rsidRDefault="004B2A71" w:rsidP="004B2A71">
            <w:pPr>
              <w:ind w:left="176" w:hanging="176"/>
              <w:contextualSpacing/>
              <w:rPr>
                <w:rFonts w:ascii="TH SarabunPSK" w:hAnsi="TH SarabunPSK" w:cs="TH SarabunPSK"/>
                <w:color w:val="000000" w:themeColor="text1"/>
                <w:spacing w:val="-20"/>
                <w:sz w:val="32"/>
                <w:szCs w:val="32"/>
                <w:cs/>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590 2422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590 1863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ศูนย์อำนวยการป้องกันและปราบปรามยาเสพติด กระทรวงสาธารณสุข</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rPr>
              <w:t>2</w:t>
            </w:r>
            <w:r w:rsidRPr="00FC6D9B">
              <w:rPr>
                <w:rFonts w:ascii="TH SarabunPSK" w:hAnsi="TH SarabunPSK" w:cs="TH SarabunPSK"/>
                <w:color w:val="000000" w:themeColor="text1"/>
                <w:spacing w:val="-10"/>
                <w:sz w:val="32"/>
                <w:szCs w:val="32"/>
                <w:cs/>
                <w:lang w:val="en-GB"/>
              </w:rPr>
              <w:t xml:space="preserve">. </w:t>
            </w:r>
            <w:r w:rsidRPr="00FC6D9B">
              <w:rPr>
                <w:rFonts w:ascii="TH SarabunPSK" w:hAnsi="TH SarabunPSK" w:cs="TH SarabunPSK"/>
                <w:color w:val="000000" w:themeColor="text1"/>
                <w:sz w:val="32"/>
                <w:szCs w:val="32"/>
                <w:cs/>
              </w:rPr>
              <w:t xml:space="preserve">นางอัจฉรา วิไลสกุลยง                  นักวิชาการสาธารณสุขชำนาญการ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5901799     </w:t>
            </w:r>
            <w:r w:rsidRPr="00FC6D9B">
              <w:rPr>
                <w:rFonts w:ascii="TH SarabunPSK" w:hAnsi="TH SarabunPSK" w:cs="TH SarabunPSK"/>
                <w:color w:val="000000" w:themeColor="text1"/>
                <w:sz w:val="32"/>
                <w:szCs w:val="32"/>
                <w:cs/>
              </w:rPr>
              <w:t xml:space="preserve">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5901740                 </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กองบริหารการสาธารณสุข  </w:t>
            </w:r>
          </w:p>
          <w:p w:rsidR="004B2A71" w:rsidRPr="00FC6D9B" w:rsidRDefault="004B2A71" w:rsidP="004B2A71">
            <w:pPr>
              <w:ind w:left="176" w:hanging="176"/>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10"/>
                <w:sz w:val="32"/>
                <w:szCs w:val="32"/>
              </w:rPr>
              <w:t>3</w:t>
            </w:r>
            <w:r w:rsidRPr="00FC6D9B">
              <w:rPr>
                <w:rFonts w:ascii="TH SarabunPSK" w:hAnsi="TH SarabunPSK" w:cs="TH SarabunPSK"/>
                <w:color w:val="000000" w:themeColor="text1"/>
                <w:spacing w:val="-10"/>
                <w:sz w:val="32"/>
                <w:szCs w:val="32"/>
                <w:cs/>
              </w:rPr>
              <w:t xml:space="preserve">. นางระเบียบ  โตแก้ว                          พยาบาลวิชาชีพชำนาญการ  </w:t>
            </w:r>
          </w:p>
          <w:p w:rsidR="004B2A71" w:rsidRPr="00FC6D9B" w:rsidRDefault="004B2A71" w:rsidP="004B2A71">
            <w:pPr>
              <w:ind w:left="318" w:hanging="318"/>
              <w:contextualSpacing/>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310080 ต่อ 398,399   </w:t>
            </w:r>
          </w:p>
          <w:p w:rsidR="004B2A71" w:rsidRPr="00FC6D9B" w:rsidRDefault="004B2A71" w:rsidP="004B2A71">
            <w:pPr>
              <w:ind w:left="318" w:hanging="318"/>
              <w:contextualSpacing/>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z w:val="32"/>
                <w:szCs w:val="32"/>
                <w:cs/>
              </w:rPr>
              <w:t xml:space="preserve">   สถาบันบำบัดรักษาและฟื้นฟูผู้ติดยาเสพติดแห่งชาติบรมราชชนนี</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30"/>
        <w:gridCol w:w="7655"/>
      </w:tblGrid>
      <w:tr w:rsidR="004B2A71" w:rsidRPr="005D6C74" w:rsidTr="004B2A71">
        <w:tc>
          <w:tcPr>
            <w:tcW w:w="2830"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rPr>
              <w:t xml:space="preserve">Service Excellence </w:t>
            </w:r>
            <w:r w:rsidRPr="005D6C74">
              <w:rPr>
                <w:rFonts w:ascii="TH SarabunPSK" w:hAnsi="TH SarabunPSK" w:cs="TH SarabunPSK"/>
                <w:b/>
                <w:bCs/>
                <w:color w:val="FF0000"/>
                <w:sz w:val="32"/>
                <w:szCs w:val="32"/>
                <w:cs/>
              </w:rPr>
              <w:t>(ยุทธศาสตร์ด้านบริการเป็นเลิศ)</w:t>
            </w:r>
          </w:p>
        </w:tc>
      </w:tr>
      <w:tr w:rsidR="004B2A71" w:rsidRPr="005D6C74" w:rsidTr="004B2A71">
        <w:tc>
          <w:tcPr>
            <w:tcW w:w="2830"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7. การพัฒนาระบบบริการการแพทย์ฉุกเฉินครบวงจรและระบบการส่งต่อ</w:t>
            </w:r>
          </w:p>
        </w:tc>
      </w:tr>
      <w:tr w:rsidR="004B2A71" w:rsidRPr="005D6C74" w:rsidTr="004B2A71">
        <w:tc>
          <w:tcPr>
            <w:tcW w:w="2830"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1. โครงการพัฒนาระบบบริการการแพทย์ฉุกเฉินครบวงจรและระบบการส่งต่อ</w:t>
            </w:r>
          </w:p>
        </w:tc>
      </w:tr>
      <w:tr w:rsidR="004B2A71" w:rsidRPr="005D6C74" w:rsidTr="004B2A71">
        <w:tc>
          <w:tcPr>
            <w:tcW w:w="2830"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jc w:val="thaiDistribute"/>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เขต</w:t>
            </w:r>
          </w:p>
        </w:tc>
      </w:tr>
      <w:tr w:rsidR="004B2A71" w:rsidRPr="005D6C74" w:rsidTr="004B2A71">
        <w:tc>
          <w:tcPr>
            <w:tcW w:w="2830"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z w:val="32"/>
                <w:szCs w:val="32"/>
                <w:cs/>
              </w:rPr>
            </w:pPr>
            <w:r w:rsidRPr="005D6C74">
              <w:rPr>
                <w:rFonts w:ascii="TH SarabunPSK" w:hAnsi="TH SarabunPSK" w:cs="TH SarabunPSK"/>
                <w:b/>
                <w:bCs/>
                <w:color w:val="FF0000"/>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rsidR="004B2A71" w:rsidRPr="005D6C74" w:rsidRDefault="004B2A71" w:rsidP="004B2A71">
            <w:pPr>
              <w:contextualSpacing/>
              <w:rPr>
                <w:rFonts w:ascii="TH SarabunPSK" w:hAnsi="TH SarabunPSK" w:cs="TH SarabunPSK"/>
                <w:b/>
                <w:bCs/>
                <w:color w:val="FF0000"/>
                <w:spacing w:val="-8"/>
                <w:sz w:val="32"/>
                <w:szCs w:val="32"/>
              </w:rPr>
            </w:pPr>
            <w:r w:rsidRPr="005D6C74">
              <w:rPr>
                <w:rFonts w:ascii="TH SarabunPSK" w:hAnsi="TH SarabunPSK" w:cs="TH SarabunPSK"/>
                <w:b/>
                <w:bCs/>
                <w:color w:val="FF0000"/>
                <w:spacing w:val="-8"/>
                <w:sz w:val="32"/>
                <w:szCs w:val="32"/>
              </w:rPr>
              <w:t>37</w:t>
            </w:r>
            <w:r w:rsidRPr="005D6C74">
              <w:rPr>
                <w:rFonts w:ascii="TH SarabunPSK" w:hAnsi="TH SarabunPSK" w:cs="TH SarabunPSK"/>
                <w:b/>
                <w:bCs/>
                <w:color w:val="FF0000"/>
                <w:spacing w:val="-8"/>
                <w:sz w:val="32"/>
                <w:szCs w:val="32"/>
                <w:cs/>
              </w:rPr>
              <w:t>. อัตราตายของผู้ป่วยฉุกเฉิน (</w:t>
            </w:r>
            <w:r w:rsidRPr="005D6C74">
              <w:rPr>
                <w:rFonts w:ascii="TH SarabunPSK" w:hAnsi="TH SarabunPSK" w:cs="TH SarabunPSK"/>
                <w:b/>
                <w:bCs/>
                <w:color w:val="FF0000"/>
                <w:spacing w:val="-8"/>
                <w:sz w:val="32"/>
                <w:szCs w:val="32"/>
              </w:rPr>
              <w:t xml:space="preserve">Triagel level 1) </w:t>
            </w:r>
            <w:r w:rsidRPr="005D6C74">
              <w:rPr>
                <w:rFonts w:ascii="TH SarabunPSK" w:hAnsi="TH SarabunPSK" w:cs="TH SarabunPSK"/>
                <w:b/>
                <w:bCs/>
                <w:color w:val="FF0000"/>
                <w:spacing w:val="-8"/>
                <w:sz w:val="32"/>
                <w:szCs w:val="32"/>
                <w:cs/>
              </w:rPr>
              <w:t xml:space="preserve">ภายใน 24 ชม. ในโรงพยาบาล </w:t>
            </w:r>
            <w:r w:rsidRPr="005D6C74">
              <w:rPr>
                <w:rFonts w:ascii="TH SarabunPSK" w:hAnsi="TH SarabunPSK" w:cs="TH SarabunPSK"/>
                <w:b/>
                <w:bCs/>
                <w:color w:val="FF0000"/>
                <w:spacing w:val="-8"/>
                <w:sz w:val="32"/>
                <w:szCs w:val="32"/>
              </w:rPr>
              <w:t>A, S, M1</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ตัวชี้วัดรอง ตัวที่ 1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6"/>
              <w:ind w:left="0"/>
              <w:jc w:val="thaiDistribute"/>
              <w:rPr>
                <w:rFonts w:ascii="TH SarabunPSK" w:eastAsia="Times New Roman" w:hAnsi="TH SarabunPSK" w:cs="TH SarabunPSK"/>
                <w:b/>
                <w:bCs/>
                <w:color w:val="000000" w:themeColor="text1"/>
                <w:sz w:val="32"/>
                <w:szCs w:val="32"/>
                <w:u w:val="single"/>
              </w:rPr>
            </w:pPr>
            <w:r w:rsidRPr="00FC6D9B">
              <w:rPr>
                <w:rFonts w:ascii="TH SarabunPSK" w:eastAsia="Times New Roman" w:hAnsi="TH SarabunPSK" w:cs="TH SarabunPSK"/>
                <w:b/>
                <w:bCs/>
                <w:color w:val="000000" w:themeColor="text1"/>
                <w:sz w:val="32"/>
                <w:szCs w:val="32"/>
                <w:u w:val="single"/>
                <w:cs/>
              </w:rPr>
              <w:t xml:space="preserve">เพื่อเพิ่มประสิทธิภาพและลดระยะเวลาการเข้าถึงบริการ </w:t>
            </w:r>
            <w:r w:rsidRPr="00FC6D9B">
              <w:rPr>
                <w:rFonts w:ascii="TH SarabunPSK" w:eastAsia="Times New Roman" w:hAnsi="TH SarabunPSK" w:cs="TH SarabunPSK"/>
                <w:b/>
                <w:bCs/>
                <w:color w:val="000000" w:themeColor="text1"/>
                <w:sz w:val="32"/>
                <w:szCs w:val="32"/>
                <w:u w:val="single"/>
              </w:rPr>
              <w:t>definite care</w:t>
            </w:r>
          </w:p>
          <w:p w:rsidR="004B2A71" w:rsidRPr="00FC6D9B" w:rsidRDefault="004B2A71" w:rsidP="004B2A71">
            <w:pPr>
              <w:pStyle w:val="a6"/>
              <w:ind w:left="0"/>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w:t>
            </w:r>
            <w:r w:rsidRPr="00FC6D9B">
              <w:rPr>
                <w:rFonts w:ascii="TH SarabunPSK" w:eastAsia="Times New Roman" w:hAnsi="TH SarabunPSK" w:cs="TH SarabunPSK"/>
                <w:color w:val="000000" w:themeColor="text1"/>
                <w:sz w:val="32"/>
                <w:szCs w:val="32"/>
              </w:rPr>
              <w:t xml:space="preserve">1 </w:t>
            </w:r>
            <w:r w:rsidRPr="00FC6D9B">
              <w:rPr>
                <w:rFonts w:ascii="TH SarabunPSK" w:eastAsia="Times New Roman" w:hAnsi="TH SarabunPSK" w:cs="TH SarabunPSK"/>
                <w:color w:val="000000" w:themeColor="text1"/>
                <w:sz w:val="32"/>
                <w:szCs w:val="32"/>
                <w:cs/>
              </w:rPr>
              <w:t xml:space="preserve">อัตราของผู้ป่วย </w:t>
            </w:r>
            <w:r w:rsidRPr="00FC6D9B">
              <w:rPr>
                <w:rFonts w:ascii="TH SarabunPSK" w:eastAsia="Times New Roman" w:hAnsi="TH SarabunPSK" w:cs="TH SarabunPSK"/>
                <w:color w:val="000000" w:themeColor="text1"/>
                <w:sz w:val="32"/>
                <w:szCs w:val="32"/>
              </w:rPr>
              <w:t xml:space="preserve">trauma triage level 1 </w:t>
            </w:r>
            <w:r w:rsidRPr="00FC6D9B">
              <w:rPr>
                <w:rFonts w:ascii="TH SarabunPSK" w:eastAsia="Times New Roman" w:hAnsi="TH SarabunPSK" w:cs="TH SarabunPSK"/>
                <w:color w:val="000000" w:themeColor="text1"/>
                <w:sz w:val="32"/>
                <w:szCs w:val="32"/>
                <w:cs/>
              </w:rPr>
              <w:t xml:space="preserve">และมีข้อบ่งชี้ในการผ่าตัด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สามารถเข้าห้องผ่าตัดได้ภายใน </w:t>
            </w:r>
            <w:r w:rsidRPr="00FC6D9B">
              <w:rPr>
                <w:rFonts w:ascii="TH SarabunPSK" w:eastAsia="Times New Roman" w:hAnsi="TH SarabunPSK" w:cs="TH SarabunPSK"/>
                <w:color w:val="000000" w:themeColor="text1"/>
                <w:sz w:val="32"/>
                <w:szCs w:val="32"/>
              </w:rPr>
              <w:t xml:space="preserve">60 </w:t>
            </w:r>
            <w:r w:rsidRPr="00FC6D9B">
              <w:rPr>
                <w:rFonts w:ascii="TH SarabunPSK" w:eastAsia="Times New Roman" w:hAnsi="TH SarabunPSK" w:cs="TH SarabunPSK"/>
                <w:color w:val="000000" w:themeColor="text1"/>
                <w:sz w:val="32"/>
                <w:szCs w:val="32"/>
                <w:cs/>
              </w:rPr>
              <w:t xml:space="preserve">นาที ไม่ต่ำกว่าร้อยละ </w:t>
            </w:r>
            <w:r w:rsidRPr="00FC6D9B">
              <w:rPr>
                <w:rFonts w:ascii="TH SarabunPSK" w:eastAsia="Times New Roman" w:hAnsi="TH SarabunPSK" w:cs="TH SarabunPSK"/>
                <w:color w:val="000000" w:themeColor="text1"/>
                <w:sz w:val="32"/>
                <w:szCs w:val="32"/>
              </w:rPr>
              <w:t>80</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w:t>
            </w:r>
            <w:r w:rsidRPr="00FC6D9B">
              <w:rPr>
                <w:rFonts w:ascii="TH SarabunPSK" w:eastAsia="Times New Roman" w:hAnsi="TH SarabunPSK" w:cs="TH SarabunPSK"/>
                <w:color w:val="000000" w:themeColor="text1"/>
                <w:sz w:val="32"/>
                <w:szCs w:val="32"/>
                <w:cs/>
              </w:rPr>
              <w:t xml:space="preserve">อัตราของผู้ป่วย </w:t>
            </w:r>
            <w:r w:rsidRPr="00FC6D9B">
              <w:rPr>
                <w:rFonts w:ascii="TH SarabunPSK" w:eastAsia="Times New Roman" w:hAnsi="TH SarabunPSK" w:cs="TH SarabunPSK"/>
                <w:color w:val="000000" w:themeColor="text1"/>
                <w:sz w:val="32"/>
                <w:szCs w:val="32"/>
              </w:rPr>
              <w:t xml:space="preserve">triage level 1, 2 </w:t>
            </w:r>
            <w:r w:rsidRPr="00FC6D9B">
              <w:rPr>
                <w:rFonts w:ascii="TH SarabunPSK" w:eastAsia="Times New Roman" w:hAnsi="TH SarabunPSK" w:cs="TH SarabunPSK"/>
                <w:color w:val="000000" w:themeColor="text1"/>
                <w:sz w:val="32"/>
                <w:szCs w:val="32"/>
                <w:cs/>
              </w:rPr>
              <w:t xml:space="preserve">อยู่ในห้องฉุกเฉิน </w:t>
            </w:r>
            <w:r w:rsidRPr="00FC6D9B">
              <w:rPr>
                <w:rFonts w:ascii="TH SarabunPSK" w:eastAsia="Times New Roman" w:hAnsi="TH SarabunPSK" w:cs="TH SarabunPSK"/>
                <w:color w:val="000000" w:themeColor="text1"/>
                <w:sz w:val="32"/>
                <w:szCs w:val="32"/>
              </w:rPr>
              <w:t xml:space="preserve">&lt;2 </w:t>
            </w:r>
            <w:r w:rsidRPr="00FC6D9B">
              <w:rPr>
                <w:rFonts w:ascii="TH SarabunPSK" w:eastAsia="Times New Roman" w:hAnsi="TH SarabunPSK" w:cs="TH SarabunPSK"/>
                <w:color w:val="000000" w:themeColor="text1"/>
                <w:sz w:val="32"/>
                <w:szCs w:val="32"/>
                <w:cs/>
              </w:rPr>
              <w:t xml:space="preserve">ชม.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ไม่ต่ำกว่าร้อยละ </w:t>
            </w:r>
            <w:r w:rsidRPr="00FC6D9B">
              <w:rPr>
                <w:rFonts w:ascii="TH SarabunPSK" w:eastAsia="Times New Roman" w:hAnsi="TH SarabunPSK" w:cs="TH SarabunPSK"/>
                <w:color w:val="000000" w:themeColor="text1"/>
                <w:sz w:val="32"/>
                <w:szCs w:val="32"/>
              </w:rPr>
              <w:t>60</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ตัวชี้วัดรอง ตัวที่ 2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6"/>
              <w:ind w:left="0"/>
              <w:jc w:val="thaiDistribute"/>
              <w:rPr>
                <w:rFonts w:ascii="TH SarabunPSK" w:eastAsia="Times New Roman" w:hAnsi="TH SarabunPSK" w:cs="TH SarabunPSK"/>
                <w:b/>
                <w:bCs/>
                <w:color w:val="000000" w:themeColor="text1"/>
                <w:sz w:val="32"/>
                <w:szCs w:val="32"/>
                <w:u w:val="single"/>
                <w:cs/>
              </w:rPr>
            </w:pPr>
            <w:r w:rsidRPr="00FC6D9B">
              <w:rPr>
                <w:rFonts w:ascii="TH SarabunPSK" w:eastAsia="Times New Roman" w:hAnsi="TH SarabunPSK" w:cs="TH SarabunPSK"/>
                <w:b/>
                <w:bCs/>
                <w:color w:val="000000" w:themeColor="text1"/>
                <w:sz w:val="32"/>
                <w:szCs w:val="32"/>
                <w:u w:val="single"/>
                <w:cs/>
              </w:rPr>
              <w:t>ลดอัตราการเสียชีวิตของโรคที่เกิดจากอุบัติเหตุที่สำคัญและมีความรุนแรง</w:t>
            </w:r>
          </w:p>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 xml:space="preserve">อัตราตายของผู้ป่วย </w:t>
            </w:r>
            <w:r w:rsidRPr="00FC6D9B">
              <w:rPr>
                <w:rFonts w:ascii="TH SarabunPSK" w:eastAsia="Times New Roman" w:hAnsi="TH SarabunPSK" w:cs="TH SarabunPSK"/>
                <w:color w:val="000000" w:themeColor="text1"/>
                <w:sz w:val="32"/>
                <w:szCs w:val="32"/>
              </w:rPr>
              <w:t>PS score &gt;0</w:t>
            </w:r>
            <w:r w:rsidRPr="00FC6D9B">
              <w:rPr>
                <w:rFonts w:ascii="TH SarabunPSK" w:eastAsia="Times New Roman" w:hAnsi="TH SarabunPSK" w:cs="TH SarabunPSK"/>
                <w:color w:val="000000" w:themeColor="text1"/>
                <w:sz w:val="32"/>
                <w:szCs w:val="32"/>
                <w:cs/>
              </w:rPr>
              <w:t>.</w:t>
            </w:r>
            <w:r w:rsidRPr="00FC6D9B">
              <w:rPr>
                <w:rFonts w:ascii="TH SarabunPSK" w:eastAsia="Times New Roman" w:hAnsi="TH SarabunPSK" w:cs="TH SarabunPSK"/>
                <w:color w:val="000000" w:themeColor="text1"/>
                <w:sz w:val="32"/>
                <w:szCs w:val="32"/>
              </w:rPr>
              <w:t xml:space="preserve">75 </w:t>
            </w:r>
            <w:r w:rsidRPr="00FC6D9B">
              <w:rPr>
                <w:rFonts w:ascii="TH SarabunPSK" w:eastAsia="Times New Roman" w:hAnsi="TH SarabunPSK" w:cs="TH SarabunPSK"/>
                <w:color w:val="000000" w:themeColor="text1"/>
                <w:sz w:val="32"/>
                <w:szCs w:val="32"/>
                <w:cs/>
              </w:rPr>
              <w:t xml:space="preserve">ในโรงพยาบาลทุกระดับ และได้รับการทำ </w:t>
            </w:r>
            <w:r w:rsidRPr="00FC6D9B">
              <w:rPr>
                <w:rFonts w:ascii="TH SarabunPSK" w:eastAsia="Times New Roman" w:hAnsi="TH SarabunPSK" w:cs="TH SarabunPSK"/>
                <w:color w:val="000000" w:themeColor="text1"/>
                <w:sz w:val="32"/>
                <w:szCs w:val="32"/>
              </w:rPr>
              <w:t xml:space="preserve">root cause analysis </w:t>
            </w:r>
            <w:r w:rsidRPr="00FC6D9B">
              <w:rPr>
                <w:rFonts w:ascii="TH SarabunPSK" w:eastAsia="Times New Roman" w:hAnsi="TH SarabunPSK" w:cs="TH SarabunPSK"/>
                <w:color w:val="000000" w:themeColor="text1"/>
                <w:sz w:val="32"/>
                <w:szCs w:val="32"/>
                <w:cs/>
              </w:rPr>
              <w:t xml:space="preserve">ไม่ต่ำกว่าร้อยละ </w:t>
            </w:r>
            <w:r w:rsidRPr="00FC6D9B">
              <w:rPr>
                <w:rFonts w:ascii="TH SarabunPSK" w:eastAsia="Times New Roman" w:hAnsi="TH SarabunPSK" w:cs="TH SarabunPSK"/>
                <w:color w:val="000000" w:themeColor="text1"/>
                <w:sz w:val="32"/>
                <w:szCs w:val="32"/>
              </w:rPr>
              <w:t>100</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w:t>
            </w:r>
            <w:r w:rsidRPr="00FC6D9B">
              <w:rPr>
                <w:rFonts w:ascii="TH SarabunPSK" w:eastAsia="Times New Roman" w:hAnsi="TH SarabunPSK" w:cs="TH SarabunPSK"/>
                <w:color w:val="000000" w:themeColor="text1"/>
                <w:sz w:val="32"/>
                <w:szCs w:val="32"/>
                <w:cs/>
              </w:rPr>
              <w:t>อัตราตายผู้ป่วยบาดเจ็บรุนแรงต่อสมอง (</w:t>
            </w:r>
            <w:r w:rsidRPr="00FC6D9B">
              <w:rPr>
                <w:rFonts w:ascii="TH SarabunPSK" w:eastAsia="Times New Roman" w:hAnsi="TH SarabunPSK" w:cs="TH SarabunPSK"/>
                <w:color w:val="000000" w:themeColor="text1"/>
                <w:sz w:val="32"/>
                <w:szCs w:val="32"/>
              </w:rPr>
              <w:t>mortality rate of severe traumatic brain injury</w:t>
            </w:r>
            <w:r w:rsidRPr="00FC6D9B">
              <w:rPr>
                <w:rFonts w:ascii="TH SarabunPSK" w:eastAsia="Times New Roman" w:hAnsi="TH SarabunPSK" w:cs="TH SarabunPSK"/>
                <w:color w:val="000000" w:themeColor="text1"/>
                <w:sz w:val="32"/>
                <w:szCs w:val="32"/>
                <w:cs/>
              </w:rPr>
              <w:t>)</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รหัส </w:t>
            </w:r>
            <w:r w:rsidRPr="00FC6D9B">
              <w:rPr>
                <w:rFonts w:ascii="TH SarabunPSK" w:hAnsi="TH SarabunPSK" w:cs="TH SarabunPSK"/>
                <w:color w:val="000000" w:themeColor="text1"/>
                <w:sz w:val="32"/>
                <w:szCs w:val="32"/>
              </w:rPr>
              <w:t>ICD S 06.1 – S 06.9)</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ตัวชี้วัดรอง ตัวที่ 3</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eastAsia="Times New Roman" w:hAnsi="TH SarabunPSK" w:cs="TH SarabunPSK"/>
                <w:b/>
                <w:bCs/>
                <w:color w:val="000000" w:themeColor="text1"/>
                <w:sz w:val="32"/>
                <w:szCs w:val="32"/>
                <w:u w:val="single"/>
              </w:rPr>
            </w:pPr>
            <w:r w:rsidRPr="00FC6D9B">
              <w:rPr>
                <w:rFonts w:ascii="TH SarabunPSK" w:eastAsia="Times New Roman" w:hAnsi="TH SarabunPSK" w:cs="TH SarabunPSK"/>
                <w:b/>
                <w:bCs/>
                <w:color w:val="000000" w:themeColor="text1"/>
                <w:sz w:val="32"/>
                <w:szCs w:val="32"/>
                <w:u w:val="single"/>
                <w:cs/>
              </w:rPr>
              <w:t>เพิ่มประสิทธิภาพและมาตรฐานของระบบการแพทย์ฉุกเฉิน</w:t>
            </w:r>
          </w:p>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3.1 อัตราของ </w:t>
            </w:r>
            <w:r w:rsidRPr="00FC6D9B">
              <w:rPr>
                <w:rFonts w:ascii="TH SarabunPSK" w:eastAsia="Times New Roman" w:hAnsi="TH SarabunPSK" w:cs="TH SarabunPSK"/>
                <w:color w:val="000000" w:themeColor="text1"/>
                <w:sz w:val="32"/>
                <w:szCs w:val="32"/>
              </w:rPr>
              <w:t>TEA unit</w:t>
            </w:r>
            <w:r w:rsidRPr="00FC6D9B">
              <w:rPr>
                <w:rFonts w:ascii="TH SarabunPSK" w:eastAsia="Times New Roman" w:hAnsi="TH SarabunPSK" w:cs="TH SarabunPSK"/>
                <w:color w:val="000000" w:themeColor="text1"/>
                <w:sz w:val="32"/>
                <w:szCs w:val="32"/>
                <w:cs/>
              </w:rPr>
              <w:t xml:space="preserve">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ที่ผ่านเกณฑ์ประเมินคุณภาพ ไม่ต่ำกว่าร้อยละ </w:t>
            </w:r>
            <w:r w:rsidRPr="00FC6D9B">
              <w:rPr>
                <w:rFonts w:ascii="TH SarabunPSK" w:eastAsia="Times New Roman" w:hAnsi="TH SarabunPSK" w:cs="TH SarabunPSK"/>
                <w:color w:val="000000" w:themeColor="text1"/>
                <w:sz w:val="32"/>
                <w:szCs w:val="32"/>
              </w:rPr>
              <w:t>80</w:t>
            </w:r>
          </w:p>
          <w:p w:rsidR="004B2A71" w:rsidRPr="00FC6D9B" w:rsidRDefault="004B2A71" w:rsidP="004B2A71">
            <w:pPr>
              <w:contextualSpacing/>
              <w:jc w:val="thaiDistribute"/>
              <w:rPr>
                <w:rFonts w:ascii="TH SarabunPSK" w:eastAsia="Times New Roman" w:hAnsi="TH SarabunPSK" w:cs="TH SarabunPSK"/>
                <w:color w:val="000000" w:themeColor="text1"/>
                <w:sz w:val="32"/>
                <w:szCs w:val="32"/>
                <w:cs/>
              </w:rPr>
            </w:pPr>
            <w:r w:rsidRPr="00FC6D9B">
              <w:rPr>
                <w:rFonts w:ascii="TH SarabunPSK" w:eastAsia="Times New Roman" w:hAnsi="TH SarabunPSK" w:cs="TH SarabunPSK"/>
                <w:color w:val="000000" w:themeColor="text1"/>
                <w:sz w:val="32"/>
                <w:szCs w:val="32"/>
                <w:cs/>
              </w:rPr>
              <w:t xml:space="preserve">3.2 อัตราของโรงพยาบาลระดับ </w:t>
            </w:r>
            <w:r w:rsidRPr="00FC6D9B">
              <w:rPr>
                <w:rFonts w:ascii="TH SarabunPSK" w:eastAsia="Times New Roman" w:hAnsi="TH SarabunPSK" w:cs="TH SarabunPSK"/>
                <w:color w:val="000000" w:themeColor="text1"/>
                <w:sz w:val="32"/>
                <w:szCs w:val="32"/>
              </w:rPr>
              <w:t xml:space="preserve">F2 </w:t>
            </w:r>
            <w:r w:rsidRPr="00FC6D9B">
              <w:rPr>
                <w:rFonts w:ascii="TH SarabunPSK" w:eastAsia="Times New Roman" w:hAnsi="TH SarabunPSK" w:cs="TH SarabunPSK"/>
                <w:color w:val="000000" w:themeColor="text1"/>
                <w:sz w:val="32"/>
                <w:szCs w:val="32"/>
                <w:cs/>
              </w:rPr>
              <w:t xml:space="preserve">ขึ้นไปที่ผ่านเกณฑ์ประเมิน </w:t>
            </w:r>
            <w:r w:rsidRPr="00FC6D9B">
              <w:rPr>
                <w:rFonts w:ascii="TH SarabunPSK" w:eastAsia="Times New Roman" w:hAnsi="TH SarabunPSK" w:cs="TH SarabunPSK"/>
                <w:color w:val="000000" w:themeColor="text1"/>
                <w:sz w:val="32"/>
                <w:szCs w:val="32"/>
              </w:rPr>
              <w:t xml:space="preserve">ECS </w:t>
            </w:r>
            <w:r w:rsidRPr="00FC6D9B">
              <w:rPr>
                <w:rFonts w:ascii="TH SarabunPSK" w:eastAsia="Times New Roman" w:hAnsi="TH SarabunPSK" w:cs="TH SarabunPSK"/>
                <w:color w:val="000000" w:themeColor="text1"/>
                <w:sz w:val="32"/>
                <w:szCs w:val="32"/>
                <w:cs/>
              </w:rPr>
              <w:t xml:space="preserve">คุณภาพ ไม่ต่ำกว่าร้อยละ </w:t>
            </w:r>
            <w:r w:rsidRPr="00FC6D9B">
              <w:rPr>
                <w:rFonts w:ascii="TH SarabunPSK" w:eastAsia="Times New Roman" w:hAnsi="TH SarabunPSK" w:cs="TH SarabunPSK"/>
                <w:color w:val="000000" w:themeColor="text1"/>
                <w:sz w:val="32"/>
                <w:szCs w:val="32"/>
              </w:rPr>
              <w:t>80</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t xml:space="preserve">ECS </w:t>
            </w:r>
            <w:r w:rsidRPr="00FC6D9B">
              <w:rPr>
                <w:rFonts w:ascii="TH SarabunPSK" w:hAnsi="TH SarabunPSK" w:cs="TH SarabunPSK"/>
                <w:b/>
                <w:bCs/>
                <w:color w:val="000000" w:themeColor="text1"/>
                <w:sz w:val="32"/>
                <w:szCs w:val="32"/>
                <w:cs/>
              </w:rPr>
              <w:t xml:space="preserve">: </w:t>
            </w:r>
            <w:r w:rsidRPr="00FC6D9B">
              <w:rPr>
                <w:rFonts w:ascii="TH SarabunPSK" w:hAnsi="TH SarabunPSK" w:cs="TH SarabunPSK"/>
                <w:b/>
                <w:bCs/>
                <w:color w:val="000000" w:themeColor="text1"/>
                <w:sz w:val="32"/>
                <w:szCs w:val="32"/>
              </w:rPr>
              <w:t xml:space="preserve">Emergency Care System </w:t>
            </w:r>
            <w:r w:rsidRPr="00FC6D9B">
              <w:rPr>
                <w:rFonts w:ascii="TH SarabunPSK" w:hAnsi="TH SarabunPSK" w:cs="TH SarabunPSK"/>
                <w:b/>
                <w:bCs/>
                <w:color w:val="000000" w:themeColor="text1"/>
                <w:sz w:val="32"/>
                <w:szCs w:val="32"/>
                <w:cs/>
              </w:rPr>
              <w:t>(ระบบการแพทย์ฉุกเฉินครบวงจรและระบบส่งต่อ)</w:t>
            </w:r>
            <w:r w:rsidRPr="00FC6D9B">
              <w:rPr>
                <w:rFonts w:ascii="TH SarabunPSK" w:hAnsi="TH SarabunPSK" w:cs="TH SarabunPSK"/>
                <w:b/>
                <w:bCs/>
                <w:color w:val="000000" w:themeColor="text1"/>
                <w:sz w:val="32"/>
                <w:szCs w:val="32"/>
                <w:cs/>
              </w:rPr>
              <w:br/>
              <w:t>หมายถึง</w:t>
            </w:r>
            <w:r w:rsidRPr="00FC6D9B">
              <w:rPr>
                <w:rFonts w:ascii="TH SarabunPSK" w:hAnsi="TH SarabunPSK" w:cs="TH SarabunPSK"/>
                <w:color w:val="000000" w:themeColor="text1"/>
                <w:sz w:val="32"/>
                <w:szCs w:val="32"/>
                <w:cs/>
              </w:rPr>
              <w:t xml:space="preserve"> ระบบการบริหารจัดการเพื่อให้ผู้เจ็บป่วยฉุกเฉินได้รับการดูแลรักษาที่มีคุณภาพและป้องกันภาวะทุพพลภาพ ที่อาจเกิดขึ้น ทั้งในภาวะปกติ และ ภาวะภัยสุขภาพประกอบด้วย การดูแลผู้ป่วยก่อนถึงโรงพยาบาล (</w:t>
            </w:r>
            <w:r w:rsidRPr="00FC6D9B">
              <w:rPr>
                <w:rFonts w:ascii="TH SarabunPSK" w:hAnsi="TH SarabunPSK" w:cs="TH SarabunPSK"/>
                <w:color w:val="000000" w:themeColor="text1"/>
                <w:sz w:val="32"/>
                <w:szCs w:val="32"/>
              </w:rPr>
              <w:t>EMS</w:t>
            </w:r>
            <w:r w:rsidRPr="00FC6D9B">
              <w:rPr>
                <w:rFonts w:ascii="TH SarabunPSK" w:hAnsi="TH SarabunPSK" w:cs="TH SarabunPSK"/>
                <w:color w:val="000000" w:themeColor="text1"/>
                <w:sz w:val="32"/>
                <w:szCs w:val="32"/>
                <w:cs/>
              </w:rPr>
              <w:t>) การดูแลในห้องฉุกเฉิน (</w:t>
            </w:r>
            <w:r w:rsidRPr="00FC6D9B">
              <w:rPr>
                <w:rFonts w:ascii="TH SarabunPSK" w:hAnsi="TH SarabunPSK" w:cs="TH SarabunPSK"/>
                <w:color w:val="000000" w:themeColor="text1"/>
                <w:sz w:val="32"/>
                <w:szCs w:val="32"/>
              </w:rPr>
              <w:t>ER</w:t>
            </w:r>
            <w:r w:rsidRPr="00FC6D9B">
              <w:rPr>
                <w:rFonts w:ascii="TH SarabunPSK" w:hAnsi="TH SarabunPSK" w:cs="TH SarabunPSK"/>
                <w:color w:val="000000" w:themeColor="text1"/>
                <w:sz w:val="32"/>
                <w:szCs w:val="32"/>
                <w:cs/>
              </w:rPr>
              <w:t>) การส่งต่อระหว่างสถานพยาบาล (</w:t>
            </w:r>
            <w:r w:rsidRPr="00FC6D9B">
              <w:rPr>
                <w:rFonts w:ascii="TH SarabunPSK" w:hAnsi="TH SarabunPSK" w:cs="TH SarabunPSK"/>
                <w:color w:val="000000" w:themeColor="text1"/>
                <w:sz w:val="32"/>
                <w:szCs w:val="32"/>
              </w:rPr>
              <w:t>Referral System</w:t>
            </w:r>
            <w:r w:rsidRPr="00FC6D9B">
              <w:rPr>
                <w:rFonts w:ascii="TH SarabunPSK" w:hAnsi="TH SarabunPSK" w:cs="TH SarabunPSK"/>
                <w:color w:val="000000" w:themeColor="text1"/>
                <w:sz w:val="32"/>
                <w:szCs w:val="32"/>
                <w:cs/>
              </w:rPr>
              <w:t>) การจัดการสาธารณภัยด้านการแพทย์และสาธารณสุข (</w:t>
            </w:r>
            <w:r w:rsidRPr="00FC6D9B">
              <w:rPr>
                <w:rFonts w:ascii="TH SarabunPSK" w:hAnsi="TH SarabunPSK" w:cs="TH SarabunPSK"/>
                <w:color w:val="000000" w:themeColor="text1"/>
                <w:sz w:val="32"/>
                <w:szCs w:val="32"/>
              </w:rPr>
              <w:t>Disaster</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แนวคิดการจัดบริการ </w:t>
            </w:r>
            <w:r w:rsidRPr="00FC6D9B">
              <w:rPr>
                <w:rFonts w:ascii="TH SarabunPSK" w:hAnsi="TH SarabunPSK" w:cs="TH SarabunPSK"/>
                <w:b/>
                <w:bCs/>
                <w:color w:val="000000" w:themeColor="text1"/>
                <w:sz w:val="32"/>
                <w:szCs w:val="32"/>
              </w:rPr>
              <w:t xml:space="preserve">ECS </w:t>
            </w:r>
            <w:r w:rsidRPr="00FC6D9B">
              <w:rPr>
                <w:rFonts w:ascii="TH SarabunPSK" w:hAnsi="TH SarabunPSK" w:cs="TH SarabunPSK"/>
                <w:b/>
                <w:bCs/>
                <w:color w:val="000000" w:themeColor="text1"/>
                <w:sz w:val="32"/>
                <w:szCs w:val="32"/>
                <w:cs/>
              </w:rPr>
              <w:t xml:space="preserve">คือ </w:t>
            </w:r>
            <w:r w:rsidRPr="00FC6D9B">
              <w:rPr>
                <w:rFonts w:ascii="TH SarabunPSK" w:hAnsi="TH SarabunPSK" w:cs="TH SarabunPSK"/>
                <w:color w:val="000000" w:themeColor="text1"/>
                <w:sz w:val="32"/>
                <w:szCs w:val="32"/>
                <w:cs/>
              </w:rPr>
              <w:t>การพัฒนา “</w:t>
            </w:r>
            <w:r w:rsidRPr="00FC6D9B">
              <w:rPr>
                <w:rFonts w:ascii="TH SarabunPSK" w:hAnsi="TH SarabunPSK" w:cs="TH SarabunPSK"/>
                <w:b/>
                <w:bCs/>
                <w:color w:val="000000" w:themeColor="text1"/>
                <w:sz w:val="32"/>
                <w:szCs w:val="32"/>
                <w:cs/>
              </w:rPr>
              <w:t>ห่วงโซ่คุณภาพ (</w:t>
            </w:r>
            <w:r w:rsidRPr="00FC6D9B">
              <w:rPr>
                <w:rFonts w:ascii="TH SarabunPSK" w:hAnsi="TH SarabunPSK" w:cs="TH SarabunPSK"/>
                <w:b/>
                <w:bCs/>
                <w:color w:val="000000" w:themeColor="text1"/>
                <w:sz w:val="32"/>
                <w:szCs w:val="32"/>
              </w:rPr>
              <w:t>Chain of Quality</w:t>
            </w:r>
            <w:r w:rsidRPr="00FC6D9B">
              <w:rPr>
                <w:rFonts w:ascii="TH SarabunPSK" w:hAnsi="TH SarabunPSK" w:cs="TH SarabunPSK"/>
                <w:b/>
                <w:bCs/>
                <w:color w:val="000000" w:themeColor="text1"/>
                <w:sz w:val="32"/>
                <w:szCs w:val="32"/>
                <w:cs/>
              </w:rPr>
              <w:t>)</w:t>
            </w:r>
            <w:r w:rsidRPr="00FC6D9B">
              <w:rPr>
                <w:rFonts w:ascii="TH SarabunPSK" w:hAnsi="TH SarabunPSK" w:cs="TH SarabunPSK"/>
                <w:color w:val="000000" w:themeColor="text1"/>
                <w:sz w:val="32"/>
                <w:szCs w:val="32"/>
                <w:cs/>
              </w:rPr>
              <w:t xml:space="preserve">” ได้แก่ </w:t>
            </w:r>
            <w:r w:rsidRPr="00FC6D9B">
              <w:rPr>
                <w:rFonts w:ascii="TH SarabunPSK" w:hAnsi="TH SarabunPSK" w:cs="TH SarabunPSK"/>
                <w:color w:val="000000" w:themeColor="text1"/>
                <w:sz w:val="32"/>
                <w:szCs w:val="32"/>
              </w:rPr>
              <w:t xml:space="preserve">EMS </w:t>
            </w:r>
            <w:r w:rsidRPr="00FC6D9B">
              <w:rPr>
                <w:rFonts w:ascii="TH SarabunPSK" w:hAnsi="TH SarabunPSK" w:cs="TH SarabunPSK"/>
                <w:color w:val="000000" w:themeColor="text1"/>
                <w:sz w:val="32"/>
                <w:szCs w:val="32"/>
                <w:cs/>
              </w:rPr>
              <w:t xml:space="preserve">คุณภาพ, </w:t>
            </w:r>
            <w:r w:rsidRPr="00FC6D9B">
              <w:rPr>
                <w:rFonts w:ascii="TH SarabunPSK" w:hAnsi="TH SarabunPSK" w:cs="TH SarabunPSK"/>
                <w:color w:val="000000" w:themeColor="text1"/>
                <w:sz w:val="32"/>
                <w:szCs w:val="32"/>
              </w:rPr>
              <w:t xml:space="preserve">ER </w:t>
            </w:r>
            <w:r w:rsidRPr="00FC6D9B">
              <w:rPr>
                <w:rFonts w:ascii="TH SarabunPSK" w:hAnsi="TH SarabunPSK" w:cs="TH SarabunPSK"/>
                <w:color w:val="000000" w:themeColor="text1"/>
                <w:sz w:val="32"/>
                <w:szCs w:val="32"/>
                <w:cs/>
              </w:rPr>
              <w:t xml:space="preserve">คุณภาพ, </w:t>
            </w:r>
            <w:r w:rsidRPr="00FC6D9B">
              <w:rPr>
                <w:rFonts w:ascii="TH SarabunPSK" w:hAnsi="TH SarabunPSK" w:cs="TH SarabunPSK"/>
                <w:color w:val="000000" w:themeColor="text1"/>
                <w:sz w:val="32"/>
                <w:szCs w:val="32"/>
              </w:rPr>
              <w:t xml:space="preserve">Refer </w:t>
            </w:r>
            <w:r w:rsidRPr="00FC6D9B">
              <w:rPr>
                <w:rFonts w:ascii="TH SarabunPSK" w:hAnsi="TH SarabunPSK" w:cs="TH SarabunPSK"/>
                <w:color w:val="000000" w:themeColor="text1"/>
                <w:sz w:val="32"/>
                <w:szCs w:val="32"/>
                <w:cs/>
              </w:rPr>
              <w:t xml:space="preserve">คุณภาพ และ </w:t>
            </w:r>
            <w:r w:rsidRPr="00FC6D9B">
              <w:rPr>
                <w:rFonts w:ascii="TH SarabunPSK" w:hAnsi="TH SarabunPSK" w:cs="TH SarabunPSK"/>
                <w:color w:val="000000" w:themeColor="text1"/>
                <w:sz w:val="32"/>
                <w:szCs w:val="32"/>
              </w:rPr>
              <w:t xml:space="preserve">Disaster </w:t>
            </w:r>
            <w:r w:rsidRPr="00FC6D9B">
              <w:rPr>
                <w:rFonts w:ascii="TH SarabunPSK" w:hAnsi="TH SarabunPSK" w:cs="TH SarabunPSK"/>
                <w:color w:val="000000" w:themeColor="text1"/>
                <w:sz w:val="32"/>
                <w:szCs w:val="32"/>
                <w:cs/>
              </w:rPr>
              <w:t xml:space="preserve">คุณภาพ เพื่อสร้าง </w:t>
            </w:r>
            <w:r w:rsidRPr="00FC6D9B">
              <w:rPr>
                <w:rFonts w:ascii="TH SarabunPSK" w:hAnsi="TH SarabunPSK" w:cs="TH SarabunPSK"/>
                <w:b/>
                <w:bCs/>
                <w:color w:val="000000" w:themeColor="text1"/>
                <w:sz w:val="32"/>
                <w:szCs w:val="32"/>
                <w:cs/>
              </w:rPr>
              <w:t>“ห่วงโซ่แห่งการรอดชีวิต (</w:t>
            </w:r>
            <w:r w:rsidRPr="00FC6D9B">
              <w:rPr>
                <w:rFonts w:ascii="TH SarabunPSK" w:hAnsi="TH SarabunPSK" w:cs="TH SarabunPSK"/>
                <w:b/>
                <w:bCs/>
                <w:color w:val="000000" w:themeColor="text1"/>
                <w:sz w:val="32"/>
                <w:szCs w:val="32"/>
              </w:rPr>
              <w:t>Chain of Survival</w:t>
            </w:r>
            <w:r w:rsidRPr="00FC6D9B">
              <w:rPr>
                <w:rFonts w:ascii="TH SarabunPSK" w:hAnsi="TH SarabunPSK" w:cs="TH SarabunPSK"/>
                <w:b/>
                <w:bCs/>
                <w:color w:val="000000" w:themeColor="text1"/>
                <w:sz w:val="32"/>
                <w:szCs w:val="32"/>
                <w:cs/>
              </w:rPr>
              <w:t>)”</w:t>
            </w:r>
            <w:r w:rsidRPr="00FC6D9B">
              <w:rPr>
                <w:rFonts w:ascii="TH SarabunPSK" w:hAnsi="TH SarabunPSK" w:cs="TH SarabunPSK"/>
                <w:color w:val="000000" w:themeColor="text1"/>
                <w:sz w:val="32"/>
                <w:szCs w:val="32"/>
                <w:cs/>
              </w:rPr>
              <w:t xml:space="preserve"> ของผู้เจ็บป่วยวิกฤตฉุกเฉิน โดยมีเป้าประสงค์ 1) เพิ่มการเข้าถึงบริการของผู้เจ็บป่วยวิกฤตฉุกเฉิน 2) ลดอัตราการเสียชีวิตและภาวะทุพพลภาพที่ป้องกันได้ (</w:t>
            </w:r>
            <w:r w:rsidRPr="00FC6D9B">
              <w:rPr>
                <w:rFonts w:ascii="TH SarabunPSK" w:hAnsi="TH SarabunPSK" w:cs="TH SarabunPSK"/>
                <w:color w:val="000000" w:themeColor="text1"/>
                <w:sz w:val="32"/>
                <w:szCs w:val="32"/>
              </w:rPr>
              <w:t>Preventable Death</w:t>
            </w:r>
            <w:r w:rsidRPr="00FC6D9B">
              <w:rPr>
                <w:rFonts w:ascii="TH SarabunPSK" w:hAnsi="TH SarabunPSK" w:cs="TH SarabunPSK"/>
                <w:color w:val="000000" w:themeColor="text1"/>
                <w:sz w:val="32"/>
                <w:szCs w:val="32"/>
                <w:cs/>
              </w:rPr>
              <w:t xml:space="preserve">) จากการเจ็บป่วยฉุกเฉิน                3) ระบบ </w:t>
            </w:r>
            <w:r w:rsidRPr="00FC6D9B">
              <w:rPr>
                <w:rFonts w:ascii="TH SarabunPSK" w:hAnsi="TH SarabunPSK" w:cs="TH SarabunPSK"/>
                <w:color w:val="000000" w:themeColor="text1"/>
                <w:sz w:val="32"/>
                <w:szCs w:val="32"/>
              </w:rPr>
              <w:t xml:space="preserve">ECS </w:t>
            </w:r>
            <w:r w:rsidRPr="00FC6D9B">
              <w:rPr>
                <w:rFonts w:ascii="TH SarabunPSK" w:hAnsi="TH SarabunPSK" w:cs="TH SarabunPSK"/>
                <w:color w:val="000000" w:themeColor="text1"/>
                <w:sz w:val="32"/>
                <w:szCs w:val="32"/>
                <w:cs/>
              </w:rPr>
              <w:t>ที่มีคุณภาพและมาตรฐาน</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การพัฒนา </w:t>
            </w:r>
            <w:r w:rsidRPr="00FC6D9B">
              <w:rPr>
                <w:rFonts w:ascii="TH SarabunPSK" w:hAnsi="TH SarabunPSK" w:cs="TH SarabunPSK"/>
                <w:b/>
                <w:bCs/>
                <w:color w:val="000000" w:themeColor="text1"/>
                <w:sz w:val="32"/>
                <w:szCs w:val="32"/>
              </w:rPr>
              <w:t xml:space="preserve">ECS </w:t>
            </w:r>
            <w:r w:rsidRPr="00FC6D9B">
              <w:rPr>
                <w:rFonts w:ascii="TH SarabunPSK" w:hAnsi="TH SarabunPSK" w:cs="TH SarabunPSK"/>
                <w:b/>
                <w:bCs/>
                <w:color w:val="000000" w:themeColor="text1"/>
                <w:sz w:val="32"/>
                <w:szCs w:val="32"/>
                <w:cs/>
              </w:rPr>
              <w:t xml:space="preserve">ในปี 2561-2565 จะมุ่งเน้นการพัฒนา </w:t>
            </w:r>
            <w:r w:rsidRPr="00FC6D9B">
              <w:rPr>
                <w:rFonts w:ascii="TH SarabunPSK" w:hAnsi="TH SarabunPSK" w:cs="TH SarabunPSK"/>
                <w:b/>
                <w:bCs/>
                <w:color w:val="000000" w:themeColor="text1"/>
                <w:sz w:val="32"/>
                <w:szCs w:val="32"/>
              </w:rPr>
              <w:t xml:space="preserve">ER </w:t>
            </w:r>
            <w:r w:rsidRPr="00FC6D9B">
              <w:rPr>
                <w:rFonts w:ascii="TH SarabunPSK" w:hAnsi="TH SarabunPSK" w:cs="TH SarabunPSK"/>
                <w:b/>
                <w:bCs/>
                <w:color w:val="000000" w:themeColor="text1"/>
                <w:sz w:val="32"/>
                <w:szCs w:val="32"/>
                <w:cs/>
              </w:rPr>
              <w:t>คุณภาพ</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“ผู้เจ็บป่วยวิกฤตฉุกเฉิน” หมายถึง</w:t>
            </w:r>
            <w:r w:rsidRPr="00FC6D9B">
              <w:rPr>
                <w:rFonts w:ascii="TH SarabunPSK" w:hAnsi="TH SarabunPSK" w:cs="TH SarabunPSK"/>
                <w:color w:val="000000" w:themeColor="text1"/>
                <w:sz w:val="32"/>
                <w:szCs w:val="32"/>
                <w:cs/>
              </w:rPr>
              <w:t xml:space="preserve"> ผู้มารับบริการ ณ ห้องฉุกเฉินและได้รับ</w:t>
            </w:r>
            <w:r w:rsidRPr="00FC6D9B">
              <w:rPr>
                <w:rFonts w:ascii="TH SarabunPSK" w:hAnsi="TH SarabunPSK" w:cs="TH SarabunPSK"/>
                <w:b/>
                <w:bCs/>
                <w:color w:val="000000" w:themeColor="text1"/>
                <w:sz w:val="32"/>
                <w:szCs w:val="32"/>
                <w:cs/>
              </w:rPr>
              <w:t xml:space="preserve">การคัดแยกเป็น </w:t>
            </w:r>
            <w:r w:rsidRPr="00FC6D9B">
              <w:rPr>
                <w:rFonts w:ascii="TH SarabunPSK" w:hAnsi="TH SarabunPSK" w:cs="TH SarabunPSK"/>
                <w:b/>
                <w:bCs/>
                <w:color w:val="000000" w:themeColor="text1"/>
                <w:sz w:val="32"/>
                <w:szCs w:val="32"/>
              </w:rPr>
              <w:t xml:space="preserve">Triage Level 1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“การเสียชีวิตภายใน 24 ชั่วโมง” หมายถึง</w:t>
            </w:r>
            <w:r w:rsidRPr="00FC6D9B">
              <w:rPr>
                <w:rFonts w:ascii="TH SarabunPSK" w:hAnsi="TH SarabunPSK" w:cs="TH SarabunPSK"/>
                <w:color w:val="000000" w:themeColor="text1"/>
                <w:sz w:val="32"/>
                <w:szCs w:val="32"/>
                <w:cs/>
              </w:rPr>
              <w:t xml:space="preserve"> นับจากเวลาที่ผู้ป่วยมาห้องฉุกเฉินถึงเวลาที่เสียชีวิต (</w:t>
            </w:r>
            <w:r w:rsidRPr="00FC6D9B">
              <w:rPr>
                <w:rFonts w:ascii="TH SarabunPSK" w:hAnsi="TH SarabunPSK" w:cs="TH SarabunPSK"/>
                <w:color w:val="000000" w:themeColor="text1"/>
                <w:sz w:val="32"/>
                <w:szCs w:val="32"/>
              </w:rPr>
              <w:t>Door to Death</w:t>
            </w:r>
            <w:r w:rsidRPr="00FC6D9B">
              <w:rPr>
                <w:rFonts w:ascii="TH SarabunPSK" w:hAnsi="TH SarabunPSK" w:cs="TH SarabunPSK"/>
                <w:color w:val="000000" w:themeColor="text1"/>
                <w:sz w:val="32"/>
                <w:szCs w:val="32"/>
                <w:cs/>
              </w:rPr>
              <w:t>) ภายใน 24 ชั่วโมง ซึ่งรวมถึงการเสียชีวิตในห้องฉุกเฉิน</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r w:rsidRPr="00FC6D9B">
              <w:rPr>
                <w:rFonts w:ascii="TH SarabunPSK" w:hAnsi="TH SarabunPSK" w:cs="TH SarabunPSK"/>
                <w:b/>
                <w:bCs/>
                <w:color w:val="000000" w:themeColor="text1"/>
                <w:sz w:val="32"/>
                <w:szCs w:val="32"/>
                <w:cs/>
              </w:rPr>
              <w:t>การบาดเจ็บต่อเนื้อสมอง (</w:t>
            </w:r>
            <w:r w:rsidRPr="00FC6D9B">
              <w:rPr>
                <w:rFonts w:ascii="TH SarabunPSK" w:hAnsi="TH SarabunPSK" w:cs="TH SarabunPSK"/>
                <w:b/>
                <w:bCs/>
                <w:color w:val="000000" w:themeColor="text1"/>
                <w:sz w:val="32"/>
                <w:szCs w:val="32"/>
              </w:rPr>
              <w:t>Severe traumatic brain injury) TBI</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หมายถึง การเปลี่ยนแปลงของ หน้าที่การทำ งานของสมอง หรือเกิดพยาธิสภาพของสมองจากแรงกระทำภายนอกทั้งนี้ไม่รวมบาดแผลบริเวณใบหน้า กระดูกใบหน้าแตก หรือบาดเจ็บภายนอกอื่นๆ</w:t>
            </w:r>
          </w:p>
        </w:tc>
      </w:tr>
      <w:tr w:rsidR="004B2A71" w:rsidRPr="00FC6D9B" w:rsidTr="004B2A71">
        <w:trPr>
          <w:trHeight w:val="1833"/>
        </w:trPr>
        <w:tc>
          <w:tcPr>
            <w:tcW w:w="10485"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lang w:val="en-GB"/>
              </w:rPr>
              <w:tab/>
              <w:t xml:space="preserve">อัตราการเสียชีวิตภายใน 24 ชั่วโมงของผู้เจ็บป่วยวิกฤตฉุกเฉิน 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 xml:space="preserve">จากห้องฉุกเฉินในโรงพยาบาลระดับ </w:t>
            </w:r>
            <w:r w:rsidRPr="00FC6D9B">
              <w:rPr>
                <w:rFonts w:ascii="TH SarabunPSK" w:hAnsi="TH SarabunPSK" w:cs="TH SarabunPSK"/>
                <w:color w:val="000000" w:themeColor="text1"/>
                <w:sz w:val="32"/>
                <w:szCs w:val="32"/>
              </w:rPr>
              <w:t>A, S, M1</w:t>
            </w:r>
            <w:r w:rsidRPr="00FC6D9B">
              <w:rPr>
                <w:rFonts w:ascii="TH SarabunPSK" w:hAnsi="TH SarabunPSK" w:cs="TH SarabunPSK"/>
                <w:color w:val="000000" w:themeColor="text1"/>
                <w:sz w:val="32"/>
                <w:szCs w:val="32"/>
                <w:cs/>
              </w:rPr>
              <w:t xml:space="preserve"> น้อยกว่าร้อยละ 1</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*โรงพยาบาลชลบุรีร้อยละ 14.7, โรงพยาบาลเจ้าพระยาอภัยภูเบศรร้อยละ 12.8</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1</w:t>
                  </w:r>
                  <w:r w:rsidRPr="00FC6D9B">
                    <w:rPr>
                      <w:rFonts w:ascii="TH SarabunPSK" w:hAnsi="TH SarabunPSK" w:cs="TH SarabunPSK"/>
                      <w:color w:val="000000" w:themeColor="text1"/>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rPr>
                  </w:pPr>
                </w:p>
              </w:tc>
            </w:tr>
          </w:tbl>
          <w:p w:rsidR="004B2A71" w:rsidRPr="00FC6D9B" w:rsidRDefault="004B2A71" w:rsidP="004B2A71">
            <w:pPr>
              <w:contextualSpacing/>
              <w:rPr>
                <w:rFonts w:ascii="TH SarabunPSK" w:hAnsi="TH SarabunPSK" w:cs="TH SarabunPSK"/>
                <w:color w:val="000000" w:themeColor="text1"/>
                <w:sz w:val="32"/>
                <w:szCs w:val="32"/>
                <w:lang w:val="en-GB"/>
              </w:rPr>
            </w:pPr>
          </w:p>
        </w:tc>
      </w:tr>
      <w:tr w:rsidR="004B2A71" w:rsidRPr="00FC6D9B" w:rsidTr="004B2A71">
        <w:trPr>
          <w:trHeight w:val="2964"/>
        </w:trPr>
        <w:tc>
          <w:tcPr>
            <w:tcW w:w="10485"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เกณฑ์เป้าหมาย ตัวชี้วัดรอง ตัวที่ 1</w:t>
            </w:r>
          </w:p>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1.1 อัตราของผู้ป่วย </w:t>
            </w:r>
            <w:r w:rsidRPr="00FC6D9B">
              <w:rPr>
                <w:rFonts w:ascii="TH SarabunPSK" w:eastAsia="Times New Roman" w:hAnsi="TH SarabunPSK" w:cs="TH SarabunPSK"/>
                <w:color w:val="000000" w:themeColor="text1"/>
                <w:sz w:val="32"/>
                <w:szCs w:val="32"/>
              </w:rPr>
              <w:t xml:space="preserve">trauma triage level 1 </w:t>
            </w:r>
            <w:r w:rsidRPr="00FC6D9B">
              <w:rPr>
                <w:rFonts w:ascii="TH SarabunPSK" w:eastAsia="Times New Roman" w:hAnsi="TH SarabunPSK" w:cs="TH SarabunPSK"/>
                <w:color w:val="000000" w:themeColor="text1"/>
                <w:sz w:val="32"/>
                <w:szCs w:val="32"/>
                <w:cs/>
              </w:rPr>
              <w:t xml:space="preserve">และมีข้อบ่งชี้ในการผ่าตัด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สามารถเข้าห้องผ่าตัดได้ภายใน </w:t>
            </w:r>
            <w:r w:rsidRPr="00FC6D9B">
              <w:rPr>
                <w:rFonts w:ascii="TH SarabunPSK" w:eastAsia="Times New Roman" w:hAnsi="TH SarabunPSK" w:cs="TH SarabunPSK"/>
                <w:color w:val="000000" w:themeColor="text1"/>
                <w:sz w:val="32"/>
                <w:szCs w:val="32"/>
              </w:rPr>
              <w:t xml:space="preserve">60 </w:t>
            </w:r>
            <w:r w:rsidRPr="00FC6D9B">
              <w:rPr>
                <w:rFonts w:ascii="TH SarabunPSK" w:eastAsia="Times New Roman" w:hAnsi="TH SarabunPSK" w:cs="TH SarabunPSK"/>
                <w:color w:val="000000" w:themeColor="text1"/>
                <w:sz w:val="32"/>
                <w:szCs w:val="32"/>
                <w:cs/>
              </w:rPr>
              <w:t xml:space="preserve">นาที ไม่ต่ำกว่าร้อยละ </w:t>
            </w:r>
            <w:r w:rsidRPr="00FC6D9B">
              <w:rPr>
                <w:rFonts w:ascii="TH SarabunPSK" w:eastAsia="Times New Roman" w:hAnsi="TH SarabunPSK" w:cs="TH SarabunPSK"/>
                <w:color w:val="000000" w:themeColor="text1"/>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80</w:t>
                  </w:r>
                </w:p>
              </w:tc>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w:t>
                  </w:r>
                </w:p>
              </w:tc>
              <w:tc>
                <w:tcPr>
                  <w:tcW w:w="2835" w:type="dxa"/>
                  <w:vAlign w:val="center"/>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w:t>
                  </w:r>
                </w:p>
              </w:tc>
            </w:tr>
          </w:tbl>
          <w:p w:rsidR="004B2A71" w:rsidRPr="00FC6D9B" w:rsidRDefault="004B2A71" w:rsidP="004B2A71">
            <w:pPr>
              <w:ind w:left="-39" w:firstLine="39"/>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1.2 อัตราของผู้ป่วย </w:t>
            </w:r>
            <w:r w:rsidRPr="00FC6D9B">
              <w:rPr>
                <w:rFonts w:ascii="TH SarabunPSK" w:eastAsia="Times New Roman" w:hAnsi="TH SarabunPSK" w:cs="TH SarabunPSK"/>
                <w:color w:val="000000" w:themeColor="text1"/>
                <w:sz w:val="32"/>
                <w:szCs w:val="32"/>
              </w:rPr>
              <w:t xml:space="preserve">triage level 1, 2 </w:t>
            </w:r>
            <w:r w:rsidRPr="00FC6D9B">
              <w:rPr>
                <w:rFonts w:ascii="TH SarabunPSK" w:eastAsia="Times New Roman" w:hAnsi="TH SarabunPSK" w:cs="TH SarabunPSK"/>
                <w:color w:val="000000" w:themeColor="text1"/>
                <w:sz w:val="32"/>
                <w:szCs w:val="32"/>
                <w:cs/>
              </w:rPr>
              <w:t xml:space="preserve">อยู่ในห้องฉุกเฉิน </w:t>
            </w:r>
            <w:r w:rsidRPr="00FC6D9B">
              <w:rPr>
                <w:rFonts w:ascii="TH SarabunPSK" w:eastAsia="Times New Roman" w:hAnsi="TH SarabunPSK" w:cs="TH SarabunPSK"/>
                <w:color w:val="000000" w:themeColor="text1"/>
                <w:sz w:val="32"/>
                <w:szCs w:val="32"/>
              </w:rPr>
              <w:t xml:space="preserve">&lt;2 </w:t>
            </w:r>
            <w:r w:rsidRPr="00FC6D9B">
              <w:rPr>
                <w:rFonts w:ascii="TH SarabunPSK" w:eastAsia="Times New Roman" w:hAnsi="TH SarabunPSK" w:cs="TH SarabunPSK"/>
                <w:color w:val="000000" w:themeColor="text1"/>
                <w:sz w:val="32"/>
                <w:szCs w:val="32"/>
                <w:cs/>
              </w:rPr>
              <w:t xml:space="preserve">ชม.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ไม่ต่ำกว่าร้อยละ </w:t>
            </w:r>
            <w:r w:rsidRPr="00FC6D9B">
              <w:rPr>
                <w:rFonts w:ascii="TH SarabunPSK" w:eastAsia="Times New Roman" w:hAnsi="TH SarabunPSK" w:cs="TH SarabunPSK"/>
                <w:color w:val="000000" w:themeColor="text1"/>
                <w:sz w:val="32"/>
                <w:szCs w:val="32"/>
              </w:rPr>
              <w:t>60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60</w:t>
                  </w:r>
                </w:p>
              </w:tc>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w:t>
                  </w:r>
                </w:p>
              </w:tc>
              <w:tc>
                <w:tcPr>
                  <w:tcW w:w="283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rPr>
          <w:trHeight w:val="2680"/>
        </w:trPr>
        <w:tc>
          <w:tcPr>
            <w:tcW w:w="10485"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เกณฑ์เป้าหมาย ตัวชี้วัดรอง ตัวที่ 2</w:t>
            </w:r>
          </w:p>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 xml:space="preserve">อัตราตายของผู้ป่วย </w:t>
            </w:r>
            <w:r w:rsidRPr="00FC6D9B">
              <w:rPr>
                <w:rFonts w:ascii="TH SarabunPSK" w:eastAsia="Times New Roman" w:hAnsi="TH SarabunPSK" w:cs="TH SarabunPSK"/>
                <w:color w:val="000000" w:themeColor="text1"/>
                <w:sz w:val="32"/>
                <w:szCs w:val="32"/>
              </w:rPr>
              <w:t>PS score &gt;0</w:t>
            </w:r>
            <w:r w:rsidRPr="00FC6D9B">
              <w:rPr>
                <w:rFonts w:ascii="TH SarabunPSK" w:eastAsia="Times New Roman" w:hAnsi="TH SarabunPSK" w:cs="TH SarabunPSK"/>
                <w:color w:val="000000" w:themeColor="text1"/>
                <w:sz w:val="32"/>
                <w:szCs w:val="32"/>
                <w:cs/>
              </w:rPr>
              <w:t>.</w:t>
            </w:r>
            <w:r w:rsidRPr="00FC6D9B">
              <w:rPr>
                <w:rFonts w:ascii="TH SarabunPSK" w:eastAsia="Times New Roman" w:hAnsi="TH SarabunPSK" w:cs="TH SarabunPSK"/>
                <w:color w:val="000000" w:themeColor="text1"/>
                <w:sz w:val="32"/>
                <w:szCs w:val="32"/>
              </w:rPr>
              <w:t xml:space="preserve">75 </w:t>
            </w:r>
            <w:r w:rsidRPr="00FC6D9B">
              <w:rPr>
                <w:rFonts w:ascii="TH SarabunPSK" w:eastAsia="Times New Roman" w:hAnsi="TH SarabunPSK" w:cs="TH SarabunPSK"/>
                <w:color w:val="000000" w:themeColor="text1"/>
                <w:sz w:val="32"/>
                <w:szCs w:val="32"/>
                <w:cs/>
              </w:rPr>
              <w:t xml:space="preserve">ในโรงพยาบาลทุกระดับ และได้รับการทำ </w:t>
            </w:r>
            <w:r w:rsidRPr="00FC6D9B">
              <w:rPr>
                <w:rFonts w:ascii="TH SarabunPSK" w:eastAsia="Times New Roman" w:hAnsi="TH SarabunPSK" w:cs="TH SarabunPSK"/>
                <w:color w:val="000000" w:themeColor="text1"/>
                <w:sz w:val="32"/>
                <w:szCs w:val="32"/>
              </w:rPr>
              <w:t xml:space="preserve">root cause analysis </w:t>
            </w:r>
            <w:r w:rsidRPr="00FC6D9B">
              <w:rPr>
                <w:rFonts w:ascii="TH SarabunPSK" w:eastAsia="Times New Roman" w:hAnsi="TH SarabunPSK" w:cs="TH SarabunPSK"/>
                <w:color w:val="000000" w:themeColor="text1"/>
                <w:sz w:val="32"/>
                <w:szCs w:val="32"/>
                <w:cs/>
              </w:rPr>
              <w:t xml:space="preserve">ไม่ต่ำกว่าร้อยละ </w:t>
            </w:r>
            <w:r w:rsidRPr="00FC6D9B">
              <w:rPr>
                <w:rFonts w:ascii="TH SarabunPSK" w:eastAsia="Times New Roman" w:hAnsi="TH SarabunPSK" w:cs="TH SarabunPSK"/>
                <w:color w:val="000000" w:themeColor="text1"/>
                <w:sz w:val="32"/>
                <w:szCs w:val="32"/>
              </w:rPr>
              <w:t>100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100</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pacing w:val="4"/>
                <w:sz w:val="32"/>
                <w:szCs w:val="32"/>
                <w:cs/>
              </w:rPr>
              <w:t>อัตราตายผู้ป่วยบาดเจ็บรุนแรงต่อสมอง (</w:t>
            </w:r>
            <w:r w:rsidRPr="00FC6D9B">
              <w:rPr>
                <w:rFonts w:ascii="TH SarabunPSK" w:hAnsi="TH SarabunPSK" w:cs="TH SarabunPSK"/>
                <w:color w:val="000000" w:themeColor="text1"/>
                <w:spacing w:val="4"/>
                <w:sz w:val="32"/>
                <w:szCs w:val="32"/>
              </w:rPr>
              <w:t>mortality rate of severe traumatic brain injury) (</w:t>
            </w:r>
            <w:r w:rsidRPr="00FC6D9B">
              <w:rPr>
                <w:rFonts w:ascii="TH SarabunPSK" w:hAnsi="TH SarabunPSK" w:cs="TH SarabunPSK"/>
                <w:color w:val="000000" w:themeColor="text1"/>
                <w:spacing w:val="4"/>
                <w:sz w:val="32"/>
                <w:szCs w:val="32"/>
                <w:cs/>
              </w:rPr>
              <w:t xml:space="preserve">รหัส </w:t>
            </w:r>
            <w:r w:rsidRPr="00FC6D9B">
              <w:rPr>
                <w:rFonts w:ascii="TH SarabunPSK" w:hAnsi="TH SarabunPSK" w:cs="TH SarabunPSK"/>
                <w:color w:val="000000" w:themeColor="text1"/>
                <w:spacing w:val="4"/>
                <w:sz w:val="32"/>
                <w:szCs w:val="32"/>
              </w:rPr>
              <w:t xml:space="preserve">ICD S </w:t>
            </w:r>
            <w:r w:rsidRPr="00FC6D9B">
              <w:rPr>
                <w:rFonts w:ascii="TH SarabunPSK" w:hAnsi="TH SarabunPSK" w:cs="TH SarabunPSK"/>
                <w:color w:val="000000" w:themeColor="text1"/>
                <w:spacing w:val="4"/>
                <w:sz w:val="32"/>
                <w:szCs w:val="32"/>
                <w:cs/>
              </w:rPr>
              <w:t xml:space="preserve">06.1 </w:t>
            </w:r>
            <w:r w:rsidRPr="00FC6D9B">
              <w:rPr>
                <w:rFonts w:ascii="TH SarabunPSK" w:hAnsi="TH SarabunPSK" w:cs="TH SarabunPSK"/>
                <w:color w:val="000000" w:themeColor="text1"/>
                <w:spacing w:val="4"/>
                <w:sz w:val="32"/>
                <w:szCs w:val="32"/>
              </w:rPr>
              <w:t xml:space="preserve">– S </w:t>
            </w:r>
            <w:r w:rsidRPr="00FC6D9B">
              <w:rPr>
                <w:rFonts w:ascii="TH SarabunPSK" w:hAnsi="TH SarabunPSK" w:cs="TH SarabunPSK"/>
                <w:color w:val="000000" w:themeColor="text1"/>
                <w:spacing w:val="4"/>
                <w:sz w:val="32"/>
                <w:szCs w:val="32"/>
                <w:cs/>
              </w:rPr>
              <w:t>06.9)</w:t>
            </w:r>
            <w:r w:rsidRPr="00FC6D9B">
              <w:rPr>
                <w:rFonts w:ascii="TH SarabunPSK" w:eastAsia="Times New Roman" w:hAnsi="TH SarabunPSK" w:cs="TH SarabunPSK"/>
                <w:color w:val="000000" w:themeColor="text1"/>
                <w:sz w:val="32"/>
                <w:szCs w:val="32"/>
                <w:cs/>
              </w:rPr>
              <w:t xml:space="preserve">    ไม่เกินร้อยละ </w:t>
            </w:r>
            <w:r w:rsidRPr="00FC6D9B">
              <w:rPr>
                <w:rFonts w:ascii="TH SarabunPSK" w:eastAsia="Times New Roman" w:hAnsi="TH SarabunPSK" w:cs="TH SarabunPSK"/>
                <w:color w:val="000000" w:themeColor="text1"/>
                <w:sz w:val="32"/>
                <w:szCs w:val="32"/>
              </w:rPr>
              <w:t>45</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45</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rPr>
          <w:trHeight w:val="2407"/>
        </w:trPr>
        <w:tc>
          <w:tcPr>
            <w:tcW w:w="10485"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เกณฑ์เป้าหมาย ตัวชี้วัดรอง ตัวที่ 3</w:t>
            </w:r>
          </w:p>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3.1 อัตราของ </w:t>
            </w:r>
            <w:r w:rsidRPr="00FC6D9B">
              <w:rPr>
                <w:rFonts w:ascii="TH SarabunPSK" w:eastAsia="Times New Roman" w:hAnsi="TH SarabunPSK" w:cs="TH SarabunPSK"/>
                <w:color w:val="000000" w:themeColor="text1"/>
                <w:sz w:val="32"/>
                <w:szCs w:val="32"/>
              </w:rPr>
              <w:t>TEA unit</w:t>
            </w:r>
            <w:r w:rsidRPr="00FC6D9B">
              <w:rPr>
                <w:rFonts w:ascii="TH SarabunPSK" w:eastAsia="Times New Roman" w:hAnsi="TH SarabunPSK" w:cs="TH SarabunPSK"/>
                <w:color w:val="000000" w:themeColor="text1"/>
                <w:sz w:val="32"/>
                <w:szCs w:val="32"/>
                <w:cs/>
              </w:rPr>
              <w:t xml:space="preserve">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ที่ผ่านเกณฑ์ประเมินคุณภาพ ไม่ต่ำกว่าร้อยละ </w:t>
            </w:r>
            <w:r w:rsidRPr="00FC6D9B">
              <w:rPr>
                <w:rFonts w:ascii="TH SarabunPSK" w:eastAsia="Times New Roman" w:hAnsi="TH SarabunPSK" w:cs="TH SarabunPSK"/>
                <w:color w:val="000000" w:themeColor="text1"/>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80</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r>
          </w:tbl>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3.2 อัตราของโรงพยาบาลระดับ </w:t>
            </w:r>
            <w:r w:rsidRPr="00FC6D9B">
              <w:rPr>
                <w:rFonts w:ascii="TH SarabunPSK" w:eastAsia="Times New Roman" w:hAnsi="TH SarabunPSK" w:cs="TH SarabunPSK"/>
                <w:color w:val="000000" w:themeColor="text1"/>
                <w:sz w:val="32"/>
                <w:szCs w:val="32"/>
              </w:rPr>
              <w:t xml:space="preserve">F2 </w:t>
            </w:r>
            <w:r w:rsidRPr="00FC6D9B">
              <w:rPr>
                <w:rFonts w:ascii="TH SarabunPSK" w:eastAsia="Times New Roman" w:hAnsi="TH SarabunPSK" w:cs="TH SarabunPSK"/>
                <w:color w:val="000000" w:themeColor="text1"/>
                <w:sz w:val="32"/>
                <w:szCs w:val="32"/>
                <w:cs/>
              </w:rPr>
              <w:t xml:space="preserve">ขึ้นไปที่ผ่านเกณฑ์ประเมิน </w:t>
            </w:r>
            <w:r w:rsidRPr="00FC6D9B">
              <w:rPr>
                <w:rFonts w:ascii="TH SarabunPSK" w:eastAsia="Times New Roman" w:hAnsi="TH SarabunPSK" w:cs="TH SarabunPSK"/>
                <w:color w:val="000000" w:themeColor="text1"/>
                <w:sz w:val="32"/>
                <w:szCs w:val="32"/>
              </w:rPr>
              <w:t xml:space="preserve">ECS </w:t>
            </w:r>
            <w:r w:rsidRPr="00FC6D9B">
              <w:rPr>
                <w:rFonts w:ascii="TH SarabunPSK" w:eastAsia="Times New Roman" w:hAnsi="TH SarabunPSK" w:cs="TH SarabunPSK"/>
                <w:color w:val="000000" w:themeColor="text1"/>
                <w:sz w:val="32"/>
                <w:szCs w:val="32"/>
                <w:cs/>
              </w:rPr>
              <w:t xml:space="preserve">คุณภาพ ไม่ต่ำกว่าร้อยละ </w:t>
            </w:r>
            <w:r w:rsidRPr="00FC6D9B">
              <w:rPr>
                <w:rFonts w:ascii="TH SarabunPSK" w:eastAsia="Times New Roman" w:hAnsi="TH SarabunPSK" w:cs="TH SarabunPSK"/>
                <w:color w:val="000000" w:themeColor="text1"/>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2835"/>
            </w:tblGrid>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ร้อยละ </w:t>
                  </w:r>
                  <w:r w:rsidRPr="00FC6D9B">
                    <w:rPr>
                      <w:rFonts w:ascii="TH SarabunPSK" w:eastAsia="Times New Roman" w:hAnsi="TH SarabunPSK" w:cs="TH SarabunPSK"/>
                      <w:color w:val="000000" w:themeColor="text1"/>
                      <w:sz w:val="32"/>
                      <w:szCs w:val="32"/>
                    </w:rPr>
                    <w:t>80</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c>
                <w:tcPr>
                  <w:tcW w:w="2835" w:type="dxa"/>
                </w:tcPr>
                <w:p w:rsidR="004B2A71" w:rsidRPr="00FC6D9B" w:rsidRDefault="004B2A71" w:rsidP="004B2A71">
                  <w:pPr>
                    <w:contextualSpacing/>
                    <w:jc w:val="center"/>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t>เพื่อพัฒนาระบบรักษาพยาบาลฉุกเฉิน อย่างครบวงจร  เพื่อให้ผู้เจ็บป่วยฉุกเฉิน</w:t>
            </w:r>
            <w:r w:rsidRPr="00FC6D9B">
              <w:rPr>
                <w:rFonts w:ascii="TH SarabunPSK" w:hAnsi="TH SarabunPSK" w:cs="TH SarabunPSK"/>
                <w:color w:val="000000" w:themeColor="text1"/>
                <w:sz w:val="32"/>
                <w:szCs w:val="32"/>
                <w:cs/>
              </w:rPr>
              <w:lastRenderedPageBreak/>
              <w:t xml:space="preserve">ได้รับการดูแลรักษาที่มีคุณภาพและป้องกันภาวะทุพพลภาพ ที่อาจเกิดขึ้น ทั้งในภาวะปกติ และ ภาวะภัยพิบัติ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ab/>
              <w:t xml:space="preserve">ในปี 2561-2565 จะมุ่งเน้นการพัฒนา </w:t>
            </w:r>
            <w:r w:rsidRPr="00FC6D9B">
              <w:rPr>
                <w:rFonts w:ascii="TH SarabunPSK" w:hAnsi="TH SarabunPSK" w:cs="TH SarabunPSK"/>
                <w:color w:val="000000" w:themeColor="text1"/>
                <w:sz w:val="32"/>
                <w:szCs w:val="32"/>
              </w:rPr>
              <w:t xml:space="preserve">ER </w:t>
            </w:r>
            <w:r w:rsidRPr="00FC6D9B">
              <w:rPr>
                <w:rFonts w:ascii="TH SarabunPSK" w:hAnsi="TH SarabunPSK" w:cs="TH SarabunPSK"/>
                <w:color w:val="000000" w:themeColor="text1"/>
                <w:sz w:val="32"/>
                <w:szCs w:val="32"/>
                <w:cs/>
              </w:rPr>
              <w:t>คุณภาพ คือ การจัดบริการและพัฒนาคุณภาพการรักษาเพื่อให้ผู้เจ็บป่วยวิกฤตฉุกเฉินได้รับบริการที่เท่าเทียม ทั่วถึง ทันเวลา ปลอดภัยและประทับใจ</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โรงพยาบาลในสังกัดกระทรวงสาธารณสุข ระดับ </w:t>
            </w:r>
            <w:r w:rsidRPr="00FC6D9B">
              <w:rPr>
                <w:rFonts w:ascii="TH SarabunPSK" w:hAnsi="TH SarabunPSK" w:cs="TH SarabunPSK"/>
                <w:color w:val="000000" w:themeColor="text1"/>
                <w:sz w:val="32"/>
                <w:szCs w:val="32"/>
              </w:rPr>
              <w:t>A, S, M1</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 ตัวชี้วัดรอง ตัวที่ 1</w:t>
            </w:r>
            <w:r w:rsidRPr="00FC6D9B">
              <w:rPr>
                <w:rFonts w:ascii="TH SarabunPSK" w:hAnsi="TH SarabunPSK" w:cs="TH SarabunPSK"/>
                <w:b/>
                <w:bCs/>
                <w:color w:val="000000" w:themeColor="text1"/>
                <w:sz w:val="32"/>
                <w:szCs w:val="32"/>
              </w:rPr>
              <w:t>, 2, 3</w:t>
            </w:r>
            <w:r w:rsidRPr="00FC6D9B">
              <w:rPr>
                <w:rFonts w:ascii="TH SarabunPSK" w:hAnsi="TH SarabunPSK" w:cs="TH SarabunPSK"/>
                <w:b/>
                <w:bCs/>
                <w:color w:val="000000" w:themeColor="text1"/>
                <w:sz w:val="32"/>
                <w:szCs w:val="32"/>
                <w:cs/>
              </w:rPr>
              <w:t xml:space="preserve"> (</w:t>
            </w: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1,1</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2, 2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1, 2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2, 3</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1, 3</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โรงพยาบาลในสังกัดกระทรวงสาธารณสุข ระดับ </w:t>
            </w:r>
            <w:r w:rsidRPr="00FC6D9B">
              <w:rPr>
                <w:rFonts w:ascii="TH SarabunPSK" w:hAnsi="TH SarabunPSK" w:cs="TH SarabunPSK"/>
                <w:color w:val="000000" w:themeColor="text1"/>
                <w:sz w:val="32"/>
                <w:szCs w:val="32"/>
              </w:rPr>
              <w:t>A, S, M1</w:t>
            </w:r>
            <w:r w:rsidRPr="00FC6D9B">
              <w:rPr>
                <w:rFonts w:ascii="TH SarabunPSK" w:hAnsi="TH SarabunPSK" w:cs="TH SarabunPSK"/>
                <w:color w:val="000000" w:themeColor="text1"/>
                <w:sz w:val="32"/>
                <w:szCs w:val="32"/>
                <w:shd w:val="clear" w:color="auto" w:fill="FFFF00"/>
                <w:cs/>
              </w:rPr>
              <w:t>,</w:t>
            </w:r>
            <w:r w:rsidRPr="00FC6D9B">
              <w:rPr>
                <w:rFonts w:ascii="TH SarabunPSK" w:hAnsi="TH SarabunPSK" w:cs="TH SarabunPSK"/>
                <w:color w:val="000000" w:themeColor="text1"/>
                <w:sz w:val="32"/>
                <w:szCs w:val="32"/>
                <w:shd w:val="clear" w:color="auto" w:fill="FFFF00"/>
              </w:rPr>
              <w:t xml:space="preserve"> F</w:t>
            </w:r>
            <w:r w:rsidRPr="00FC6D9B">
              <w:rPr>
                <w:rFonts w:ascii="TH SarabunPSK" w:hAnsi="TH SarabunPSK" w:cs="TH SarabunPSK"/>
                <w:color w:val="000000" w:themeColor="text1"/>
                <w:sz w:val="32"/>
                <w:szCs w:val="32"/>
                <w:shd w:val="clear" w:color="auto" w:fill="FFFF00"/>
                <w:cs/>
              </w:rPr>
              <w:t>2</w:t>
            </w:r>
            <w:r w:rsidRPr="00FC6D9B">
              <w:rPr>
                <w:rFonts w:ascii="TH SarabunPSK" w:eastAsia="Times New Roman" w:hAnsi="TH SarabunPSK" w:cs="TH SarabunPSK"/>
                <w:color w:val="000000" w:themeColor="text1"/>
                <w:sz w:val="32"/>
                <w:szCs w:val="32"/>
                <w:cs/>
              </w:rPr>
              <w:t>ขึ้นไป</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HDC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ผู้เจ็บป่วยเสียชีวิตจากแฟ้ม </w:t>
            </w:r>
            <w:r w:rsidRPr="00FC6D9B">
              <w:rPr>
                <w:rFonts w:ascii="TH SarabunPSK" w:hAnsi="TH SarabunPSK" w:cs="TH SarabunPSK"/>
                <w:color w:val="000000" w:themeColor="text1"/>
                <w:sz w:val="32"/>
                <w:szCs w:val="32"/>
              </w:rPr>
              <w:t xml:space="preserve">DEATH, SERVICE, ADMISSION </w:t>
            </w:r>
            <w:r w:rsidRPr="00FC6D9B">
              <w:rPr>
                <w:rFonts w:ascii="TH SarabunPSK" w:hAnsi="TH SarabunPSK" w:cs="TH SarabunPSK"/>
                <w:color w:val="000000" w:themeColor="text1"/>
                <w:sz w:val="32"/>
                <w:szCs w:val="32"/>
                <w:cs/>
              </w:rPr>
              <w:t>เชื่อมโยงด้วยรหัสบัตรประชาชน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ระยะเวลาจากแฟ้ม </w:t>
            </w:r>
            <w:r w:rsidRPr="00FC6D9B">
              <w:rPr>
                <w:rFonts w:ascii="TH SarabunPSK" w:hAnsi="TH SarabunPSK" w:cs="TH SarabunPSK"/>
                <w:color w:val="000000" w:themeColor="text1"/>
                <w:sz w:val="32"/>
                <w:szCs w:val="32"/>
              </w:rPr>
              <w:t>DEATH, SERVICE, ADMISSION</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ผู้เจ็บป่วยวิกฤตฉุกเฉินจากแฟ้ม </w:t>
            </w:r>
            <w:r w:rsidRPr="00FC6D9B">
              <w:rPr>
                <w:rFonts w:ascii="TH SarabunPSK" w:hAnsi="TH SarabunPSK" w:cs="TH SarabunPSK"/>
                <w:color w:val="000000" w:themeColor="text1"/>
                <w:sz w:val="32"/>
                <w:szCs w:val="32"/>
              </w:rPr>
              <w:t>ACCIDENT</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350"/>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มาตรฐาน 43 แฟ้มกระทรวงสาธารณสุข</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จำนวนผู้เจ็บป่วยวิกฤตฉุกเฉินที่เสียชีวิตภายใน 24 ชั่วโมง</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vAlign w:val="center"/>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จำนวนผู้เจ็บป่วยวิกฤตฉุกเฉินทั้งหมด</w:t>
            </w:r>
          </w:p>
        </w:tc>
      </w:tr>
      <w:tr w:rsidR="004B2A71" w:rsidRPr="00FC6D9B" w:rsidTr="004B2A71">
        <w:trPr>
          <w:trHeight w:val="6123"/>
        </w:trPr>
        <w:tc>
          <w:tcPr>
            <w:tcW w:w="10485"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รายการข้อมูล ตัวชี้วัดรอง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85"/>
              <w:gridCol w:w="1532"/>
              <w:gridCol w:w="1838"/>
              <w:gridCol w:w="1814"/>
              <w:gridCol w:w="1686"/>
              <w:gridCol w:w="1686"/>
            </w:tblGrid>
            <w:tr w:rsidR="004B2A71" w:rsidRPr="00FC6D9B" w:rsidTr="004B2A71">
              <w:tc>
                <w:tcPr>
                  <w:tcW w:w="1685"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ตัวชี้วัดรอง ตัวที่ 1.1</w:t>
                  </w:r>
                </w:p>
              </w:tc>
              <w:tc>
                <w:tcPr>
                  <w:tcW w:w="153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ตัวชี้วัดรอง ตัวที่ 1.</w:t>
                  </w:r>
                  <w:r w:rsidRPr="00FC6D9B">
                    <w:rPr>
                      <w:rFonts w:ascii="TH SarabunPSK" w:hAnsi="TH SarabunPSK" w:cs="TH SarabunPSK"/>
                      <w:b/>
                      <w:bCs/>
                      <w:color w:val="000000" w:themeColor="text1"/>
                      <w:sz w:val="32"/>
                      <w:szCs w:val="32"/>
                    </w:rPr>
                    <w:t>2</w:t>
                  </w:r>
                </w:p>
              </w:tc>
              <w:tc>
                <w:tcPr>
                  <w:tcW w:w="1838"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ตัวชี้วัดรอง ตัวที่ </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1</w:t>
                  </w:r>
                </w:p>
              </w:tc>
              <w:tc>
                <w:tcPr>
                  <w:tcW w:w="181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ตัวชี้วัดรอง ตัวที่ </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w:t>
                  </w:r>
                </w:p>
              </w:tc>
              <w:tc>
                <w:tcPr>
                  <w:tcW w:w="168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ตัวชี้วัดรอง ตัวที่ </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1</w:t>
                  </w:r>
                </w:p>
              </w:tc>
              <w:tc>
                <w:tcPr>
                  <w:tcW w:w="168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ตัวชี้วัดรอง ตัวที่ </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2</w:t>
                  </w:r>
                </w:p>
              </w:tc>
            </w:tr>
            <w:tr w:rsidR="004B2A71" w:rsidRPr="00FC6D9B" w:rsidTr="004B2A71">
              <w:trPr>
                <w:trHeight w:val="850"/>
              </w:trPr>
              <w:tc>
                <w:tcPr>
                  <w:tcW w:w="1685"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 xml:space="preserve">จำนวนผู้ป่วย </w:t>
                  </w:r>
                  <w:r w:rsidRPr="00FC6D9B">
                    <w:rPr>
                      <w:rFonts w:ascii="TH SarabunPSK" w:hAnsi="TH SarabunPSK" w:cs="TH SarabunPSK"/>
                      <w:color w:val="000000" w:themeColor="text1"/>
                      <w:sz w:val="32"/>
                      <w:szCs w:val="32"/>
                    </w:rPr>
                    <w:t>trauma triage level 1</w:t>
                  </w:r>
                  <w:r w:rsidRPr="00FC6D9B">
                    <w:rPr>
                      <w:rFonts w:ascii="TH SarabunPSK" w:hAnsi="TH SarabunPSK" w:cs="TH SarabunPSK"/>
                      <w:color w:val="000000" w:themeColor="text1"/>
                      <w:sz w:val="32"/>
                      <w:szCs w:val="32"/>
                      <w:cs/>
                    </w:rPr>
                    <w:t xml:space="preserve"> และมีข้อบ่งชี้ในการผ่าตัด ในโรงพยาบาลระดับ </w:t>
                  </w:r>
                  <w:r w:rsidRPr="00FC6D9B">
                    <w:rPr>
                      <w:rFonts w:ascii="TH SarabunPSK" w:hAnsi="TH SarabunPSK" w:cs="TH SarabunPSK"/>
                      <w:color w:val="000000" w:themeColor="text1"/>
                      <w:sz w:val="32"/>
                      <w:szCs w:val="32"/>
                    </w:rPr>
                    <w:t>A, S, M1</w:t>
                  </w:r>
                  <w:r w:rsidRPr="00FC6D9B">
                    <w:rPr>
                      <w:rFonts w:ascii="TH SarabunPSK" w:hAnsi="TH SarabunPSK" w:cs="TH SarabunPSK"/>
                      <w:color w:val="000000" w:themeColor="text1"/>
                      <w:sz w:val="32"/>
                      <w:szCs w:val="32"/>
                      <w:cs/>
                    </w:rPr>
                    <w:t xml:space="preserve"> สามารถเข้าห้องผ่าตัดได้ภายใน </w:t>
                  </w:r>
                  <w:r w:rsidRPr="00FC6D9B">
                    <w:rPr>
                      <w:rFonts w:ascii="TH SarabunPSK" w:hAnsi="TH SarabunPSK" w:cs="TH SarabunPSK"/>
                      <w:color w:val="000000" w:themeColor="text1"/>
                      <w:sz w:val="32"/>
                      <w:szCs w:val="32"/>
                    </w:rPr>
                    <w:t>60</w:t>
                  </w:r>
                  <w:r w:rsidRPr="00FC6D9B">
                    <w:rPr>
                      <w:rFonts w:ascii="TH SarabunPSK" w:hAnsi="TH SarabunPSK" w:cs="TH SarabunPSK"/>
                      <w:color w:val="000000" w:themeColor="text1"/>
                      <w:sz w:val="32"/>
                      <w:szCs w:val="32"/>
                      <w:cs/>
                    </w:rPr>
                    <w:t xml:space="preserve"> นาที</w:t>
                  </w:r>
                </w:p>
              </w:tc>
              <w:tc>
                <w:tcPr>
                  <w:tcW w:w="1532"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 xml:space="preserve"> = จำนวนผู้ป่วย </w:t>
                  </w:r>
                  <w:r w:rsidRPr="00FC6D9B">
                    <w:rPr>
                      <w:rFonts w:ascii="TH SarabunPSK" w:hAnsi="TH SarabunPSK" w:cs="TH SarabunPSK"/>
                      <w:color w:val="000000" w:themeColor="text1"/>
                      <w:sz w:val="32"/>
                      <w:szCs w:val="32"/>
                    </w:rPr>
                    <w:t>triage level 1, 2</w:t>
                  </w:r>
                  <w:r w:rsidRPr="00FC6D9B">
                    <w:rPr>
                      <w:rFonts w:ascii="TH SarabunPSK" w:hAnsi="TH SarabunPSK" w:cs="TH SarabunPSK"/>
                      <w:color w:val="000000" w:themeColor="text1"/>
                      <w:sz w:val="32"/>
                      <w:szCs w:val="32"/>
                      <w:cs/>
                    </w:rPr>
                    <w:t xml:space="preserve"> อยู่ในห้องฉุกเฉินที่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 xml:space="preserve">ภายใน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ชม.</w:t>
                  </w:r>
                </w:p>
                <w:p w:rsidR="004B2A71" w:rsidRPr="00FC6D9B" w:rsidRDefault="004B2A71" w:rsidP="004B2A71">
                  <w:pPr>
                    <w:contextualSpacing/>
                    <w:rPr>
                      <w:rFonts w:ascii="TH SarabunPSK" w:hAnsi="TH SarabunPSK" w:cs="TH SarabunPSK"/>
                      <w:color w:val="000000" w:themeColor="text1"/>
                      <w:sz w:val="32"/>
                      <w:szCs w:val="32"/>
                    </w:rPr>
                  </w:pPr>
                </w:p>
              </w:tc>
              <w:tc>
                <w:tcPr>
                  <w:tcW w:w="1838"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 xml:space="preserve"> = จำนวนผู้ป่วย </w:t>
                  </w:r>
                  <w:r w:rsidRPr="00FC6D9B">
                    <w:rPr>
                      <w:rFonts w:ascii="TH SarabunPSK" w:hAnsi="TH SarabunPSK" w:cs="TH SarabunPSK"/>
                      <w:color w:val="000000" w:themeColor="text1"/>
                      <w:sz w:val="32"/>
                      <w:szCs w:val="32"/>
                    </w:rPr>
                    <w:t>PS score &gt;0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75</w:t>
                  </w:r>
                  <w:r w:rsidRPr="00FC6D9B">
                    <w:rPr>
                      <w:rFonts w:ascii="TH SarabunPSK" w:hAnsi="TH SarabunPSK" w:cs="TH SarabunPSK"/>
                      <w:color w:val="000000" w:themeColor="text1"/>
                      <w:sz w:val="32"/>
                      <w:szCs w:val="32"/>
                      <w:cs/>
                    </w:rPr>
                    <w:t xml:space="preserve"> ที่เสียชีวิต และได้รับการทำ </w:t>
                  </w:r>
                  <w:r w:rsidRPr="00FC6D9B">
                    <w:rPr>
                      <w:rFonts w:ascii="TH SarabunPSK" w:hAnsi="TH SarabunPSK" w:cs="TH SarabunPSK"/>
                      <w:color w:val="000000" w:themeColor="text1"/>
                      <w:sz w:val="32"/>
                      <w:szCs w:val="32"/>
                    </w:rPr>
                    <w:t xml:space="preserve">RCA </w:t>
                  </w:r>
                  <w:r w:rsidRPr="00FC6D9B">
                    <w:rPr>
                      <w:rFonts w:ascii="TH SarabunPSK" w:hAnsi="TH SarabunPSK" w:cs="TH SarabunPSK"/>
                      <w:color w:val="000000" w:themeColor="text1"/>
                      <w:sz w:val="32"/>
                      <w:szCs w:val="32"/>
                      <w:cs/>
                    </w:rPr>
                    <w:t>ในโรงพยาบาลทุกระดับ</w:t>
                  </w:r>
                </w:p>
                <w:p w:rsidR="004B2A71" w:rsidRPr="00FC6D9B" w:rsidRDefault="004B2A71" w:rsidP="004B2A71">
                  <w:pPr>
                    <w:contextualSpacing/>
                    <w:rPr>
                      <w:rFonts w:ascii="TH SarabunPSK" w:hAnsi="TH SarabunPSK" w:cs="TH SarabunPSK"/>
                      <w:color w:val="000000" w:themeColor="text1"/>
                      <w:sz w:val="32"/>
                      <w:szCs w:val="32"/>
                    </w:rPr>
                  </w:pPr>
                </w:p>
              </w:tc>
              <w:tc>
                <w:tcPr>
                  <w:tcW w:w="1814" w:type="dxa"/>
                </w:tcPr>
                <w:p w:rsidR="004B2A71" w:rsidRPr="00FC6D9B" w:rsidRDefault="004B2A71" w:rsidP="004B2A71">
                  <w:pPr>
                    <w:contextualSpacing/>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pacing w:val="-6"/>
                      <w:sz w:val="32"/>
                      <w:szCs w:val="32"/>
                    </w:rPr>
                    <w:t>A</w:t>
                  </w:r>
                  <w:r w:rsidRPr="00FC6D9B">
                    <w:rPr>
                      <w:rFonts w:ascii="TH SarabunPSK" w:hAnsi="TH SarabunPSK" w:cs="TH SarabunPSK"/>
                      <w:color w:val="000000" w:themeColor="text1"/>
                      <w:spacing w:val="-6"/>
                      <w:sz w:val="32"/>
                      <w:szCs w:val="32"/>
                      <w:cs/>
                    </w:rPr>
                    <w:t xml:space="preserve"> = จำนวนผู้ป่วยเสียชีวิตจากบาดเจ็บรุนแรงต่อสมอง </w:t>
                  </w:r>
                  <w:r w:rsidRPr="00FC6D9B">
                    <w:rPr>
                      <w:rFonts w:ascii="TH SarabunPSK" w:hAnsi="TH SarabunPSK" w:cs="TH SarabunPSK"/>
                      <w:color w:val="000000" w:themeColor="text1"/>
                      <w:spacing w:val="-6"/>
                      <w:sz w:val="32"/>
                      <w:szCs w:val="32"/>
                    </w:rPr>
                    <w:t xml:space="preserve">{(ICD S 06.1 – S 06.9) </w:t>
                  </w:r>
                  <w:r w:rsidRPr="00FC6D9B">
                    <w:rPr>
                      <w:rFonts w:ascii="TH SarabunPSK" w:hAnsi="TH SarabunPSK" w:cs="TH SarabunPSK"/>
                      <w:color w:val="000000" w:themeColor="text1"/>
                      <w:spacing w:val="-6"/>
                      <w:sz w:val="32"/>
                      <w:szCs w:val="32"/>
                      <w:cs/>
                    </w:rPr>
                    <w:t xml:space="preserve">และใส่ท่อช่วยหายใจ ( </w:t>
                  </w:r>
                  <w:r w:rsidRPr="00FC6D9B">
                    <w:rPr>
                      <w:rFonts w:ascii="TH SarabunPSK" w:hAnsi="TH SarabunPSK" w:cs="TH SarabunPSK"/>
                      <w:color w:val="000000" w:themeColor="text1"/>
                      <w:spacing w:val="-6"/>
                      <w:sz w:val="32"/>
                      <w:szCs w:val="32"/>
                    </w:rPr>
                    <w:t xml:space="preserve">ICD 9 procedure 96.0, 96.04, 96.05) </w:t>
                  </w:r>
                  <w:r w:rsidRPr="00FC6D9B">
                    <w:rPr>
                      <w:rFonts w:ascii="TH SarabunPSK" w:hAnsi="TH SarabunPSK" w:cs="TH SarabunPSK"/>
                      <w:color w:val="000000" w:themeColor="text1"/>
                      <w:spacing w:val="-6"/>
                      <w:sz w:val="32"/>
                      <w:szCs w:val="32"/>
                      <w:cs/>
                    </w:rPr>
                    <w:t>การใช้เครื่องช่วยหายใจ (</w:t>
                  </w:r>
                  <w:r w:rsidRPr="00FC6D9B">
                    <w:rPr>
                      <w:rFonts w:ascii="TH SarabunPSK" w:hAnsi="TH SarabunPSK" w:cs="TH SarabunPSK"/>
                      <w:color w:val="000000" w:themeColor="text1"/>
                      <w:spacing w:val="-6"/>
                      <w:sz w:val="32"/>
                      <w:szCs w:val="32"/>
                    </w:rPr>
                    <w:t xml:space="preserve">ICD 9 procedure 96.7) </w:t>
                  </w:r>
                  <w:r w:rsidRPr="00FC6D9B">
                    <w:rPr>
                      <w:rFonts w:ascii="TH SarabunPSK" w:hAnsi="TH SarabunPSK" w:cs="TH SarabunPSK"/>
                      <w:color w:val="000000" w:themeColor="text1"/>
                      <w:spacing w:val="-6"/>
                      <w:sz w:val="32"/>
                      <w:szCs w:val="32"/>
                      <w:cs/>
                    </w:rPr>
                    <w:t xml:space="preserve">หรืออยู่ในภาวะโคม่า ( </w:t>
                  </w:r>
                  <w:r w:rsidRPr="00FC6D9B">
                    <w:rPr>
                      <w:rFonts w:ascii="TH SarabunPSK" w:hAnsi="TH SarabunPSK" w:cs="TH SarabunPSK"/>
                      <w:color w:val="000000" w:themeColor="text1"/>
                      <w:spacing w:val="-6"/>
                      <w:sz w:val="32"/>
                      <w:szCs w:val="32"/>
                    </w:rPr>
                    <w:t>ICD 10: R 40.243}</w:t>
                  </w:r>
                </w:p>
              </w:tc>
              <w:tc>
                <w:tcPr>
                  <w:tcW w:w="1686" w:type="dxa"/>
                </w:tcPr>
                <w:p w:rsidR="004B2A71" w:rsidRPr="00FC6D9B" w:rsidRDefault="004B2A71" w:rsidP="004B2A71">
                  <w:pPr>
                    <w:pStyle w:val="a6"/>
                    <w:ind w:left="0"/>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t xml:space="preserve">A </w:t>
                  </w:r>
                  <w:r w:rsidRPr="00FC6D9B">
                    <w:rPr>
                      <w:rFonts w:ascii="TH SarabunPSK" w:eastAsia="Times New Roman" w:hAnsi="TH SarabunPSK" w:cs="TH SarabunPSK"/>
                      <w:color w:val="000000" w:themeColor="text1"/>
                      <w:sz w:val="32"/>
                      <w:szCs w:val="32"/>
                      <w:cs/>
                    </w:rPr>
                    <w:t xml:space="preserve">= จำนวน </w:t>
                  </w:r>
                  <w:r w:rsidRPr="00FC6D9B">
                    <w:rPr>
                      <w:rFonts w:ascii="TH SarabunPSK" w:eastAsia="Times New Roman" w:hAnsi="TH SarabunPSK" w:cs="TH SarabunPSK"/>
                      <w:color w:val="000000" w:themeColor="text1"/>
                      <w:sz w:val="32"/>
                      <w:szCs w:val="32"/>
                    </w:rPr>
                    <w:t>TEA unit</w:t>
                  </w:r>
                  <w:r w:rsidRPr="00FC6D9B">
                    <w:rPr>
                      <w:rFonts w:ascii="TH SarabunPSK" w:eastAsia="Times New Roman" w:hAnsi="TH SarabunPSK" w:cs="TH SarabunPSK"/>
                      <w:color w:val="000000" w:themeColor="text1"/>
                      <w:sz w:val="32"/>
                      <w:szCs w:val="32"/>
                      <w:cs/>
                    </w:rPr>
                    <w:t xml:space="preserve">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ที่ผ่านเกณฑ์ประเมินคุณภาพ</w:t>
                  </w:r>
                </w:p>
              </w:tc>
              <w:tc>
                <w:tcPr>
                  <w:tcW w:w="1686"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xml:space="preserve">= จำนวนโรงพยาบาลระดับ </w:t>
                  </w:r>
                  <w:r w:rsidRPr="00FC6D9B">
                    <w:rPr>
                      <w:rFonts w:ascii="TH SarabunPSK" w:hAnsi="TH SarabunPSK" w:cs="TH SarabunPSK"/>
                      <w:color w:val="000000" w:themeColor="text1"/>
                      <w:sz w:val="32"/>
                      <w:szCs w:val="32"/>
                    </w:rPr>
                    <w:t>F2</w:t>
                  </w:r>
                  <w:r w:rsidRPr="00FC6D9B">
                    <w:rPr>
                      <w:rFonts w:ascii="TH SarabunPSK" w:hAnsi="TH SarabunPSK" w:cs="TH SarabunPSK"/>
                      <w:color w:val="000000" w:themeColor="text1"/>
                      <w:sz w:val="32"/>
                      <w:szCs w:val="32"/>
                      <w:cs/>
                    </w:rPr>
                    <w:t xml:space="preserve"> ขึ้นไป ที่ผ่านเกณฑ์ประเมิน </w:t>
                  </w:r>
                  <w:r w:rsidRPr="00FC6D9B">
                    <w:rPr>
                      <w:rFonts w:ascii="TH SarabunPSK" w:hAnsi="TH SarabunPSK" w:cs="TH SarabunPSK"/>
                      <w:color w:val="000000" w:themeColor="text1"/>
                      <w:sz w:val="32"/>
                      <w:szCs w:val="32"/>
                    </w:rPr>
                    <w:t xml:space="preserve">ECS </w:t>
                  </w:r>
                  <w:r w:rsidRPr="00FC6D9B">
                    <w:rPr>
                      <w:rFonts w:ascii="TH SarabunPSK" w:hAnsi="TH SarabunPSK" w:cs="TH SarabunPSK"/>
                      <w:color w:val="000000" w:themeColor="text1"/>
                      <w:sz w:val="32"/>
                      <w:szCs w:val="32"/>
                      <w:cs/>
                    </w:rPr>
                    <w:t>คุณภาพ</w:t>
                  </w:r>
                </w:p>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685"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=จำนวนผู้ป่วย </w:t>
                  </w:r>
                  <w:r w:rsidRPr="00FC6D9B">
                    <w:rPr>
                      <w:rFonts w:ascii="TH SarabunPSK" w:hAnsi="TH SarabunPSK" w:cs="TH SarabunPSK"/>
                      <w:color w:val="000000" w:themeColor="text1"/>
                      <w:sz w:val="32"/>
                      <w:szCs w:val="32"/>
                    </w:rPr>
                    <w:t xml:space="preserve">trauma triage level 1 </w:t>
                  </w:r>
                  <w:r w:rsidRPr="00FC6D9B">
                    <w:rPr>
                      <w:rFonts w:ascii="TH SarabunPSK" w:hAnsi="TH SarabunPSK" w:cs="TH SarabunPSK"/>
                      <w:color w:val="000000" w:themeColor="text1"/>
                      <w:sz w:val="32"/>
                      <w:szCs w:val="32"/>
                      <w:cs/>
                    </w:rPr>
                    <w:t xml:space="preserve">และมีข้อบ่งชี้ในการผ่าตัดในโรงพยาบาลระดับ </w:t>
                  </w:r>
                  <w:r w:rsidRPr="00FC6D9B">
                    <w:rPr>
                      <w:rFonts w:ascii="TH SarabunPSK" w:hAnsi="TH SarabunPSK" w:cs="TH SarabunPSK"/>
                      <w:color w:val="000000" w:themeColor="text1"/>
                      <w:sz w:val="32"/>
                      <w:szCs w:val="32"/>
                    </w:rPr>
                    <w:t xml:space="preserve">A, S, M1 </w:t>
                  </w:r>
                  <w:r w:rsidRPr="00FC6D9B">
                    <w:rPr>
                      <w:rFonts w:ascii="TH SarabunPSK" w:hAnsi="TH SarabunPSK" w:cs="TH SarabunPSK"/>
                      <w:color w:val="000000" w:themeColor="text1"/>
                      <w:sz w:val="32"/>
                      <w:szCs w:val="32"/>
                      <w:cs/>
                    </w:rPr>
                    <w:t>และได้รับการผ่าตัดทั้งหมด</w:t>
                  </w:r>
                </w:p>
              </w:tc>
              <w:tc>
                <w:tcPr>
                  <w:tcW w:w="1532"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xml:space="preserve">= จำนวนผู้ป่วย </w:t>
                  </w:r>
                  <w:r w:rsidRPr="00FC6D9B">
                    <w:rPr>
                      <w:rFonts w:ascii="TH SarabunPSK" w:hAnsi="TH SarabunPSK" w:cs="TH SarabunPSK"/>
                      <w:color w:val="000000" w:themeColor="text1"/>
                      <w:sz w:val="32"/>
                      <w:szCs w:val="32"/>
                    </w:rPr>
                    <w:t xml:space="preserve">triage level 1, 2 </w:t>
                  </w:r>
                  <w:r w:rsidRPr="00FC6D9B">
                    <w:rPr>
                      <w:rFonts w:ascii="TH SarabunPSK" w:hAnsi="TH SarabunPSK" w:cs="TH SarabunPSK"/>
                      <w:color w:val="000000" w:themeColor="text1"/>
                      <w:sz w:val="32"/>
                      <w:szCs w:val="32"/>
                      <w:cs/>
                    </w:rPr>
                    <w:t xml:space="preserve">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ทั้งหมด</w:t>
                  </w:r>
                </w:p>
              </w:tc>
              <w:tc>
                <w:tcPr>
                  <w:tcW w:w="1838"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 จำนวนผู้ป่วย </w:t>
                  </w:r>
                  <w:r w:rsidRPr="00FC6D9B">
                    <w:rPr>
                      <w:rFonts w:ascii="TH SarabunPSK" w:hAnsi="TH SarabunPSK" w:cs="TH SarabunPSK"/>
                      <w:color w:val="000000" w:themeColor="text1"/>
                      <w:sz w:val="32"/>
                      <w:szCs w:val="32"/>
                    </w:rPr>
                    <w:t>PS score &gt;0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75 </w:t>
                  </w:r>
                  <w:r w:rsidRPr="00FC6D9B">
                    <w:rPr>
                      <w:rFonts w:ascii="TH SarabunPSK" w:hAnsi="TH SarabunPSK" w:cs="TH SarabunPSK"/>
                      <w:color w:val="000000" w:themeColor="text1"/>
                      <w:sz w:val="32"/>
                      <w:szCs w:val="32"/>
                      <w:cs/>
                    </w:rPr>
                    <w:t>ที่เสียชีวิตในโรงพยาบาลทุกระดับ</w:t>
                  </w:r>
                </w:p>
              </w:tc>
              <w:tc>
                <w:tcPr>
                  <w:tcW w:w="1814" w:type="dxa"/>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B</w:t>
                  </w:r>
                  <w:r w:rsidRPr="00FC6D9B">
                    <w:rPr>
                      <w:rFonts w:ascii="TH SarabunPSK" w:hAnsi="TH SarabunPSK" w:cs="TH SarabunPSK"/>
                      <w:color w:val="000000" w:themeColor="text1"/>
                      <w:spacing w:val="-4"/>
                      <w:sz w:val="32"/>
                      <w:szCs w:val="32"/>
                      <w:cs/>
                    </w:rPr>
                    <w:t xml:space="preserve"> = จำนวนผู้ป่วยบาดเจ็บรุนแรงต่อสมองทั้งหมด (</w:t>
                  </w:r>
                  <w:r w:rsidRPr="00FC6D9B">
                    <w:rPr>
                      <w:rFonts w:ascii="TH SarabunPSK" w:hAnsi="TH SarabunPSK" w:cs="TH SarabunPSK"/>
                      <w:color w:val="000000" w:themeColor="text1"/>
                      <w:spacing w:val="-4"/>
                      <w:sz w:val="32"/>
                      <w:szCs w:val="32"/>
                    </w:rPr>
                    <w:t xml:space="preserve">ICD S 06.1 – S 06.9) </w:t>
                  </w:r>
                  <w:r w:rsidRPr="00FC6D9B">
                    <w:rPr>
                      <w:rFonts w:ascii="TH SarabunPSK" w:hAnsi="TH SarabunPSK" w:cs="TH SarabunPSK"/>
                      <w:color w:val="000000" w:themeColor="text1"/>
                      <w:spacing w:val="-4"/>
                      <w:sz w:val="32"/>
                      <w:szCs w:val="32"/>
                      <w:cs/>
                    </w:rPr>
                    <w:t xml:space="preserve">และใส่ท่อช่วยหายใจ ( </w:t>
                  </w:r>
                  <w:r w:rsidRPr="00FC6D9B">
                    <w:rPr>
                      <w:rFonts w:ascii="TH SarabunPSK" w:hAnsi="TH SarabunPSK" w:cs="TH SarabunPSK"/>
                      <w:color w:val="000000" w:themeColor="text1"/>
                      <w:spacing w:val="-4"/>
                      <w:sz w:val="32"/>
                      <w:szCs w:val="32"/>
                    </w:rPr>
                    <w:t xml:space="preserve">ICD 9 procedure 96.0, 96.04, 96.05) </w:t>
                  </w:r>
                  <w:r w:rsidRPr="00FC6D9B">
                    <w:rPr>
                      <w:rFonts w:ascii="TH SarabunPSK" w:hAnsi="TH SarabunPSK" w:cs="TH SarabunPSK"/>
                      <w:color w:val="000000" w:themeColor="text1"/>
                      <w:spacing w:val="-4"/>
                      <w:sz w:val="32"/>
                      <w:szCs w:val="32"/>
                      <w:cs/>
                    </w:rPr>
                    <w:t>หรือการใช้เครื่องช่วย</w:t>
                  </w:r>
                  <w:r w:rsidRPr="00FC6D9B">
                    <w:rPr>
                      <w:rFonts w:ascii="TH SarabunPSK" w:hAnsi="TH SarabunPSK" w:cs="TH SarabunPSK"/>
                      <w:color w:val="000000" w:themeColor="text1"/>
                      <w:spacing w:val="-4"/>
                      <w:sz w:val="32"/>
                      <w:szCs w:val="32"/>
                      <w:cs/>
                    </w:rPr>
                    <w:lastRenderedPageBreak/>
                    <w:t>หายใจ (</w:t>
                  </w:r>
                  <w:r w:rsidRPr="00FC6D9B">
                    <w:rPr>
                      <w:rFonts w:ascii="TH SarabunPSK" w:hAnsi="TH SarabunPSK" w:cs="TH SarabunPSK"/>
                      <w:color w:val="000000" w:themeColor="text1"/>
                      <w:spacing w:val="-4"/>
                      <w:sz w:val="32"/>
                      <w:szCs w:val="32"/>
                    </w:rPr>
                    <w:t xml:space="preserve">ICD 9 procedure 96.7) </w:t>
                  </w:r>
                  <w:r w:rsidRPr="00FC6D9B">
                    <w:rPr>
                      <w:rFonts w:ascii="TH SarabunPSK" w:hAnsi="TH SarabunPSK" w:cs="TH SarabunPSK"/>
                      <w:color w:val="000000" w:themeColor="text1"/>
                      <w:spacing w:val="-4"/>
                      <w:sz w:val="32"/>
                      <w:szCs w:val="32"/>
                      <w:cs/>
                    </w:rPr>
                    <w:t xml:space="preserve">หรืออยู่ในภาวะโคม่า ( </w:t>
                  </w:r>
                  <w:r w:rsidRPr="00FC6D9B">
                    <w:rPr>
                      <w:rFonts w:ascii="TH SarabunPSK" w:hAnsi="TH SarabunPSK" w:cs="TH SarabunPSK"/>
                      <w:color w:val="000000" w:themeColor="text1"/>
                      <w:spacing w:val="-4"/>
                      <w:sz w:val="32"/>
                      <w:szCs w:val="32"/>
                    </w:rPr>
                    <w:t>ICD 10: R 40.243)</w:t>
                  </w:r>
                </w:p>
              </w:tc>
              <w:tc>
                <w:tcPr>
                  <w:tcW w:w="1686" w:type="dxa"/>
                </w:tcPr>
                <w:p w:rsidR="004B2A71" w:rsidRPr="00FC6D9B" w:rsidRDefault="004B2A71" w:rsidP="004B2A71">
                  <w:pPr>
                    <w:pStyle w:val="a6"/>
                    <w:ind w:left="0"/>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rPr>
                    <w:lastRenderedPageBreak/>
                    <w:t xml:space="preserve">B </w:t>
                  </w:r>
                  <w:r w:rsidRPr="00FC6D9B">
                    <w:rPr>
                      <w:rFonts w:ascii="TH SarabunPSK" w:eastAsia="Times New Roman" w:hAnsi="TH SarabunPSK" w:cs="TH SarabunPSK"/>
                      <w:color w:val="000000" w:themeColor="text1"/>
                      <w:sz w:val="32"/>
                      <w:szCs w:val="32"/>
                      <w:cs/>
                    </w:rPr>
                    <w:t xml:space="preserve">= จำนวน </w:t>
                  </w:r>
                  <w:r w:rsidRPr="00FC6D9B">
                    <w:rPr>
                      <w:rFonts w:ascii="TH SarabunPSK" w:eastAsia="Times New Roman" w:hAnsi="TH SarabunPSK" w:cs="TH SarabunPSK"/>
                      <w:color w:val="000000" w:themeColor="text1"/>
                      <w:sz w:val="32"/>
                      <w:szCs w:val="32"/>
                    </w:rPr>
                    <w:t xml:space="preserve">TEA unit </w:t>
                  </w:r>
                  <w:r w:rsidRPr="00FC6D9B">
                    <w:rPr>
                      <w:rFonts w:ascii="TH SarabunPSK" w:eastAsia="Times New Roman" w:hAnsi="TH SarabunPSK" w:cs="TH SarabunPSK"/>
                      <w:color w:val="000000" w:themeColor="text1"/>
                      <w:sz w:val="32"/>
                      <w:szCs w:val="32"/>
                      <w:cs/>
                    </w:rPr>
                    <w:t xml:space="preserve">ทั้งหมดในโรงพยาบาลระดับ </w:t>
                  </w:r>
                  <w:r w:rsidRPr="00FC6D9B">
                    <w:rPr>
                      <w:rFonts w:ascii="TH SarabunPSK" w:eastAsia="Times New Roman" w:hAnsi="TH SarabunPSK" w:cs="TH SarabunPSK"/>
                      <w:color w:val="000000" w:themeColor="text1"/>
                      <w:sz w:val="32"/>
                      <w:szCs w:val="32"/>
                    </w:rPr>
                    <w:t>A, S, M</w:t>
                  </w:r>
                  <w:r w:rsidRPr="00FC6D9B">
                    <w:rPr>
                      <w:rFonts w:ascii="TH SarabunPSK" w:eastAsia="Times New Roman" w:hAnsi="TH SarabunPSK" w:cs="TH SarabunPSK"/>
                      <w:color w:val="000000" w:themeColor="text1"/>
                      <w:sz w:val="32"/>
                      <w:szCs w:val="32"/>
                      <w:cs/>
                    </w:rPr>
                    <w:t>1</w:t>
                  </w:r>
                </w:p>
                <w:p w:rsidR="004B2A71" w:rsidRPr="00FC6D9B" w:rsidRDefault="004B2A71" w:rsidP="004B2A71">
                  <w:pPr>
                    <w:contextualSpacing/>
                    <w:rPr>
                      <w:rFonts w:ascii="TH SarabunPSK" w:hAnsi="TH SarabunPSK" w:cs="TH SarabunPSK"/>
                      <w:color w:val="000000" w:themeColor="text1"/>
                      <w:sz w:val="32"/>
                      <w:szCs w:val="32"/>
                    </w:rPr>
                  </w:pPr>
                </w:p>
              </w:tc>
              <w:tc>
                <w:tcPr>
                  <w:tcW w:w="1686"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xml:space="preserve">= จำนวนโรงพยาบาลระดับ </w:t>
                  </w:r>
                  <w:r w:rsidRPr="00FC6D9B">
                    <w:rPr>
                      <w:rFonts w:ascii="TH SarabunPSK" w:hAnsi="TH SarabunPSK" w:cs="TH SarabunPSK"/>
                      <w:color w:val="000000" w:themeColor="text1"/>
                      <w:sz w:val="32"/>
                      <w:szCs w:val="32"/>
                    </w:rPr>
                    <w:t xml:space="preserve">F2 </w:t>
                  </w:r>
                  <w:r w:rsidRPr="00FC6D9B">
                    <w:rPr>
                      <w:rFonts w:ascii="TH SarabunPSK" w:hAnsi="TH SarabunPSK" w:cs="TH SarabunPSK"/>
                      <w:color w:val="000000" w:themeColor="text1"/>
                      <w:sz w:val="32"/>
                      <w:szCs w:val="32"/>
                      <w:cs/>
                    </w:rPr>
                    <w:t xml:space="preserve">ขึ้นไป ที่ผ่านเกณฑ์ประเมิน </w:t>
                  </w:r>
                  <w:r w:rsidRPr="00FC6D9B">
                    <w:rPr>
                      <w:rFonts w:ascii="TH SarabunPSK" w:hAnsi="TH SarabunPSK" w:cs="TH SarabunPSK"/>
                      <w:color w:val="000000" w:themeColor="text1"/>
                      <w:sz w:val="32"/>
                      <w:szCs w:val="32"/>
                    </w:rPr>
                    <w:t xml:space="preserve">ECS </w:t>
                  </w:r>
                  <w:r w:rsidRPr="00FC6D9B">
                    <w:rPr>
                      <w:rFonts w:ascii="TH SarabunPSK" w:hAnsi="TH SarabunPSK" w:cs="TH SarabunPSK"/>
                      <w:color w:val="000000" w:themeColor="text1"/>
                      <w:sz w:val="32"/>
                      <w:szCs w:val="32"/>
                      <w:cs/>
                    </w:rPr>
                    <w:t>คุณภาพทั้งหมด</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lang w:val="en-GB"/>
              </w:rPr>
              <w:t>(</w:t>
            </w:r>
            <w:r w:rsidRPr="00FC6D9B">
              <w:rPr>
                <w:rFonts w:ascii="TH SarabunPSK" w:hAnsi="TH SarabunPSK" w:cs="TH SarabunPSK"/>
                <w:color w:val="000000" w:themeColor="text1"/>
                <w:sz w:val="32"/>
                <w:szCs w:val="32"/>
                <w:lang w:val="en-GB"/>
              </w:rPr>
              <w:t>A</w:t>
            </w:r>
            <w:r w:rsidRPr="00FC6D9B">
              <w:rPr>
                <w:rFonts w:ascii="TH SarabunPSK" w:hAnsi="TH SarabunPSK" w:cs="TH SarabunPSK"/>
                <w:color w:val="000000" w:themeColor="text1"/>
                <w:sz w:val="32"/>
                <w:szCs w:val="32"/>
                <w:cs/>
                <w:lang w:val="en-GB"/>
              </w:rPr>
              <w:t>/</w:t>
            </w:r>
            <w:r w:rsidRPr="00FC6D9B">
              <w:rPr>
                <w:rFonts w:ascii="TH SarabunPSK" w:hAnsi="TH SarabunPSK" w:cs="TH SarabunPSK"/>
                <w:color w:val="000000" w:themeColor="text1"/>
                <w:sz w:val="32"/>
                <w:szCs w:val="32"/>
                <w:lang w:val="en-GB"/>
              </w:rPr>
              <w:t>B</w:t>
            </w:r>
            <w:r w:rsidRPr="00FC6D9B">
              <w:rPr>
                <w:rFonts w:ascii="TH SarabunPSK" w:hAnsi="TH SarabunPSK" w:cs="TH SarabunPSK"/>
                <w:color w:val="000000" w:themeColor="text1"/>
                <w:sz w:val="32"/>
                <w:szCs w:val="32"/>
                <w:cs/>
                <w:lang w:val="en-GB"/>
              </w:rPr>
              <w:t xml:space="preserve">) </w:t>
            </w:r>
            <w:r w:rsidRPr="00FC6D9B">
              <w:rPr>
                <w:rFonts w:ascii="TH SarabunPSK" w:hAnsi="TH SarabunPSK" w:cs="TH SarabunPSK"/>
                <w:color w:val="000000" w:themeColor="text1"/>
                <w:sz w:val="32"/>
                <w:szCs w:val="32"/>
                <w:lang w:val="en-GB"/>
              </w:rPr>
              <w:t>X 100</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ไตรมาส 4 </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621"/>
        </w:trPr>
        <w:tc>
          <w:tcPr>
            <w:tcW w:w="10485" w:type="dxa"/>
            <w:gridSpan w:val="2"/>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 xml:space="preserve">เกณฑ์การประเมิน : </w:t>
            </w:r>
            <w:r w:rsidRPr="00FC6D9B">
              <w:rPr>
                <w:rFonts w:ascii="TH SarabunPSK" w:hAnsi="TH SarabunPSK" w:cs="TH SarabunPSK"/>
                <w:color w:val="000000" w:themeColor="text1"/>
                <w:sz w:val="32"/>
                <w:szCs w:val="32"/>
                <w:cs/>
              </w:rPr>
              <w:t xml:space="preserve">อัตราการเสียชีวิตภายใน 24 ชั่วโมงของผู้เจ็บป่วยวิกฤตฉุกเฉิน 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จากห้องฉุกเฉินใน</w:t>
            </w:r>
            <w:r w:rsidRPr="00FC6D9B">
              <w:rPr>
                <w:rFonts w:ascii="TH SarabunPSK" w:hAnsi="TH SarabunPSK" w:cs="TH SarabunPSK"/>
                <w:b/>
                <w:bCs/>
                <w:color w:val="000000" w:themeColor="text1"/>
                <w:sz w:val="32"/>
                <w:szCs w:val="32"/>
                <w:cs/>
              </w:rPr>
              <w:t xml:space="preserve">โรงพยาบาลระดับ </w:t>
            </w:r>
            <w:r w:rsidRPr="00FC6D9B">
              <w:rPr>
                <w:rFonts w:ascii="TH SarabunPSK" w:hAnsi="TH SarabunPSK" w:cs="TH SarabunPSK"/>
                <w:b/>
                <w:bCs/>
                <w:color w:val="000000" w:themeColor="text1"/>
                <w:sz w:val="32"/>
                <w:szCs w:val="32"/>
              </w:rPr>
              <w:t>A, S, M1</w:t>
            </w:r>
            <w:r w:rsidRPr="00FC6D9B">
              <w:rPr>
                <w:rFonts w:ascii="TH SarabunPSK" w:hAnsi="TH SarabunPSK" w:cs="TH SarabunPSK"/>
                <w:b/>
                <w:bCs/>
                <w:color w:val="000000" w:themeColor="text1"/>
                <w:sz w:val="32"/>
                <w:szCs w:val="32"/>
                <w:cs/>
              </w:rPr>
              <w:t xml:space="preserve"> น้อยกว่าร้อยละ 1</w:t>
            </w:r>
            <w:r w:rsidRPr="00FC6D9B">
              <w:rPr>
                <w:rFonts w:ascii="TH SarabunPSK" w:hAnsi="TH SarabunPSK" w:cs="TH SarabunPSK"/>
                <w:b/>
                <w:bCs/>
                <w:color w:val="000000" w:themeColor="text1"/>
                <w:sz w:val="32"/>
                <w:szCs w:val="32"/>
              </w:rPr>
              <w:t>2</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 2562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51"/>
              <w:gridCol w:w="2551"/>
              <w:gridCol w:w="2551"/>
              <w:gridCol w:w="2551"/>
            </w:tblGrid>
            <w:tr w:rsidR="004B2A71" w:rsidRPr="00FC6D9B" w:rsidTr="004B2A71">
              <w:trPr>
                <w:jc w:val="center"/>
              </w:trPr>
              <w:tc>
                <w:tcPr>
                  <w:tcW w:w="255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55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55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551" w:type="dxa"/>
                </w:tcPr>
                <w:p w:rsidR="004B2A71" w:rsidRPr="00FC6D9B" w:rsidRDefault="004B2A71" w:rsidP="004B2A71">
                  <w:pPr>
                    <w:ind w:right="-54"/>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2551" w:type="dxa"/>
                </w:tcPr>
                <w:p w:rsidR="004B2A71" w:rsidRPr="00FC6D9B" w:rsidRDefault="004B2A71" w:rsidP="004B2A71">
                  <w:pPr>
                    <w:contextualSpacing/>
                    <w:rPr>
                      <w:rFonts w:ascii="TH SarabunPSK" w:hAnsi="TH SarabunPSK" w:cs="TH SarabunPSK"/>
                      <w:color w:val="000000" w:themeColor="text1"/>
                      <w:spacing w:val="-6"/>
                      <w:sz w:val="32"/>
                      <w:szCs w:val="32"/>
                      <w:cs/>
                    </w:rPr>
                  </w:pPr>
                  <w:r w:rsidRPr="00FC6D9B">
                    <w:rPr>
                      <w:rFonts w:ascii="TH SarabunPSK" w:hAnsi="TH SarabunPSK" w:cs="TH SarabunPSK"/>
                      <w:color w:val="000000" w:themeColor="text1"/>
                      <w:spacing w:val="-6"/>
                      <w:sz w:val="32"/>
                      <w:szCs w:val="32"/>
                      <w:cs/>
                    </w:rPr>
                    <w:t xml:space="preserve">อัตราการเสียชีวิตของผู้เจ็บป่วยวิกฤตฉุกเฉิน ภายใน 24 ชั่วโมง ในโรงพยาบาลระดับ </w:t>
                  </w:r>
                  <w:r w:rsidRPr="00FC6D9B">
                    <w:rPr>
                      <w:rFonts w:ascii="TH SarabunPSK" w:hAnsi="TH SarabunPSK" w:cs="TH SarabunPSK"/>
                      <w:color w:val="000000" w:themeColor="text1"/>
                      <w:spacing w:val="-6"/>
                      <w:sz w:val="32"/>
                      <w:szCs w:val="32"/>
                    </w:rPr>
                    <w:t>A, S, M1&lt; 15</w:t>
                  </w:r>
                  <w:r w:rsidRPr="00FC6D9B">
                    <w:rPr>
                      <w:rFonts w:ascii="TH SarabunPSK" w:hAnsi="TH SarabunPSK" w:cs="TH SarabunPSK"/>
                      <w:color w:val="000000" w:themeColor="text1"/>
                      <w:spacing w:val="-6"/>
                      <w:sz w:val="32"/>
                      <w:szCs w:val="32"/>
                      <w:cs/>
                    </w:rPr>
                    <w:t>%</w:t>
                  </w:r>
                </w:p>
              </w:tc>
              <w:tc>
                <w:tcPr>
                  <w:tcW w:w="2551" w:type="dxa"/>
                </w:tcPr>
                <w:p w:rsidR="004B2A71" w:rsidRPr="00FC6D9B" w:rsidRDefault="004B2A71" w:rsidP="004B2A71">
                  <w:pPr>
                    <w:contextualSpacing/>
                    <w:jc w:val="center"/>
                    <w:rPr>
                      <w:rFonts w:ascii="TH SarabunPSK" w:hAnsi="TH SarabunPSK" w:cs="TH SarabunPSK"/>
                      <w:color w:val="000000" w:themeColor="text1"/>
                      <w:spacing w:val="-6"/>
                      <w:sz w:val="32"/>
                      <w:szCs w:val="32"/>
                      <w:cs/>
                    </w:rPr>
                  </w:pPr>
                  <w:r w:rsidRPr="00FC6D9B">
                    <w:rPr>
                      <w:rFonts w:ascii="TH SarabunPSK" w:hAnsi="TH SarabunPSK" w:cs="TH SarabunPSK"/>
                      <w:color w:val="000000" w:themeColor="text1"/>
                      <w:spacing w:val="-6"/>
                      <w:sz w:val="32"/>
                      <w:szCs w:val="32"/>
                      <w:cs/>
                    </w:rPr>
                    <w:t>-</w:t>
                  </w:r>
                </w:p>
              </w:tc>
              <w:tc>
                <w:tcPr>
                  <w:tcW w:w="2551" w:type="dxa"/>
                </w:tcPr>
                <w:p w:rsidR="004B2A71" w:rsidRPr="00FC6D9B" w:rsidRDefault="004B2A71" w:rsidP="004B2A71">
                  <w:pPr>
                    <w:contextualSpacing/>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pacing w:val="-6"/>
                      <w:sz w:val="32"/>
                      <w:szCs w:val="32"/>
                      <w:cs/>
                    </w:rPr>
                    <w:t xml:space="preserve">อัตราการเสียชีวิตของผู้เจ็บป่วยวิกฤตฉุกเฉิน ภายใน 24 ชั่วโมง ในโรงพยาบาลระดับ </w:t>
                  </w:r>
                  <w:r w:rsidRPr="00FC6D9B">
                    <w:rPr>
                      <w:rFonts w:ascii="TH SarabunPSK" w:hAnsi="TH SarabunPSK" w:cs="TH SarabunPSK"/>
                      <w:color w:val="000000" w:themeColor="text1"/>
                      <w:spacing w:val="-6"/>
                      <w:sz w:val="32"/>
                      <w:szCs w:val="32"/>
                    </w:rPr>
                    <w:t>A, S, M1&lt; 12</w:t>
                  </w:r>
                  <w:r w:rsidRPr="00FC6D9B">
                    <w:rPr>
                      <w:rFonts w:ascii="TH SarabunPSK" w:hAnsi="TH SarabunPSK" w:cs="TH SarabunPSK"/>
                      <w:color w:val="000000" w:themeColor="text1"/>
                      <w:spacing w:val="-6"/>
                      <w:sz w:val="32"/>
                      <w:szCs w:val="32"/>
                      <w:cs/>
                    </w:rPr>
                    <w:t>%</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77"/>
        </w:trPr>
        <w:tc>
          <w:tcPr>
            <w:tcW w:w="10485" w:type="dxa"/>
            <w:gridSpan w:val="2"/>
            <w:tcBorders>
              <w:bottom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เกณฑ์การประเมิน ตัวชี้วัดรองตัวที่ 1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rPr>
              <w:t>1</w:t>
            </w:r>
            <w:r w:rsidRPr="00FC6D9B">
              <w:rPr>
                <w:rFonts w:ascii="TH SarabunPSK" w:eastAsia="Times New Roman" w:hAnsi="TH SarabunPSK" w:cs="TH SarabunPSK"/>
                <w:color w:val="000000" w:themeColor="text1"/>
                <w:sz w:val="32"/>
                <w:szCs w:val="32"/>
                <w:cs/>
              </w:rPr>
              <w:t>.</w:t>
            </w:r>
            <w:r w:rsidRPr="00FC6D9B">
              <w:rPr>
                <w:rFonts w:ascii="TH SarabunPSK" w:eastAsia="Times New Roman" w:hAnsi="TH SarabunPSK" w:cs="TH SarabunPSK"/>
                <w:color w:val="000000" w:themeColor="text1"/>
                <w:sz w:val="32"/>
                <w:szCs w:val="32"/>
              </w:rPr>
              <w:t xml:space="preserve">1 </w:t>
            </w:r>
            <w:r w:rsidRPr="00FC6D9B">
              <w:rPr>
                <w:rFonts w:ascii="TH SarabunPSK" w:eastAsia="Times New Roman" w:hAnsi="TH SarabunPSK" w:cs="TH SarabunPSK"/>
                <w:color w:val="000000" w:themeColor="text1"/>
                <w:sz w:val="32"/>
                <w:szCs w:val="32"/>
                <w:cs/>
              </w:rPr>
              <w:t xml:space="preserve">อัตราของผู้ป่วย </w:t>
            </w:r>
            <w:r w:rsidRPr="00FC6D9B">
              <w:rPr>
                <w:rFonts w:ascii="TH SarabunPSK" w:eastAsia="Times New Roman" w:hAnsi="TH SarabunPSK" w:cs="TH SarabunPSK"/>
                <w:color w:val="000000" w:themeColor="text1"/>
                <w:sz w:val="32"/>
                <w:szCs w:val="32"/>
              </w:rPr>
              <w:t xml:space="preserve">trauma triage level 1 </w:t>
            </w:r>
            <w:r w:rsidRPr="00FC6D9B">
              <w:rPr>
                <w:rFonts w:ascii="TH SarabunPSK" w:eastAsia="Times New Roman" w:hAnsi="TH SarabunPSK" w:cs="TH SarabunPSK"/>
                <w:color w:val="000000" w:themeColor="text1"/>
                <w:sz w:val="32"/>
                <w:szCs w:val="32"/>
                <w:cs/>
              </w:rPr>
              <w:t xml:space="preserve">และมีข้อบ่งชี้ในการผ่าตัด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สามารถเข้าห้องผ่าตัดได้ภายใน </w:t>
            </w:r>
            <w:r w:rsidRPr="00FC6D9B">
              <w:rPr>
                <w:rFonts w:ascii="TH SarabunPSK" w:eastAsia="Times New Roman" w:hAnsi="TH SarabunPSK" w:cs="TH SarabunPSK"/>
                <w:color w:val="000000" w:themeColor="text1"/>
                <w:sz w:val="32"/>
                <w:szCs w:val="32"/>
              </w:rPr>
              <w:t xml:space="preserve">60 </w:t>
            </w:r>
            <w:r w:rsidRPr="00FC6D9B">
              <w:rPr>
                <w:rFonts w:ascii="TH SarabunPSK" w:eastAsia="Times New Roman" w:hAnsi="TH SarabunPSK" w:cs="TH SarabunPSK"/>
                <w:color w:val="000000" w:themeColor="text1"/>
                <w:sz w:val="32"/>
                <w:szCs w:val="32"/>
                <w:cs/>
              </w:rPr>
              <w:t xml:space="preserve">นาที ไม่ต่ำกว่าร้อยละ </w:t>
            </w:r>
            <w:r w:rsidRPr="00FC6D9B">
              <w:rPr>
                <w:rFonts w:ascii="TH SarabunPSK" w:eastAsia="Times New Roman" w:hAnsi="TH SarabunPSK" w:cs="TH SarabunPSK"/>
                <w:color w:val="000000" w:themeColor="text1"/>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rPr>
                <w:jc w:val="center"/>
              </w:trPr>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lastRenderedPageBreak/>
                    <w:t>รอบ 3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6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9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12 เดือน</w:t>
                  </w:r>
                </w:p>
              </w:tc>
            </w:tr>
            <w:tr w:rsidR="004B2A71" w:rsidRPr="00FC6D9B" w:rsidTr="004B2A71">
              <w:trPr>
                <w:trHeight w:val="60"/>
                <w:jc w:val="center"/>
              </w:trPr>
              <w:tc>
                <w:tcPr>
                  <w:tcW w:w="2494" w:type="dxa"/>
                </w:tcPr>
                <w:p w:rsidR="004B2A71" w:rsidRPr="00FC6D9B" w:rsidRDefault="004B2A71" w:rsidP="004B2A71">
                  <w:pPr>
                    <w:ind w:right="-54"/>
                    <w:contextualSpacing/>
                    <w:jc w:val="center"/>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w:t>
                  </w:r>
                </w:p>
              </w:tc>
              <w:tc>
                <w:tcPr>
                  <w:tcW w:w="2494" w:type="dxa"/>
                </w:tcPr>
                <w:p w:rsidR="004B2A71" w:rsidRPr="00FC6D9B" w:rsidRDefault="004B2A71" w:rsidP="004B2A71">
                  <w:pPr>
                    <w:contextualSpacing/>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 xml:space="preserve">อัตราของผู้ป่วย </w:t>
                  </w:r>
                  <w:r w:rsidRPr="00FC6D9B">
                    <w:rPr>
                      <w:rFonts w:ascii="TH SarabunPSK" w:hAnsi="TH SarabunPSK" w:cs="TH SarabunPSK"/>
                      <w:color w:val="000000" w:themeColor="text1"/>
                      <w:spacing w:val="-4"/>
                      <w:sz w:val="32"/>
                      <w:szCs w:val="32"/>
                    </w:rPr>
                    <w:t xml:space="preserve">trauma triage level 1 </w:t>
                  </w:r>
                  <w:r w:rsidRPr="00FC6D9B">
                    <w:rPr>
                      <w:rFonts w:ascii="TH SarabunPSK" w:hAnsi="TH SarabunPSK" w:cs="TH SarabunPSK"/>
                      <w:color w:val="000000" w:themeColor="text1"/>
                      <w:spacing w:val="-4"/>
                      <w:sz w:val="32"/>
                      <w:szCs w:val="32"/>
                      <w:cs/>
                    </w:rPr>
                    <w:t xml:space="preserve">และมีข้อบ่งชี้ในการผ่าตัด ในโรงพยาบาลระดับ </w:t>
                  </w:r>
                  <w:r w:rsidRPr="00FC6D9B">
                    <w:rPr>
                      <w:rFonts w:ascii="TH SarabunPSK" w:hAnsi="TH SarabunPSK" w:cs="TH SarabunPSK"/>
                      <w:color w:val="000000" w:themeColor="text1"/>
                      <w:spacing w:val="-4"/>
                      <w:sz w:val="32"/>
                      <w:szCs w:val="32"/>
                    </w:rPr>
                    <w:t xml:space="preserve">A, S, M1 </w:t>
                  </w:r>
                  <w:r w:rsidRPr="00FC6D9B">
                    <w:rPr>
                      <w:rFonts w:ascii="TH SarabunPSK" w:hAnsi="TH SarabunPSK" w:cs="TH SarabunPSK"/>
                      <w:color w:val="000000" w:themeColor="text1"/>
                      <w:spacing w:val="-4"/>
                      <w:sz w:val="32"/>
                      <w:szCs w:val="32"/>
                      <w:cs/>
                    </w:rPr>
                    <w:t xml:space="preserve">สามารถเข้าห้องผ่าตัดได้ภายใน 60 นาที ไม่ต่ำกว่าร้อยละ </w:t>
                  </w:r>
                  <w:r w:rsidRPr="00FC6D9B">
                    <w:rPr>
                      <w:rFonts w:ascii="TH SarabunPSK" w:hAnsi="TH SarabunPSK" w:cs="TH SarabunPSK"/>
                      <w:color w:val="000000" w:themeColor="text1"/>
                      <w:spacing w:val="-4"/>
                      <w:sz w:val="32"/>
                      <w:szCs w:val="32"/>
                    </w:rPr>
                    <w:t>6</w:t>
                  </w:r>
                  <w:r w:rsidRPr="00FC6D9B">
                    <w:rPr>
                      <w:rFonts w:ascii="TH SarabunPSK" w:hAnsi="TH SarabunPSK" w:cs="TH SarabunPSK"/>
                      <w:color w:val="000000" w:themeColor="text1"/>
                      <w:spacing w:val="-4"/>
                      <w:sz w:val="32"/>
                      <w:szCs w:val="32"/>
                      <w:cs/>
                    </w:rPr>
                    <w:t>0</w:t>
                  </w:r>
                </w:p>
              </w:tc>
              <w:tc>
                <w:tcPr>
                  <w:tcW w:w="2494" w:type="dxa"/>
                </w:tcPr>
                <w:p w:rsidR="004B2A71" w:rsidRPr="00FC6D9B" w:rsidRDefault="004B2A71" w:rsidP="004B2A71">
                  <w:pPr>
                    <w:pStyle w:val="a6"/>
                    <w:ind w:left="35"/>
                    <w:jc w:val="thaiDistribute"/>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 xml:space="preserve">อัตราของผู้ป่วย </w:t>
                  </w:r>
                  <w:r w:rsidRPr="00FC6D9B">
                    <w:rPr>
                      <w:rFonts w:ascii="TH SarabunPSK" w:hAnsi="TH SarabunPSK" w:cs="TH SarabunPSK"/>
                      <w:color w:val="000000" w:themeColor="text1"/>
                      <w:spacing w:val="-4"/>
                      <w:sz w:val="32"/>
                      <w:szCs w:val="32"/>
                    </w:rPr>
                    <w:t xml:space="preserve">trauma triage level 1 </w:t>
                  </w:r>
                  <w:r w:rsidRPr="00FC6D9B">
                    <w:rPr>
                      <w:rFonts w:ascii="TH SarabunPSK" w:hAnsi="TH SarabunPSK" w:cs="TH SarabunPSK"/>
                      <w:color w:val="000000" w:themeColor="text1"/>
                      <w:spacing w:val="-4"/>
                      <w:sz w:val="32"/>
                      <w:szCs w:val="32"/>
                      <w:cs/>
                    </w:rPr>
                    <w:t xml:space="preserve">และมีข้อบ่งชี้ในการผ่าตัด ในโรงพยาบาลระดับ </w:t>
                  </w:r>
                  <w:r w:rsidRPr="00FC6D9B">
                    <w:rPr>
                      <w:rFonts w:ascii="TH SarabunPSK" w:hAnsi="TH SarabunPSK" w:cs="TH SarabunPSK"/>
                      <w:color w:val="000000" w:themeColor="text1"/>
                      <w:spacing w:val="-4"/>
                      <w:sz w:val="32"/>
                      <w:szCs w:val="32"/>
                    </w:rPr>
                    <w:t xml:space="preserve">A, S, M1 </w:t>
                  </w:r>
                  <w:r w:rsidRPr="00FC6D9B">
                    <w:rPr>
                      <w:rFonts w:ascii="TH SarabunPSK" w:hAnsi="TH SarabunPSK" w:cs="TH SarabunPSK"/>
                      <w:color w:val="000000" w:themeColor="text1"/>
                      <w:spacing w:val="-4"/>
                      <w:sz w:val="32"/>
                      <w:szCs w:val="32"/>
                      <w:cs/>
                    </w:rPr>
                    <w:t xml:space="preserve">สามารถเข้าห้องผ่าตัดได้ภายใน 60 นาที ไม่ต่ำกว่าร้อยละ </w:t>
                  </w:r>
                  <w:r w:rsidRPr="00FC6D9B">
                    <w:rPr>
                      <w:rFonts w:ascii="TH SarabunPSK" w:hAnsi="TH SarabunPSK" w:cs="TH SarabunPSK"/>
                      <w:color w:val="000000" w:themeColor="text1"/>
                      <w:spacing w:val="-4"/>
                      <w:sz w:val="32"/>
                      <w:szCs w:val="32"/>
                    </w:rPr>
                    <w:t>7</w:t>
                  </w:r>
                  <w:r w:rsidRPr="00FC6D9B">
                    <w:rPr>
                      <w:rFonts w:ascii="TH SarabunPSK" w:hAnsi="TH SarabunPSK" w:cs="TH SarabunPSK"/>
                      <w:color w:val="000000" w:themeColor="text1"/>
                      <w:spacing w:val="-4"/>
                      <w:sz w:val="32"/>
                      <w:szCs w:val="32"/>
                      <w:cs/>
                    </w:rPr>
                    <w:t>0</w:t>
                  </w:r>
                </w:p>
              </w:tc>
              <w:tc>
                <w:tcPr>
                  <w:tcW w:w="2494" w:type="dxa"/>
                </w:tcPr>
                <w:p w:rsidR="004B2A71" w:rsidRPr="00FC6D9B" w:rsidRDefault="004B2A71" w:rsidP="004B2A71">
                  <w:pPr>
                    <w:pStyle w:val="a6"/>
                    <w:ind w:left="35"/>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t xml:space="preserve">อัตราของผู้ป่วย </w:t>
                  </w:r>
                  <w:r w:rsidRPr="00FC6D9B">
                    <w:rPr>
                      <w:rFonts w:ascii="TH SarabunPSK" w:hAnsi="TH SarabunPSK" w:cs="TH SarabunPSK"/>
                      <w:color w:val="000000" w:themeColor="text1"/>
                      <w:spacing w:val="-4"/>
                      <w:sz w:val="32"/>
                      <w:szCs w:val="32"/>
                    </w:rPr>
                    <w:t xml:space="preserve">trauma triage level 1 </w:t>
                  </w:r>
                  <w:r w:rsidRPr="00FC6D9B">
                    <w:rPr>
                      <w:rFonts w:ascii="TH SarabunPSK" w:hAnsi="TH SarabunPSK" w:cs="TH SarabunPSK"/>
                      <w:color w:val="000000" w:themeColor="text1"/>
                      <w:spacing w:val="-4"/>
                      <w:sz w:val="32"/>
                      <w:szCs w:val="32"/>
                      <w:cs/>
                    </w:rPr>
                    <w:t xml:space="preserve">และมีข้อบ่งชี้ในการผ่าตัด ในโรงพยาบาลระดับ </w:t>
                  </w:r>
                  <w:r w:rsidRPr="00FC6D9B">
                    <w:rPr>
                      <w:rFonts w:ascii="TH SarabunPSK" w:hAnsi="TH SarabunPSK" w:cs="TH SarabunPSK"/>
                      <w:color w:val="000000" w:themeColor="text1"/>
                      <w:spacing w:val="-4"/>
                      <w:sz w:val="32"/>
                      <w:szCs w:val="32"/>
                    </w:rPr>
                    <w:t xml:space="preserve">A, S, M1 </w:t>
                  </w:r>
                  <w:r w:rsidRPr="00FC6D9B">
                    <w:rPr>
                      <w:rFonts w:ascii="TH SarabunPSK" w:hAnsi="TH SarabunPSK" w:cs="TH SarabunPSK"/>
                      <w:color w:val="000000" w:themeColor="text1"/>
                      <w:spacing w:val="-4"/>
                      <w:sz w:val="32"/>
                      <w:szCs w:val="32"/>
                      <w:cs/>
                    </w:rPr>
                    <w:t>สามารถเข้าห้องผ่าตัดได้ภายใน 60 นาที ไม่ต่ำกว่าร้อยละ 80</w:t>
                  </w:r>
                </w:p>
              </w:tc>
            </w:tr>
          </w:tbl>
          <w:p w:rsidR="004B2A71" w:rsidRPr="00FC6D9B" w:rsidRDefault="004B2A71" w:rsidP="004B2A71">
            <w:pPr>
              <w:ind w:left="-40" w:firstLine="40"/>
              <w:contextualSpacing/>
              <w:rPr>
                <w:rFonts w:ascii="TH SarabunPSK" w:hAnsi="TH SarabunPSK" w:cs="TH SarabunPSK"/>
                <w:color w:val="000000" w:themeColor="text1"/>
                <w:sz w:val="32"/>
                <w:szCs w:val="32"/>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80"/>
        </w:trPr>
        <w:tc>
          <w:tcPr>
            <w:tcW w:w="10485" w:type="dxa"/>
            <w:gridSpan w:val="2"/>
            <w:tcBorders>
              <w:top w:val="single" w:sz="4" w:space="0" w:color="auto"/>
              <w:bottom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เกณฑ์การประเมิน ตัวชี้วัดรองตัวที่ </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xml:space="preserve"> :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eastAsia="Times New Roman" w:hAnsi="TH SarabunPSK" w:cs="TH SarabunPSK"/>
                <w:color w:val="000000" w:themeColor="text1"/>
                <w:sz w:val="32"/>
                <w:szCs w:val="32"/>
                <w:cs/>
              </w:rPr>
              <w:t xml:space="preserve">1.2 อัตราของผู้ป่วย </w:t>
            </w:r>
            <w:r w:rsidRPr="00FC6D9B">
              <w:rPr>
                <w:rFonts w:ascii="TH SarabunPSK" w:eastAsia="Times New Roman" w:hAnsi="TH SarabunPSK" w:cs="TH SarabunPSK"/>
                <w:color w:val="000000" w:themeColor="text1"/>
                <w:sz w:val="32"/>
                <w:szCs w:val="32"/>
              </w:rPr>
              <w:t xml:space="preserve">triage level 1, 2 </w:t>
            </w:r>
            <w:r w:rsidRPr="00FC6D9B">
              <w:rPr>
                <w:rFonts w:ascii="TH SarabunPSK" w:eastAsia="Times New Roman" w:hAnsi="TH SarabunPSK" w:cs="TH SarabunPSK"/>
                <w:color w:val="000000" w:themeColor="text1"/>
                <w:sz w:val="32"/>
                <w:szCs w:val="32"/>
                <w:cs/>
              </w:rPr>
              <w:t xml:space="preserve">อยู่ในห้องฉุกเฉิน </w:t>
            </w:r>
            <w:r w:rsidRPr="00FC6D9B">
              <w:rPr>
                <w:rFonts w:ascii="TH SarabunPSK" w:eastAsia="Times New Roman" w:hAnsi="TH SarabunPSK" w:cs="TH SarabunPSK"/>
                <w:color w:val="000000" w:themeColor="text1"/>
                <w:sz w:val="32"/>
                <w:szCs w:val="32"/>
              </w:rPr>
              <w:t xml:space="preserve">&lt;2 </w:t>
            </w:r>
            <w:r w:rsidRPr="00FC6D9B">
              <w:rPr>
                <w:rFonts w:ascii="TH SarabunPSK" w:eastAsia="Times New Roman" w:hAnsi="TH SarabunPSK" w:cs="TH SarabunPSK"/>
                <w:color w:val="000000" w:themeColor="text1"/>
                <w:sz w:val="32"/>
                <w:szCs w:val="32"/>
                <w:cs/>
              </w:rPr>
              <w:t xml:space="preserve">ชม.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ไม่ต่ำกว่าร้อยละ </w:t>
            </w:r>
            <w:r w:rsidRPr="00FC6D9B">
              <w:rPr>
                <w:rFonts w:ascii="TH SarabunPSK" w:eastAsia="Times New Roman" w:hAnsi="TH SarabunPSK" w:cs="TH SarabunPSK"/>
                <w:color w:val="000000" w:themeColor="text1"/>
                <w:sz w:val="32"/>
                <w:szCs w:val="32"/>
              </w:rPr>
              <w:t>60</w:t>
            </w:r>
          </w:p>
          <w:tbl>
            <w:tblPr>
              <w:tblpPr w:leftFromText="180" w:rightFromText="180" w:vertAnchor="page" w:horzAnchor="margin" w:tblpXSpec="center" w:tblpY="93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494" w:type="dxa"/>
                </w:tcPr>
                <w:p w:rsidR="004B2A71" w:rsidRPr="00FC6D9B" w:rsidRDefault="004B2A71" w:rsidP="004B2A71">
                  <w:pPr>
                    <w:ind w:right="-54"/>
                    <w:contextualSpacing/>
                    <w:jc w:val="center"/>
                    <w:rPr>
                      <w:rFonts w:ascii="TH SarabunPSK" w:hAnsi="TH SarabunPSK" w:cs="TH SarabunPSK"/>
                      <w:color w:val="000000" w:themeColor="text1"/>
                      <w:sz w:val="32"/>
                      <w:szCs w:val="32"/>
                      <w:cs/>
                    </w:rPr>
                  </w:pPr>
                </w:p>
              </w:tc>
              <w:tc>
                <w:tcPr>
                  <w:tcW w:w="2494" w:type="dxa"/>
                </w:tcPr>
                <w:p w:rsidR="004B2A71" w:rsidRPr="00FC6D9B" w:rsidRDefault="004B2A71" w:rsidP="004B2A71">
                  <w:pPr>
                    <w:contextualSpacing/>
                    <w:rPr>
                      <w:rFonts w:ascii="TH SarabunPSK" w:hAnsi="TH SarabunPSK" w:cs="TH SarabunPSK"/>
                      <w:color w:val="000000" w:themeColor="text1"/>
                      <w:sz w:val="32"/>
                      <w:szCs w:val="32"/>
                      <w:cs/>
                    </w:rPr>
                  </w:pPr>
                </w:p>
              </w:tc>
              <w:tc>
                <w:tcPr>
                  <w:tcW w:w="2494" w:type="dxa"/>
                </w:tcPr>
                <w:p w:rsidR="004B2A71" w:rsidRPr="00FC6D9B" w:rsidRDefault="004B2A71" w:rsidP="004B2A71">
                  <w:pPr>
                    <w:pStyle w:val="a6"/>
                    <w:ind w:left="35"/>
                    <w:jc w:val="thaiDistribute"/>
                    <w:rPr>
                      <w:rFonts w:ascii="TH SarabunPSK" w:hAnsi="TH SarabunPSK" w:cs="TH SarabunPSK"/>
                      <w:color w:val="000000" w:themeColor="text1"/>
                      <w:sz w:val="32"/>
                      <w:szCs w:val="32"/>
                      <w:cs/>
                    </w:rPr>
                  </w:pPr>
                </w:p>
              </w:tc>
              <w:tc>
                <w:tcPr>
                  <w:tcW w:w="2494" w:type="dxa"/>
                </w:tcPr>
                <w:p w:rsidR="004B2A71" w:rsidRPr="00FC6D9B" w:rsidRDefault="004B2A71" w:rsidP="004B2A71">
                  <w:pPr>
                    <w:pStyle w:val="a6"/>
                    <w:ind w:left="35"/>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60</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91"/>
        </w:trPr>
        <w:tc>
          <w:tcPr>
            <w:tcW w:w="10485" w:type="dxa"/>
            <w:gridSpan w:val="2"/>
            <w:tcBorders>
              <w:top w:val="single" w:sz="4" w:space="0" w:color="auto"/>
              <w:bottom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w:t>
            </w:r>
            <w:r w:rsidRPr="00FC6D9B">
              <w:rPr>
                <w:rFonts w:ascii="TH SarabunPSK" w:eastAsia="Times New Roman" w:hAnsi="TH SarabunPSK" w:cs="TH SarabunPSK"/>
                <w:color w:val="000000" w:themeColor="text1"/>
                <w:spacing w:val="-10"/>
                <w:sz w:val="32"/>
                <w:szCs w:val="32"/>
                <w:cs/>
              </w:rPr>
              <w:t xml:space="preserve">อัตราตายของผู้ป่วย </w:t>
            </w:r>
            <w:r w:rsidRPr="00FC6D9B">
              <w:rPr>
                <w:rFonts w:ascii="TH SarabunPSK" w:eastAsia="Times New Roman" w:hAnsi="TH SarabunPSK" w:cs="TH SarabunPSK"/>
                <w:color w:val="000000" w:themeColor="text1"/>
                <w:spacing w:val="-10"/>
                <w:sz w:val="32"/>
                <w:szCs w:val="32"/>
              </w:rPr>
              <w:t>PS score &gt;0</w:t>
            </w:r>
            <w:r w:rsidRPr="00FC6D9B">
              <w:rPr>
                <w:rFonts w:ascii="TH SarabunPSK" w:eastAsia="Times New Roman" w:hAnsi="TH SarabunPSK" w:cs="TH SarabunPSK"/>
                <w:color w:val="000000" w:themeColor="text1"/>
                <w:spacing w:val="-10"/>
                <w:sz w:val="32"/>
                <w:szCs w:val="32"/>
                <w:cs/>
              </w:rPr>
              <w:t>.</w:t>
            </w:r>
            <w:r w:rsidRPr="00FC6D9B">
              <w:rPr>
                <w:rFonts w:ascii="TH SarabunPSK" w:eastAsia="Times New Roman" w:hAnsi="TH SarabunPSK" w:cs="TH SarabunPSK"/>
                <w:color w:val="000000" w:themeColor="text1"/>
                <w:spacing w:val="-10"/>
                <w:sz w:val="32"/>
                <w:szCs w:val="32"/>
              </w:rPr>
              <w:t xml:space="preserve">75 </w:t>
            </w:r>
            <w:r w:rsidRPr="00FC6D9B">
              <w:rPr>
                <w:rFonts w:ascii="TH SarabunPSK" w:eastAsia="Times New Roman" w:hAnsi="TH SarabunPSK" w:cs="TH SarabunPSK"/>
                <w:color w:val="000000" w:themeColor="text1"/>
                <w:spacing w:val="-10"/>
                <w:sz w:val="32"/>
                <w:szCs w:val="32"/>
                <w:cs/>
              </w:rPr>
              <w:t xml:space="preserve">ในโรงพยาบาลทุกระดับ และได้รับการทำ </w:t>
            </w:r>
            <w:r w:rsidRPr="00FC6D9B">
              <w:rPr>
                <w:rFonts w:ascii="TH SarabunPSK" w:eastAsia="Times New Roman" w:hAnsi="TH SarabunPSK" w:cs="TH SarabunPSK"/>
                <w:color w:val="000000" w:themeColor="text1"/>
                <w:spacing w:val="-10"/>
                <w:sz w:val="32"/>
                <w:szCs w:val="32"/>
              </w:rPr>
              <w:t xml:space="preserve">root cause analysis </w:t>
            </w:r>
            <w:r w:rsidRPr="00FC6D9B">
              <w:rPr>
                <w:rFonts w:ascii="TH SarabunPSK" w:eastAsia="Times New Roman" w:hAnsi="TH SarabunPSK" w:cs="TH SarabunPSK"/>
                <w:color w:val="000000" w:themeColor="text1"/>
                <w:spacing w:val="-10"/>
                <w:sz w:val="32"/>
                <w:szCs w:val="32"/>
                <w:cs/>
              </w:rPr>
              <w:t xml:space="preserve">ไม่ต่ำกว่าร้อยละ </w:t>
            </w:r>
            <w:r w:rsidRPr="00FC6D9B">
              <w:rPr>
                <w:rFonts w:ascii="TH SarabunPSK" w:eastAsia="Times New Roman" w:hAnsi="TH SarabunPSK" w:cs="TH SarabunPSK"/>
                <w:color w:val="000000" w:themeColor="text1"/>
                <w:spacing w:val="-10"/>
                <w:sz w:val="32"/>
                <w:szCs w:val="32"/>
              </w:rPr>
              <w:t>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rPr>
                <w:jc w:val="center"/>
              </w:trPr>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2324"/>
                <w:jc w:val="center"/>
              </w:trPr>
              <w:tc>
                <w:tcPr>
                  <w:tcW w:w="2494" w:type="dxa"/>
                </w:tcPr>
                <w:p w:rsidR="004B2A71" w:rsidRPr="00FC6D9B" w:rsidRDefault="004B2A71" w:rsidP="004B2A71">
                  <w:pPr>
                    <w:ind w:right="-54"/>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2494"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อัตราตายของผู้ป่วย </w:t>
                  </w:r>
                  <w:r w:rsidRPr="00FC6D9B">
                    <w:rPr>
                      <w:rFonts w:ascii="TH SarabunPSK" w:hAnsi="TH SarabunPSK" w:cs="TH SarabunPSK"/>
                      <w:color w:val="000000" w:themeColor="text1"/>
                      <w:sz w:val="32"/>
                      <w:szCs w:val="32"/>
                    </w:rPr>
                    <w:t>PS score &gt;0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75 </w:t>
                  </w:r>
                  <w:r w:rsidRPr="00FC6D9B">
                    <w:rPr>
                      <w:rFonts w:ascii="TH SarabunPSK" w:hAnsi="TH SarabunPSK" w:cs="TH SarabunPSK"/>
                      <w:color w:val="000000" w:themeColor="text1"/>
                      <w:sz w:val="32"/>
                      <w:szCs w:val="32"/>
                      <w:cs/>
                    </w:rPr>
                    <w:t xml:space="preserve">ในโรงพยาบาลระดับ </w:t>
                  </w:r>
                  <w:r w:rsidRPr="00FC6D9B">
                    <w:rPr>
                      <w:rFonts w:ascii="TH SarabunPSK" w:hAnsi="TH SarabunPSK" w:cs="TH SarabunPSK"/>
                      <w:color w:val="000000" w:themeColor="text1"/>
                      <w:sz w:val="32"/>
                      <w:szCs w:val="32"/>
                    </w:rPr>
                    <w:t xml:space="preserve">F2 </w:t>
                  </w:r>
                  <w:r w:rsidRPr="00FC6D9B">
                    <w:rPr>
                      <w:rFonts w:ascii="TH SarabunPSK" w:hAnsi="TH SarabunPSK" w:cs="TH SarabunPSK"/>
                      <w:color w:val="000000" w:themeColor="text1"/>
                      <w:sz w:val="32"/>
                      <w:szCs w:val="32"/>
                      <w:cs/>
                    </w:rPr>
                    <w:t xml:space="preserve">ขึ้นไป ได้รับการทำ </w:t>
                  </w:r>
                  <w:r w:rsidRPr="00FC6D9B">
                    <w:rPr>
                      <w:rFonts w:ascii="TH SarabunPSK" w:hAnsi="TH SarabunPSK" w:cs="TH SarabunPSK"/>
                      <w:color w:val="000000" w:themeColor="text1"/>
                      <w:sz w:val="32"/>
                      <w:szCs w:val="32"/>
                    </w:rPr>
                    <w:t xml:space="preserve">root cause analysis </w:t>
                  </w:r>
                  <w:r w:rsidRPr="00FC6D9B">
                    <w:rPr>
                      <w:rFonts w:ascii="TH SarabunPSK" w:hAnsi="TH SarabunPSK" w:cs="TH SarabunPSK"/>
                      <w:color w:val="000000" w:themeColor="text1"/>
                      <w:sz w:val="32"/>
                      <w:szCs w:val="32"/>
                      <w:cs/>
                    </w:rPr>
                    <w:t>ไม่ต่ำกว่าร้อยละ 100</w:t>
                  </w:r>
                </w:p>
              </w:tc>
              <w:tc>
                <w:tcPr>
                  <w:tcW w:w="2494" w:type="dxa"/>
                </w:tcPr>
                <w:p w:rsidR="004B2A71" w:rsidRPr="00FC6D9B" w:rsidRDefault="004B2A71" w:rsidP="004B2A71">
                  <w:pPr>
                    <w:pStyle w:val="a6"/>
                    <w:ind w:left="35"/>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2494" w:type="dxa"/>
                </w:tcPr>
                <w:p w:rsidR="004B2A71" w:rsidRPr="00FC6D9B" w:rsidRDefault="004B2A71" w:rsidP="004B2A71">
                  <w:pPr>
                    <w:pStyle w:val="a6"/>
                    <w:ind w:left="3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อัตราตายของผู้ป่วย </w:t>
                  </w:r>
                  <w:r w:rsidRPr="00FC6D9B">
                    <w:rPr>
                      <w:rFonts w:ascii="TH SarabunPSK" w:hAnsi="TH SarabunPSK" w:cs="TH SarabunPSK"/>
                      <w:color w:val="000000" w:themeColor="text1"/>
                      <w:sz w:val="32"/>
                      <w:szCs w:val="32"/>
                    </w:rPr>
                    <w:t>PS score &gt;0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75 </w:t>
                  </w:r>
                  <w:r w:rsidRPr="00FC6D9B">
                    <w:rPr>
                      <w:rFonts w:ascii="TH SarabunPSK" w:hAnsi="TH SarabunPSK" w:cs="TH SarabunPSK"/>
                      <w:color w:val="000000" w:themeColor="text1"/>
                      <w:sz w:val="32"/>
                      <w:szCs w:val="32"/>
                      <w:cs/>
                    </w:rPr>
                    <w:t xml:space="preserve">ในโรงพยาบาลระดับ </w:t>
                  </w:r>
                  <w:r w:rsidRPr="00FC6D9B">
                    <w:rPr>
                      <w:rFonts w:ascii="TH SarabunPSK" w:hAnsi="TH SarabunPSK" w:cs="TH SarabunPSK"/>
                      <w:color w:val="000000" w:themeColor="text1"/>
                      <w:sz w:val="32"/>
                      <w:szCs w:val="32"/>
                    </w:rPr>
                    <w:t xml:space="preserve">F2 </w:t>
                  </w:r>
                  <w:r w:rsidRPr="00FC6D9B">
                    <w:rPr>
                      <w:rFonts w:ascii="TH SarabunPSK" w:hAnsi="TH SarabunPSK" w:cs="TH SarabunPSK"/>
                      <w:color w:val="000000" w:themeColor="text1"/>
                      <w:sz w:val="32"/>
                      <w:szCs w:val="32"/>
                      <w:cs/>
                    </w:rPr>
                    <w:t xml:space="preserve">ขึ้นไป ได้รับการทำ </w:t>
                  </w:r>
                  <w:r w:rsidRPr="00FC6D9B">
                    <w:rPr>
                      <w:rFonts w:ascii="TH SarabunPSK" w:hAnsi="TH SarabunPSK" w:cs="TH SarabunPSK"/>
                      <w:color w:val="000000" w:themeColor="text1"/>
                      <w:sz w:val="32"/>
                      <w:szCs w:val="32"/>
                    </w:rPr>
                    <w:t xml:space="preserve">root cause analysis </w:t>
                  </w:r>
                  <w:r w:rsidRPr="00FC6D9B">
                    <w:rPr>
                      <w:rFonts w:ascii="TH SarabunPSK" w:hAnsi="TH SarabunPSK" w:cs="TH SarabunPSK"/>
                      <w:color w:val="000000" w:themeColor="text1"/>
                      <w:sz w:val="32"/>
                      <w:szCs w:val="32"/>
                      <w:cs/>
                    </w:rPr>
                    <w:t>ไม่ต่ำกว่าร้อยละ 100</w:t>
                  </w:r>
                </w:p>
              </w:tc>
            </w:tr>
          </w:tbl>
          <w:p w:rsidR="004B2A71" w:rsidRPr="00FC6D9B" w:rsidRDefault="004B2A71" w:rsidP="004B2A71">
            <w:pPr>
              <w:contextualSpacing/>
              <w:rPr>
                <w:rFonts w:ascii="TH SarabunPSK" w:eastAsia="Times New Roman" w:hAnsi="TH SarabunPSK" w:cs="TH SarabunPSK"/>
                <w:color w:val="000000" w:themeColor="text1"/>
                <w:sz w:val="32"/>
                <w:szCs w:val="32"/>
                <w:cs/>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27"/>
        </w:trPr>
        <w:tc>
          <w:tcPr>
            <w:tcW w:w="10485" w:type="dxa"/>
            <w:gridSpan w:val="2"/>
            <w:tcBorders>
              <w:top w:val="single" w:sz="4" w:space="0" w:color="auto"/>
              <w:bottom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อัตราตายผู้ป่วยบาดเจ็บรุนแรงต่อสมอง (</w:t>
            </w:r>
            <w:r w:rsidRPr="00FC6D9B">
              <w:rPr>
                <w:rFonts w:ascii="TH SarabunPSK" w:hAnsi="TH SarabunPSK" w:cs="TH SarabunPSK"/>
                <w:color w:val="000000" w:themeColor="text1"/>
                <w:sz w:val="32"/>
                <w:szCs w:val="32"/>
              </w:rPr>
              <w:t>mortality rate of severe traumatic brain injury) (</w:t>
            </w:r>
            <w:r w:rsidRPr="00FC6D9B">
              <w:rPr>
                <w:rFonts w:ascii="TH SarabunPSK" w:hAnsi="TH SarabunPSK" w:cs="TH SarabunPSK"/>
                <w:color w:val="000000" w:themeColor="text1"/>
                <w:sz w:val="32"/>
                <w:szCs w:val="32"/>
                <w:cs/>
              </w:rPr>
              <w:t xml:space="preserve">รหัส </w:t>
            </w:r>
            <w:r w:rsidRPr="00FC6D9B">
              <w:rPr>
                <w:rFonts w:ascii="TH SarabunPSK" w:hAnsi="TH SarabunPSK" w:cs="TH SarabunPSK"/>
                <w:color w:val="000000" w:themeColor="text1"/>
                <w:sz w:val="32"/>
                <w:szCs w:val="32"/>
              </w:rPr>
              <w:t xml:space="preserve">ICD S 06.1 – S 06.9) </w:t>
            </w:r>
            <w:r w:rsidRPr="00FC6D9B">
              <w:rPr>
                <w:rFonts w:ascii="TH SarabunPSK" w:hAnsi="TH SarabunPSK" w:cs="TH SarabunPSK"/>
                <w:color w:val="000000" w:themeColor="text1"/>
                <w:sz w:val="32"/>
                <w:szCs w:val="32"/>
                <w:cs/>
              </w:rPr>
              <w:t xml:space="preserve">ไม่เกินร้อยละ </w:t>
            </w:r>
            <w:r w:rsidRPr="00FC6D9B">
              <w:rPr>
                <w:rFonts w:ascii="TH SarabunPSK" w:hAnsi="TH SarabunPSK" w:cs="TH SarabunPSK"/>
                <w:color w:val="000000" w:themeColor="text1"/>
                <w:sz w:val="32"/>
                <w:szCs w:val="32"/>
              </w:rPr>
              <w:t>45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54"/>
              <w:gridCol w:w="2154"/>
              <w:gridCol w:w="2154"/>
              <w:gridCol w:w="2154"/>
            </w:tblGrid>
            <w:tr w:rsidR="004B2A71" w:rsidRPr="00FC6D9B" w:rsidTr="004B2A71">
              <w:trPr>
                <w:jc w:val="center"/>
              </w:trPr>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154" w:type="dxa"/>
                </w:tcPr>
                <w:p w:rsidR="004B2A71" w:rsidRPr="00FC6D9B" w:rsidRDefault="004B2A71" w:rsidP="004B2A71">
                  <w:pPr>
                    <w:ind w:right="-54"/>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ไม่เกิน </w:t>
                  </w:r>
                  <w:r w:rsidRPr="00FC6D9B">
                    <w:rPr>
                      <w:rFonts w:ascii="TH SarabunPSK" w:hAnsi="TH SarabunPSK" w:cs="TH SarabunPSK"/>
                      <w:color w:val="000000" w:themeColor="text1"/>
                      <w:sz w:val="32"/>
                      <w:szCs w:val="32"/>
                    </w:rPr>
                    <w:t>45 %</w:t>
                  </w:r>
                </w:p>
              </w:tc>
              <w:tc>
                <w:tcPr>
                  <w:tcW w:w="2154"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ไม่เกิน </w:t>
                  </w:r>
                  <w:r w:rsidRPr="00FC6D9B">
                    <w:rPr>
                      <w:rFonts w:ascii="TH SarabunPSK" w:hAnsi="TH SarabunPSK" w:cs="TH SarabunPSK"/>
                      <w:color w:val="000000" w:themeColor="text1"/>
                      <w:sz w:val="32"/>
                      <w:szCs w:val="32"/>
                    </w:rPr>
                    <w:t>45 %</w:t>
                  </w:r>
                </w:p>
              </w:tc>
              <w:tc>
                <w:tcPr>
                  <w:tcW w:w="2154" w:type="dxa"/>
                </w:tcPr>
                <w:p w:rsidR="004B2A71" w:rsidRPr="00FC6D9B" w:rsidRDefault="004B2A71" w:rsidP="004B2A71">
                  <w:pPr>
                    <w:pStyle w:val="a6"/>
                    <w:ind w:left="35"/>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ไม่เกิน 45 %</w:t>
                  </w:r>
                </w:p>
              </w:tc>
              <w:tc>
                <w:tcPr>
                  <w:tcW w:w="2154" w:type="dxa"/>
                </w:tcPr>
                <w:p w:rsidR="004B2A71" w:rsidRPr="00FC6D9B" w:rsidRDefault="004B2A71" w:rsidP="004B2A71">
                  <w:pPr>
                    <w:pStyle w:val="a6"/>
                    <w:ind w:left="35"/>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ไม่เกิน 45 %</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0"/>
        </w:trPr>
        <w:tc>
          <w:tcPr>
            <w:tcW w:w="10485" w:type="dxa"/>
            <w:gridSpan w:val="2"/>
            <w:tcBorders>
              <w:top w:val="single" w:sz="4" w:space="0" w:color="auto"/>
              <w:bottom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เกณฑ์การประเมิน ตัวชี้วัดรองตัวที่ </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 xml:space="preserve"> : </w:t>
            </w:r>
          </w:p>
          <w:p w:rsidR="004B2A71" w:rsidRPr="00FC6D9B" w:rsidRDefault="004B2A71" w:rsidP="004B2A71">
            <w:pPr>
              <w:contextualSpacing/>
              <w:jc w:val="thaiDistribute"/>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3.1 อัตราของ </w:t>
            </w:r>
            <w:r w:rsidRPr="00FC6D9B">
              <w:rPr>
                <w:rFonts w:ascii="TH SarabunPSK" w:eastAsia="Times New Roman" w:hAnsi="TH SarabunPSK" w:cs="TH SarabunPSK"/>
                <w:color w:val="000000" w:themeColor="text1"/>
                <w:sz w:val="32"/>
                <w:szCs w:val="32"/>
              </w:rPr>
              <w:t>TEA unit</w:t>
            </w:r>
            <w:r w:rsidRPr="00FC6D9B">
              <w:rPr>
                <w:rFonts w:ascii="TH SarabunPSK" w:eastAsia="Times New Roman" w:hAnsi="TH SarabunPSK" w:cs="TH SarabunPSK"/>
                <w:color w:val="000000" w:themeColor="text1"/>
                <w:sz w:val="32"/>
                <w:szCs w:val="32"/>
                <w:cs/>
              </w:rPr>
              <w:t xml:space="preserve"> ในโรงพยาบาลระดับ </w:t>
            </w:r>
            <w:r w:rsidRPr="00FC6D9B">
              <w:rPr>
                <w:rFonts w:ascii="TH SarabunPSK" w:eastAsia="Times New Roman" w:hAnsi="TH SarabunPSK" w:cs="TH SarabunPSK"/>
                <w:color w:val="000000" w:themeColor="text1"/>
                <w:sz w:val="32"/>
                <w:szCs w:val="32"/>
              </w:rPr>
              <w:t xml:space="preserve">A, S, M1 </w:t>
            </w:r>
            <w:r w:rsidRPr="00FC6D9B">
              <w:rPr>
                <w:rFonts w:ascii="TH SarabunPSK" w:eastAsia="Times New Roman" w:hAnsi="TH SarabunPSK" w:cs="TH SarabunPSK"/>
                <w:color w:val="000000" w:themeColor="text1"/>
                <w:sz w:val="32"/>
                <w:szCs w:val="32"/>
                <w:cs/>
              </w:rPr>
              <w:t xml:space="preserve">ที่ผ่านเกณฑ์ประเมินคุณภาพ ไม่ต่ำกว่าร้อยละ </w:t>
            </w:r>
            <w:r w:rsidRPr="00FC6D9B">
              <w:rPr>
                <w:rFonts w:ascii="TH SarabunPSK" w:eastAsia="Times New Roman" w:hAnsi="TH SarabunPSK" w:cs="TH SarabunPSK"/>
                <w:color w:val="000000" w:themeColor="text1"/>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54"/>
              <w:gridCol w:w="2154"/>
              <w:gridCol w:w="2154"/>
              <w:gridCol w:w="2154"/>
            </w:tblGrid>
            <w:tr w:rsidR="004B2A71" w:rsidRPr="00FC6D9B" w:rsidTr="004B2A71">
              <w:trPr>
                <w:jc w:val="center"/>
              </w:trPr>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154" w:type="dxa"/>
                </w:tcPr>
                <w:p w:rsidR="004B2A71" w:rsidRPr="00FC6D9B" w:rsidRDefault="004B2A71" w:rsidP="004B2A71">
                  <w:pPr>
                    <w:ind w:right="-54"/>
                    <w:contextualSpacing/>
                    <w:jc w:val="center"/>
                    <w:rPr>
                      <w:rFonts w:ascii="TH SarabunPSK" w:hAnsi="TH SarabunPSK" w:cs="TH SarabunPSK"/>
                      <w:color w:val="000000" w:themeColor="text1"/>
                      <w:sz w:val="32"/>
                      <w:szCs w:val="32"/>
                      <w:cs/>
                    </w:rPr>
                  </w:pPr>
                </w:p>
              </w:tc>
              <w:tc>
                <w:tcPr>
                  <w:tcW w:w="2154" w:type="dxa"/>
                </w:tcPr>
                <w:p w:rsidR="004B2A71" w:rsidRPr="00FC6D9B" w:rsidRDefault="004B2A71" w:rsidP="004B2A71">
                  <w:pPr>
                    <w:contextualSpacing/>
                    <w:rPr>
                      <w:rFonts w:ascii="TH SarabunPSK" w:hAnsi="TH SarabunPSK" w:cs="TH SarabunPSK"/>
                      <w:color w:val="000000" w:themeColor="text1"/>
                      <w:sz w:val="32"/>
                      <w:szCs w:val="32"/>
                      <w:cs/>
                    </w:rPr>
                  </w:pPr>
                </w:p>
              </w:tc>
              <w:tc>
                <w:tcPr>
                  <w:tcW w:w="2154" w:type="dxa"/>
                </w:tcPr>
                <w:p w:rsidR="004B2A71" w:rsidRPr="00FC6D9B" w:rsidRDefault="004B2A71" w:rsidP="004B2A71">
                  <w:pPr>
                    <w:pStyle w:val="a6"/>
                    <w:ind w:left="35"/>
                    <w:jc w:val="thaiDistribute"/>
                    <w:rPr>
                      <w:rFonts w:ascii="TH SarabunPSK" w:hAnsi="TH SarabunPSK" w:cs="TH SarabunPSK"/>
                      <w:color w:val="000000" w:themeColor="text1"/>
                      <w:sz w:val="32"/>
                      <w:szCs w:val="32"/>
                      <w:cs/>
                    </w:rPr>
                  </w:pPr>
                </w:p>
              </w:tc>
              <w:tc>
                <w:tcPr>
                  <w:tcW w:w="2154" w:type="dxa"/>
                </w:tcPr>
                <w:p w:rsidR="004B2A71" w:rsidRPr="00FC6D9B" w:rsidRDefault="004B2A71" w:rsidP="004B2A71">
                  <w:pPr>
                    <w:pStyle w:val="a6"/>
                    <w:ind w:left="35"/>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 10</w:t>
                  </w:r>
                </w:p>
              </w:tc>
            </w:tr>
          </w:tbl>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30"/>
        </w:trPr>
        <w:tc>
          <w:tcPr>
            <w:tcW w:w="10485" w:type="dxa"/>
            <w:gridSpan w:val="2"/>
            <w:tcBorders>
              <w:top w:val="single" w:sz="4" w:space="0" w:color="auto"/>
            </w:tcBorders>
          </w:tcPr>
          <w:p w:rsidR="004B2A71" w:rsidRPr="00FC6D9B" w:rsidRDefault="004B2A71" w:rsidP="004B2A71">
            <w:pPr>
              <w:contextualSpacing/>
              <w:rPr>
                <w:rFonts w:ascii="TH SarabunPSK" w:eastAsia="Times New Roman" w:hAnsi="TH SarabunPSK" w:cs="TH SarabunPSK"/>
                <w:color w:val="000000" w:themeColor="text1"/>
                <w:sz w:val="32"/>
                <w:szCs w:val="32"/>
              </w:rPr>
            </w:pPr>
            <w:r w:rsidRPr="00FC6D9B">
              <w:rPr>
                <w:rFonts w:ascii="TH SarabunPSK" w:eastAsia="Times New Roman" w:hAnsi="TH SarabunPSK" w:cs="TH SarabunPSK"/>
                <w:color w:val="000000" w:themeColor="text1"/>
                <w:sz w:val="32"/>
                <w:szCs w:val="32"/>
                <w:cs/>
              </w:rPr>
              <w:t xml:space="preserve">3.2 อัตราของโรงพยาบาลระดับ </w:t>
            </w:r>
            <w:r w:rsidRPr="00FC6D9B">
              <w:rPr>
                <w:rFonts w:ascii="TH SarabunPSK" w:eastAsia="Times New Roman" w:hAnsi="TH SarabunPSK" w:cs="TH SarabunPSK"/>
                <w:color w:val="000000" w:themeColor="text1"/>
                <w:sz w:val="32"/>
                <w:szCs w:val="32"/>
              </w:rPr>
              <w:t xml:space="preserve">F2 </w:t>
            </w:r>
            <w:r w:rsidRPr="00FC6D9B">
              <w:rPr>
                <w:rFonts w:ascii="TH SarabunPSK" w:eastAsia="Times New Roman" w:hAnsi="TH SarabunPSK" w:cs="TH SarabunPSK"/>
                <w:color w:val="000000" w:themeColor="text1"/>
                <w:sz w:val="32"/>
                <w:szCs w:val="32"/>
                <w:cs/>
              </w:rPr>
              <w:t xml:space="preserve">ขึ้นไป ที่ผ่านเกณฑ์ประเมิน </w:t>
            </w:r>
            <w:r w:rsidRPr="00FC6D9B">
              <w:rPr>
                <w:rFonts w:ascii="TH SarabunPSK" w:eastAsia="Times New Roman" w:hAnsi="TH SarabunPSK" w:cs="TH SarabunPSK"/>
                <w:color w:val="000000" w:themeColor="text1"/>
                <w:sz w:val="32"/>
                <w:szCs w:val="32"/>
              </w:rPr>
              <w:t xml:space="preserve">ECS </w:t>
            </w:r>
            <w:r w:rsidRPr="00FC6D9B">
              <w:rPr>
                <w:rFonts w:ascii="TH SarabunPSK" w:eastAsia="Times New Roman" w:hAnsi="TH SarabunPSK" w:cs="TH SarabunPSK"/>
                <w:color w:val="000000" w:themeColor="text1"/>
                <w:sz w:val="32"/>
                <w:szCs w:val="32"/>
                <w:cs/>
              </w:rPr>
              <w:t xml:space="preserve">คุณภาพ ไม่ต่ำกว่าร้อยละ </w:t>
            </w:r>
            <w:r w:rsidRPr="00FC6D9B">
              <w:rPr>
                <w:rFonts w:ascii="TH SarabunPSK" w:eastAsia="Times New Roman" w:hAnsi="TH SarabunPSK" w:cs="TH SarabunPSK"/>
                <w:color w:val="000000" w:themeColor="text1"/>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54"/>
              <w:gridCol w:w="2154"/>
              <w:gridCol w:w="2154"/>
              <w:gridCol w:w="2154"/>
            </w:tblGrid>
            <w:tr w:rsidR="004B2A71" w:rsidRPr="00FC6D9B" w:rsidTr="004B2A71">
              <w:trPr>
                <w:jc w:val="center"/>
              </w:trPr>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5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jc w:val="center"/>
              </w:trPr>
              <w:tc>
                <w:tcPr>
                  <w:tcW w:w="2154" w:type="dxa"/>
                </w:tcPr>
                <w:p w:rsidR="004B2A71" w:rsidRPr="00FC6D9B" w:rsidRDefault="004B2A71" w:rsidP="004B2A71">
                  <w:pPr>
                    <w:ind w:right="-54"/>
                    <w:contextualSpacing/>
                    <w:jc w:val="center"/>
                    <w:rPr>
                      <w:rFonts w:ascii="TH SarabunPSK" w:hAnsi="TH SarabunPSK" w:cs="TH SarabunPSK"/>
                      <w:color w:val="000000" w:themeColor="text1"/>
                      <w:sz w:val="32"/>
                      <w:szCs w:val="32"/>
                      <w:cs/>
                    </w:rPr>
                  </w:pPr>
                </w:p>
              </w:tc>
              <w:tc>
                <w:tcPr>
                  <w:tcW w:w="2154"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2154" w:type="dxa"/>
                </w:tcPr>
                <w:p w:rsidR="004B2A71" w:rsidRPr="00FC6D9B" w:rsidRDefault="004B2A71" w:rsidP="004B2A71">
                  <w:pPr>
                    <w:pStyle w:val="a6"/>
                    <w:ind w:left="35"/>
                    <w:jc w:val="center"/>
                    <w:rPr>
                      <w:rFonts w:ascii="TH SarabunPSK" w:hAnsi="TH SarabunPSK" w:cs="TH SarabunPSK"/>
                      <w:color w:val="000000" w:themeColor="text1"/>
                      <w:sz w:val="32"/>
                      <w:szCs w:val="32"/>
                      <w:cs/>
                    </w:rPr>
                  </w:pPr>
                </w:p>
              </w:tc>
              <w:tc>
                <w:tcPr>
                  <w:tcW w:w="2154" w:type="dxa"/>
                </w:tcPr>
                <w:p w:rsidR="004B2A71" w:rsidRPr="00FC6D9B" w:rsidRDefault="004B2A71" w:rsidP="004B2A71">
                  <w:pPr>
                    <w:pStyle w:val="a6"/>
                    <w:ind w:left="35"/>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80</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rPr>
          <w:trHeight w:val="3005"/>
        </w:trPr>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วิธีการประเมินผล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 xml:space="preserve">ขั้นตอนที่ </w:t>
            </w:r>
            <w:r w:rsidRPr="00FC6D9B">
              <w:rPr>
                <w:rFonts w:ascii="TH SarabunPSK" w:hAnsi="TH SarabunPSK" w:cs="TH SarabunPSK"/>
                <w:b/>
                <w:bCs/>
                <w:color w:val="000000" w:themeColor="text1"/>
                <w:sz w:val="32"/>
                <w:szCs w:val="32"/>
              </w:rPr>
              <w:t>1</w:t>
            </w:r>
            <w:r w:rsidRPr="00FC6D9B">
              <w:rPr>
                <w:rFonts w:ascii="TH SarabunPSK" w:hAnsi="TH SarabunPSK" w:cs="TH SarabunPSK"/>
                <w:color w:val="000000" w:themeColor="text1"/>
                <w:sz w:val="32"/>
                <w:szCs w:val="32"/>
                <w:cs/>
              </w:rPr>
              <w:t xml:space="preserve"> โรงพยาบาลระดับ </w:t>
            </w:r>
            <w:r w:rsidRPr="00FC6D9B">
              <w:rPr>
                <w:rFonts w:ascii="TH SarabunPSK" w:hAnsi="TH SarabunPSK" w:cs="TH SarabunPSK"/>
                <w:color w:val="000000" w:themeColor="text1"/>
                <w:sz w:val="32"/>
                <w:szCs w:val="32"/>
              </w:rPr>
              <w:t xml:space="preserve">F2 </w:t>
            </w:r>
            <w:r w:rsidRPr="00FC6D9B">
              <w:rPr>
                <w:rFonts w:ascii="TH SarabunPSK" w:hAnsi="TH SarabunPSK" w:cs="TH SarabunPSK"/>
                <w:color w:val="000000" w:themeColor="text1"/>
                <w:sz w:val="32"/>
                <w:szCs w:val="32"/>
                <w:cs/>
              </w:rPr>
              <w:t xml:space="preserve">ขึ้นไป มีคณะกรรมการพัฒนาระบบรักษาพยาบาลฉุกเฉินของโรงพยาบาล และ ในโรงพยาบาลระดับ </w:t>
            </w:r>
            <w:r w:rsidRPr="00FC6D9B">
              <w:rPr>
                <w:rFonts w:ascii="TH SarabunPSK" w:hAnsi="TH SarabunPSK" w:cs="TH SarabunPSK"/>
                <w:color w:val="000000" w:themeColor="text1"/>
                <w:sz w:val="32"/>
                <w:szCs w:val="32"/>
              </w:rPr>
              <w:t>M1</w:t>
            </w:r>
            <w:r w:rsidRPr="00FC6D9B">
              <w:rPr>
                <w:rFonts w:ascii="TH SarabunPSK" w:hAnsi="TH SarabunPSK" w:cs="TH SarabunPSK"/>
                <w:color w:val="000000" w:themeColor="text1"/>
                <w:sz w:val="32"/>
                <w:szCs w:val="32"/>
                <w:cs/>
              </w:rPr>
              <w:t xml:space="preserve"> ขึ้นไป มี </w:t>
            </w:r>
            <w:r w:rsidRPr="00FC6D9B">
              <w:rPr>
                <w:rFonts w:ascii="TH SarabunPSK" w:hAnsi="TH SarabunPSK" w:cs="TH SarabunPSK"/>
                <w:color w:val="000000" w:themeColor="text1"/>
                <w:sz w:val="32"/>
                <w:szCs w:val="32"/>
              </w:rPr>
              <w:t xml:space="preserve">TEA Unit </w:t>
            </w:r>
            <w:r w:rsidRPr="00FC6D9B">
              <w:rPr>
                <w:rFonts w:ascii="TH SarabunPSK" w:hAnsi="TH SarabunPSK" w:cs="TH SarabunPSK"/>
                <w:color w:val="000000" w:themeColor="text1"/>
                <w:sz w:val="32"/>
                <w:szCs w:val="32"/>
                <w:cs/>
              </w:rPr>
              <w:t>เพื่อทำหน้าที่</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จัดทำสถิติบริการห้องฉุกเฉินแยกตามระดับการคัดแยก</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รวบรวมข้อมูลการเสียชีวิตของผู้เจ็บป่วยวิกฤตฉุกเฉินที่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จากห้องฉุกเฉินภายใน 24 ชั่วโมง</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วิเคราะห์โรคและสาเหตุการเสียชีวิตของผู้เจ็บป่วยวิกฤตฉุกเฉิน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Audit </w:t>
            </w:r>
            <w:r w:rsidRPr="00FC6D9B">
              <w:rPr>
                <w:rFonts w:ascii="TH SarabunPSK" w:hAnsi="TH SarabunPSK" w:cs="TH SarabunPSK"/>
                <w:color w:val="000000" w:themeColor="text1"/>
                <w:sz w:val="32"/>
                <w:szCs w:val="32"/>
                <w:cs/>
              </w:rPr>
              <w:t>เพื่อค้นหาโอกาสการพัฒนา และจัดทำข้อเสนอแนะ</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วางแผนการพัฒนาโดยจัดลำดับความสำคัญ</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นำแผนไปปฏิบัติอย่างเป็นรูปธรรม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ติดตามและประเมินผลทุก 1-3 เดือน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ขั้นตอนที่ 2</w:t>
            </w:r>
            <w:r w:rsidRPr="00FC6D9B">
              <w:rPr>
                <w:rFonts w:ascii="TH SarabunPSK" w:hAnsi="TH SarabunPSK" w:cs="TH SarabunPSK"/>
                <w:color w:val="000000" w:themeColor="text1"/>
                <w:sz w:val="32"/>
                <w:szCs w:val="32"/>
                <w:cs/>
              </w:rPr>
              <w:t xml:space="preserve"> เขตสุขภาพ /สำนักงานสาธารณสุขจังหวัด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จัดทำสถิติบริการห้องฉุกเฉินแยกตามระดับการคัดแยกตามระดับโรงพยาบาล</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2.2 เปรียบเทียบเสียชีวิตของผู้เจ็บป่วยวิกฤตฉุกเฉินที่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จากห้องฉุกเฉิน ภายใน 24 ชั่วโมง ตามระดับโรงพยาบาล/จังหวัด</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2.3 สนับสนุนงบประมาณ ครุภัณฑ์ การฝึกอบรม</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ขั้นตอนที่ 3 ส่วนกลาง</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3.1 จัดทำสถิติบริการห้องฉุกเฉินแยกตามระดับการคัดแยกตามระดับโรงพยาบาล/เขต</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3.2 เปรียบเทียบเสียชีวิตของผู้เจ็บป่วยวิกฤตฉุกเฉินที่ </w:t>
            </w:r>
            <w:r w:rsidRPr="00FC6D9B">
              <w:rPr>
                <w:rFonts w:ascii="TH SarabunPSK" w:hAnsi="TH SarabunPSK" w:cs="TH SarabunPSK"/>
                <w:color w:val="000000" w:themeColor="text1"/>
                <w:sz w:val="32"/>
                <w:szCs w:val="32"/>
              </w:rPr>
              <w:t xml:space="preserve">Admit </w:t>
            </w:r>
            <w:r w:rsidRPr="00FC6D9B">
              <w:rPr>
                <w:rFonts w:ascii="TH SarabunPSK" w:hAnsi="TH SarabunPSK" w:cs="TH SarabunPSK"/>
                <w:color w:val="000000" w:themeColor="text1"/>
                <w:sz w:val="32"/>
                <w:szCs w:val="32"/>
                <w:cs/>
              </w:rPr>
              <w:t xml:space="preserve">จากห้องฉุกเฉิน ภายใน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24 ชั่วโมง ตามระดับโรงพยาบาล/เขต</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 xml:space="preserve">     3.3 วิเคราะห์ในระดับนโยบาย เช่น สนับสนุน คน การอบรม งบประมาณ เครื่องมือ</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317"/>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http</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www</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who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int</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bulletin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volumes</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112664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en</w:t>
            </w:r>
            <w:r w:rsidRPr="00FC6D9B">
              <w:rPr>
                <w:rFonts w:ascii="TH SarabunPSK" w:hAnsi="TH SarabunPSK" w:cs="TH SarabunPSK"/>
                <w:color w:val="000000" w:themeColor="text1"/>
                <w:sz w:val="32"/>
                <w:szCs w:val="32"/>
                <w:cs/>
              </w:rPr>
              <w:t>/</w:t>
            </w:r>
          </w:p>
          <w:p w:rsidR="004B2A71" w:rsidRPr="00FC6D9B" w:rsidRDefault="004B2A71" w:rsidP="004B2A71">
            <w:pPr>
              <w:tabs>
                <w:tab w:val="left" w:pos="317"/>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คู่มือความปลอดภัยผู้ป่วย (</w:t>
            </w:r>
            <w:r w:rsidRPr="00FC6D9B">
              <w:rPr>
                <w:rFonts w:ascii="TH SarabunPSK" w:hAnsi="TH SarabunPSK" w:cs="TH SarabunPSK"/>
                <w:color w:val="000000" w:themeColor="text1"/>
                <w:sz w:val="32"/>
                <w:szCs w:val="32"/>
              </w:rPr>
              <w:t>National Patient Safety Goal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 SIMPLE</w:t>
            </w:r>
          </w:p>
        </w:tc>
      </w:tr>
      <w:tr w:rsidR="004B2A71" w:rsidRPr="00FC6D9B" w:rsidTr="004B2A71">
        <w:trPr>
          <w:trHeight w:val="1069"/>
        </w:trPr>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72"/>
              <w:gridCol w:w="1372"/>
              <w:gridCol w:w="1372"/>
              <w:gridCol w:w="1372"/>
              <w:gridCol w:w="1372"/>
            </w:tblGrid>
            <w:tr w:rsidR="004B2A71" w:rsidRPr="00FC6D9B" w:rsidTr="004B2A71">
              <w:trPr>
                <w:jc w:val="center"/>
              </w:trPr>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116"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1</w:t>
                  </w:r>
                </w:p>
              </w:tc>
            </w:tr>
            <w:tr w:rsidR="004B2A71" w:rsidRPr="00FC6D9B" w:rsidTr="004B2A71">
              <w:trPr>
                <w:jc w:val="center"/>
              </w:trPr>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89</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น.พ.ชาติชาย   คล้ายสุบรรณ</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นายแพทย์ชำนาญการ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037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211297</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z w:val="32"/>
                <w:szCs w:val="32"/>
              </w:rPr>
              <w:t>086</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1414769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037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211297</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 xml:space="preserve">           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beera024@gmail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โรงพยาบาลเจ้าพระยาอภัยภูเบศร จังหวัดปราจีนบุรี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น.พ.รัฐพงษ์  บุรีวงษ์</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นายแพทย์ชำนาญการ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035-211888 ต่อ 2103     </w:t>
            </w:r>
            <w:r w:rsidRPr="00FC6D9B">
              <w:rPr>
                <w:rFonts w:ascii="TH SarabunPSK" w:hAnsi="TH SarabunPSK" w:cs="TH SarabunPSK"/>
                <w:color w:val="000000" w:themeColor="text1"/>
                <w:sz w:val="32"/>
                <w:szCs w:val="32"/>
                <w:cs/>
              </w:rPr>
              <w:tab/>
              <w:t>โทรศัพท์มือถือ : 086-5694886</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โทรสาร : </w:t>
            </w:r>
            <w:r w:rsidRPr="00FC6D9B">
              <w:rPr>
                <w:rFonts w:ascii="TH SarabunPSK" w:hAnsi="TH SarabunPSK" w:cs="TH SarabunPSK"/>
                <w:color w:val="000000" w:themeColor="text1"/>
                <w:sz w:val="32"/>
                <w:szCs w:val="32"/>
              </w:rPr>
              <w:t>035</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242182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rattapong</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โรงพยาบาลพระนครศรีอยุธยาจังหวัดพระนครศรีอยุธยา</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พ.ญ.นฤมล  สวรรค์ปัญญาเลิศ</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หัวหน้ากลุ่มฉุกเฉินทางการแพทย์ </w:t>
            </w:r>
            <w:r w:rsidRPr="00FC6D9B">
              <w:rPr>
                <w:rFonts w:ascii="TH SarabunPSK" w:hAnsi="TH SarabunPSK" w:cs="TH SarabunPSK"/>
                <w:color w:val="000000" w:themeColor="text1"/>
                <w:sz w:val="32"/>
                <w:szCs w:val="32"/>
                <w:cs/>
              </w:rPr>
              <w:tab/>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02-5906286</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081-8424148</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02-5918276</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mertthailand@gmail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กรมการแพทย์</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1. นพ.ชาติชาย  คล้ายสุบรรณ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086-1414769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037-211297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beera</w:t>
            </w:r>
            <w:r w:rsidRPr="00FC6D9B">
              <w:rPr>
                <w:rFonts w:ascii="TH SarabunPSK" w:hAnsi="TH SarabunPSK" w:cs="TH SarabunPSK"/>
                <w:color w:val="000000" w:themeColor="text1"/>
                <w:sz w:val="32"/>
                <w:szCs w:val="32"/>
                <w:cs/>
              </w:rPr>
              <w:t>024</w:t>
            </w:r>
            <w:r w:rsidRPr="00FC6D9B">
              <w:rPr>
                <w:rFonts w:ascii="TH SarabunPSK" w:hAnsi="TH SarabunPSK" w:cs="TH SarabunPSK"/>
                <w:color w:val="000000" w:themeColor="text1"/>
                <w:sz w:val="32"/>
                <w:szCs w:val="32"/>
              </w:rPr>
              <w:t>@gmail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โรงพยาบาลเจ้าพระยาอภัยภูเบศร จังหวัดปราจีนบุรี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นายสโรช  จินดาวณิชย์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นักวิชาการสาธารณสุข</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5901664</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z w:val="32"/>
                <w:szCs w:val="32"/>
              </w:rPr>
              <w:t>081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0745599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5901853</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Email</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maxjung_woo@hotmail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กองสาธารณสุขฉุกเฉิน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นางสาวปาริฉัตร  หมื่นจี้</w:t>
            </w:r>
            <w:r w:rsidRPr="00FC6D9B">
              <w:rPr>
                <w:rFonts w:ascii="TH SarabunPSK" w:hAnsi="TH SarabunPSK" w:cs="TH SarabunPSK"/>
                <w:color w:val="000000" w:themeColor="text1"/>
                <w:sz w:val="32"/>
                <w:szCs w:val="32"/>
                <w:cs/>
              </w:rPr>
              <w:tab/>
              <w:t xml:space="preserve">          นักวิชาการสาธารณสุข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02-5901664</w:t>
            </w:r>
            <w:r w:rsidRPr="00FC6D9B">
              <w:rPr>
                <w:rFonts w:ascii="TH SarabunPSK" w:hAnsi="TH SarabunPSK" w:cs="TH SarabunPSK"/>
                <w:color w:val="000000" w:themeColor="text1"/>
                <w:sz w:val="32"/>
                <w:szCs w:val="32"/>
                <w:cs/>
              </w:rPr>
              <w:tab/>
              <w:t>โทรศัพท์มือถือ : 095-4845829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02-5901853</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m</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parichat@gmail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กองสาธารณสุขฉุกเฉิน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4</w:t>
            </w:r>
            <w:r w:rsidRPr="00FC6D9B">
              <w:rPr>
                <w:rFonts w:ascii="TH SarabunPSK" w:hAnsi="TH SarabunPSK" w:cs="TH SarabunPSK"/>
                <w:color w:val="000000" w:themeColor="text1"/>
                <w:sz w:val="32"/>
                <w:szCs w:val="32"/>
                <w:cs/>
              </w:rPr>
              <w:t>. นางสาวพิมลมาส  คุ้มชุ่ม</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นักวิชาการสาธารณสุข</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โทรศัพท์ที่ทำงาน : 02-5901664</w:t>
            </w:r>
            <w:r w:rsidRPr="00FC6D9B">
              <w:rPr>
                <w:rFonts w:ascii="TH SarabunPSK" w:hAnsi="TH SarabunPSK" w:cs="TH SarabunPSK"/>
                <w:color w:val="000000" w:themeColor="text1"/>
                <w:sz w:val="32"/>
                <w:szCs w:val="32"/>
                <w:cs/>
              </w:rPr>
              <w:tab/>
              <w:t>โทรศัพท์มือถือ : 085-2878945</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02-5901853</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pepimolmas11@gmail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กองสาธารณสุขฉุกเฉิน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นายอัครเดช  เป็งจันตา</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          นักวิชาการสาธารณสุข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5901664</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093-3923702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5901853</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Email</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akaradhp@gmail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กองสาธารณสุขฉุกเฉิน                      </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นายโสรัจจะ  ชูแสง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หัวหน้างานบริหารระบบสารสนเทศ</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โทรศัพท์มือถือ : </w:t>
            </w:r>
            <w:r w:rsidRPr="00FC6D9B">
              <w:rPr>
                <w:rFonts w:ascii="TH SarabunPSK" w:hAnsi="TH SarabunPSK" w:cs="TH SarabunPSK"/>
                <w:color w:val="000000" w:themeColor="text1"/>
                <w:sz w:val="32"/>
                <w:szCs w:val="32"/>
              </w:rPr>
              <w:t>081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8271669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 xml:space="preserve">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sorajja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c@niems</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สถาบันการแพทย์ฉุกเฉินแห่งชาติ</w:t>
            </w:r>
          </w:p>
        </w:tc>
      </w:tr>
      <w:tr w:rsidR="004B2A71" w:rsidRPr="00FC6D9B" w:rsidTr="004B2A71">
        <w:tc>
          <w:tcPr>
            <w:tcW w:w="283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1. น.พ.ธีรชัย ยงชัยตระกูลนายแพทย์เชี่ยวชาญ</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8429384</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teerachai</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y@gmail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สำนักการแพทย์ เขตสุขภาพที่</w:t>
            </w:r>
            <w:r w:rsidRPr="00FC6D9B">
              <w:rPr>
                <w:rFonts w:ascii="TH SarabunPSK" w:hAnsi="TH SarabunPSK" w:cs="TH SarabunPSK"/>
                <w:b/>
                <w:bCs/>
                <w:color w:val="000000" w:themeColor="text1"/>
                <w:sz w:val="32"/>
                <w:szCs w:val="32"/>
              </w:rPr>
              <w:t xml:space="preserve"> 1 </w:t>
            </w:r>
            <w:r w:rsidRPr="00FC6D9B">
              <w:rPr>
                <w:rFonts w:ascii="TH SarabunPSK" w:hAnsi="TH SarabunPSK" w:cs="TH SarabunPSK"/>
                <w:b/>
                <w:bCs/>
                <w:color w:val="000000" w:themeColor="text1"/>
                <w:sz w:val="32"/>
                <w:szCs w:val="32"/>
                <w:cs/>
              </w:rPr>
              <w:t>กรมการแพทย์</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น.พ.กุลพัฒน์  วีรสาร                       นายแพทย์เชี่ยวชาญ</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02-3069899 ต่อ 2399   โทรศัพท์มือถือ : 081-8438830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02-3547084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:kveerasarn@gmail.com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สถาบันประสาทวิทยา กรมการแพทย์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น.พ.เกษมสุข  โยธาสมุทร</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นายแพทย์ปฏิบัติการ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083</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8033310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k</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yothasamutr@gmail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กลุ่มงานเวชศาสตร์ฉุกเฉิน โรงพยาบาลเลิดสิน กรมการแพทย์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น.พ.ชาติชาย  คล้ายสุบรรณ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นายแพทย์ชำนาญการ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โทรศัพท์มือถือ : 086-1414769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03</w:t>
            </w:r>
            <w:r w:rsidRPr="00FC6D9B">
              <w:rPr>
                <w:rFonts w:ascii="TH SarabunPSK" w:hAnsi="TH SarabunPSK" w:cs="TH SarabunPSK"/>
                <w:color w:val="000000" w:themeColor="text1"/>
                <w:sz w:val="32"/>
                <w:szCs w:val="32"/>
                <w:cs/>
              </w:rPr>
              <w:t xml:space="preserve">7-211297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beera024@gmail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โรงพยาบาลเจ้าพระยาอภัยภูเบศร จ.ปราจีนบุ</w:t>
            </w:r>
            <w:r w:rsidRPr="00FC6D9B">
              <w:rPr>
                <w:rFonts w:ascii="TH SarabunPSK" w:hAnsi="TH SarabunPSK" w:cs="TH SarabunPSK"/>
                <w:color w:val="000000" w:themeColor="text1"/>
                <w:sz w:val="32"/>
                <w:szCs w:val="32"/>
                <w:cs/>
              </w:rPr>
              <w:t>รี</w:t>
            </w:r>
          </w:p>
        </w:tc>
      </w:tr>
    </w:tbl>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9"/>
        <w:gridCol w:w="7910"/>
      </w:tblGrid>
      <w:tr w:rsidR="004B2A71" w:rsidRPr="00F647F4" w:rsidTr="004B2A71">
        <w:tc>
          <w:tcPr>
            <w:tcW w:w="2439"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หมวด</w:t>
            </w:r>
          </w:p>
        </w:tc>
        <w:tc>
          <w:tcPr>
            <w:tcW w:w="7910"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People Excellence (</w:t>
            </w:r>
            <w:r w:rsidRPr="00F647F4">
              <w:rPr>
                <w:rFonts w:ascii="TH SarabunPSK" w:hAnsi="TH SarabunPSK" w:cs="TH SarabunPSK"/>
                <w:b/>
                <w:bCs/>
                <w:color w:val="FF0000"/>
                <w:sz w:val="32"/>
                <w:szCs w:val="32"/>
                <w:cs/>
              </w:rPr>
              <w:t>ยุทธศาสตร์บุคลากรเป็นเลิศ</w:t>
            </w:r>
            <w:r w:rsidRPr="00F647F4">
              <w:rPr>
                <w:rFonts w:ascii="TH SarabunPSK" w:hAnsi="TH SarabunPSK" w:cs="TH SarabunPSK"/>
                <w:b/>
                <w:bCs/>
                <w:color w:val="FF0000"/>
                <w:sz w:val="32"/>
                <w:szCs w:val="32"/>
              </w:rPr>
              <w:t>)</w:t>
            </w:r>
          </w:p>
        </w:tc>
      </w:tr>
      <w:tr w:rsidR="004B2A71" w:rsidRPr="00F647F4" w:rsidTr="004B2A71">
        <w:tc>
          <w:tcPr>
            <w:tcW w:w="2439"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910"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 xml:space="preserve">10. </w:t>
            </w:r>
            <w:r w:rsidRPr="00F647F4">
              <w:rPr>
                <w:rFonts w:ascii="TH SarabunPSK" w:hAnsi="TH SarabunPSK" w:cs="TH SarabunPSK"/>
                <w:b/>
                <w:bCs/>
                <w:color w:val="FF0000"/>
                <w:sz w:val="32"/>
                <w:szCs w:val="32"/>
                <w:cs/>
              </w:rPr>
              <w:t>การพัฒนาระบบบริหารจัดการกำลังคนด้านสุขภาพ</w:t>
            </w:r>
          </w:p>
        </w:tc>
      </w:tr>
      <w:tr w:rsidR="004B2A71" w:rsidRPr="00F647F4" w:rsidTr="004B2A71">
        <w:tc>
          <w:tcPr>
            <w:tcW w:w="2439"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910"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 xml:space="preserve">2. </w:t>
            </w:r>
            <w:r w:rsidRPr="00F647F4">
              <w:rPr>
                <w:rFonts w:ascii="TH SarabunPSK" w:hAnsi="TH SarabunPSK" w:cs="TH SarabunPSK"/>
                <w:b/>
                <w:bCs/>
                <w:color w:val="FF0000"/>
                <w:sz w:val="32"/>
                <w:szCs w:val="32"/>
                <w:cs/>
              </w:rPr>
              <w:t xml:space="preserve">โครงการ </w:t>
            </w:r>
            <w:r w:rsidRPr="00F647F4">
              <w:rPr>
                <w:rFonts w:ascii="TH SarabunPSK" w:hAnsi="TH SarabunPSK" w:cs="TH SarabunPSK"/>
                <w:b/>
                <w:bCs/>
                <w:color w:val="FF0000"/>
                <w:sz w:val="32"/>
                <w:szCs w:val="32"/>
              </w:rPr>
              <w:t xml:space="preserve">Happy MOPH </w:t>
            </w:r>
            <w:r w:rsidRPr="00F647F4">
              <w:rPr>
                <w:rFonts w:ascii="TH SarabunPSK" w:hAnsi="TH SarabunPSK" w:cs="TH SarabunPSK"/>
                <w:b/>
                <w:bCs/>
                <w:color w:val="FF0000"/>
                <w:sz w:val="32"/>
                <w:szCs w:val="32"/>
                <w:cs/>
              </w:rPr>
              <w:t>กระทรวงสาธารณสุข กระทรวงแห่งความสุข</w:t>
            </w:r>
          </w:p>
        </w:tc>
      </w:tr>
      <w:tr w:rsidR="004B2A71" w:rsidRPr="00F647F4" w:rsidTr="004B2A71">
        <w:tc>
          <w:tcPr>
            <w:tcW w:w="2439"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ระดับการแสดงผล</w:t>
            </w:r>
          </w:p>
        </w:tc>
        <w:tc>
          <w:tcPr>
            <w:tcW w:w="7910"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cs/>
              </w:rPr>
              <w:t>เขตสุขภาพ</w:t>
            </w:r>
          </w:p>
        </w:tc>
      </w:tr>
      <w:tr w:rsidR="004B2A71" w:rsidRPr="00F647F4" w:rsidTr="004B2A71">
        <w:tc>
          <w:tcPr>
            <w:tcW w:w="2439"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w:t>
            </w:r>
          </w:p>
        </w:tc>
        <w:tc>
          <w:tcPr>
            <w:tcW w:w="7910"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42.</w:t>
            </w:r>
            <w:r w:rsidRPr="00F647F4">
              <w:rPr>
                <w:rFonts w:ascii="TH SarabunPSK" w:hAnsi="TH SarabunPSK" w:cs="TH SarabunPSK"/>
                <w:b/>
                <w:bCs/>
                <w:color w:val="FF0000"/>
                <w:sz w:val="32"/>
                <w:szCs w:val="32"/>
                <w:cs/>
              </w:rPr>
              <w:t>ร้อยละของเขตสุขภาพที่มีการบริหารจัดการกำลังคนที่มีประสิทธิภาพ</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spacing w:after="240"/>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1. เขตสุขภาพ (</w:t>
            </w:r>
            <w:r w:rsidRPr="00FC6D9B">
              <w:rPr>
                <w:rFonts w:ascii="TH SarabunPSK" w:hAnsi="TH SarabunPSK" w:cs="TH SarabunPSK"/>
                <w:b/>
                <w:bCs/>
                <w:color w:val="000000" w:themeColor="text1"/>
                <w:sz w:val="32"/>
                <w:szCs w:val="32"/>
              </w:rPr>
              <w:t xml:space="preserve">Regional Health) </w:t>
            </w:r>
            <w:r w:rsidRPr="00FC6D9B">
              <w:rPr>
                <w:rFonts w:ascii="TH SarabunPSK" w:hAnsi="TH SarabunPSK" w:cs="TH SarabunPSK"/>
                <w:color w:val="000000" w:themeColor="text1"/>
                <w:sz w:val="32"/>
                <w:szCs w:val="32"/>
                <w:cs/>
              </w:rPr>
              <w:t>หมายถึง ระบบการบริหารงานส่วนกลางในภูมิภาค เพื่อให้การบริหารจัดการเกิดบริการสุขภาพแบบบูรณาการภายในเขต โดยมีเป้าหมายลดอัตราป่วย อัตราตายของประชาชน และให้ประชาชนสามารถเข้าถึงการบริการในทุกระดับอย่างเท่าเทียมและเป็นธรรม โดยมีแนวนโยบายจะมีการกระจายอำนาจในการบริหารจัดการลงไปในระดับพื้นที่ แบ่งออกเป็น 12 เขตสุขภาพ ประกอบด้วยจังหวัดที่อยู่ในความรับผิดชอบ ดังนี้</w:t>
            </w:r>
          </w:p>
          <w:tbl>
            <w:tblPr>
              <w:tblW w:w="7428" w:type="dxa"/>
              <w:tblLayout w:type="fixed"/>
              <w:tblCellMar>
                <w:left w:w="0" w:type="dxa"/>
                <w:right w:w="0" w:type="dxa"/>
              </w:tblCellMar>
              <w:tblLook w:val="04A0"/>
            </w:tblPr>
            <w:tblGrid>
              <w:gridCol w:w="624"/>
              <w:gridCol w:w="709"/>
              <w:gridCol w:w="6095"/>
            </w:tblGrid>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b/>
                      <w:bCs/>
                      <w:color w:val="000000" w:themeColor="text1"/>
                      <w:sz w:val="26"/>
                      <w:szCs w:val="26"/>
                      <w:cs/>
                    </w:rPr>
                    <w:t>เขตสุขภาพ</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b/>
                      <w:bCs/>
                      <w:color w:val="000000" w:themeColor="text1"/>
                      <w:sz w:val="26"/>
                      <w:szCs w:val="26"/>
                      <w:cs/>
                    </w:rPr>
                    <w:t>จำนวนจังหวัด</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b/>
                      <w:bCs/>
                      <w:color w:val="000000" w:themeColor="text1"/>
                      <w:sz w:val="26"/>
                      <w:szCs w:val="26"/>
                      <w:cs/>
                    </w:rPr>
                    <w:t>จังหวัด</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เชียงราย เชียงใหม่ น่าน พะเยา แพร่ แม่ฮ่องสอน ลำปาง ลำพูน</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ตาก พิษณุโลก เพชรบูรณ์ สุโขทัย อุตรดิตถ์</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3</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กำแพงเพชร  พิจิตร นครสวรรค์ อุทัยธานีชัยนาท</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4</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นนทบุรี ปทุมธานี พระนครศรีอยุธยา ลพบุรี สระบุรี สิงห์บุรี อ่างทองนครนายก</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pacing w:val="-6"/>
                      <w:sz w:val="26"/>
                      <w:szCs w:val="26"/>
                    </w:rPr>
                  </w:pPr>
                  <w:r w:rsidRPr="00FC6D9B">
                    <w:rPr>
                      <w:rFonts w:ascii="TH SarabunPSK" w:hAnsi="TH SarabunPSK" w:cs="TH SarabunPSK"/>
                      <w:color w:val="000000" w:themeColor="text1"/>
                      <w:spacing w:val="-6"/>
                      <w:sz w:val="26"/>
                      <w:szCs w:val="26"/>
                      <w:cs/>
                    </w:rPr>
                    <w:t>กาญจนบุรี นครปฐม เพชรบุรี ประจวบคีรีขันธ์ ราชบุรี สมุทรสงคราม สมุทรสาคร สุพรรณบุรี</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6</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จันทบุรี ฉะเชิงเทรา ชลบุรี ตราด ปราจีนบุรี ระยอง สระแก้ว สมุทรปราการ</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7</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กาฬสินธุ์ ขอนแก่น มหาสารคาม ร้อยเอ็ด</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8</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นครพนม บึงกาฬ เลย สกลนคร หนองคาย หนองบัวลำภู อุดรธานี</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lastRenderedPageBreak/>
                    <w:t>9</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ชัยภูมิ นครราชสีมา บุรีรัมย์ สุรินทร์</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10</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ยโสธร ศรีสะเกษ อุบลราชธานี อำนาจเจริญมุกดาหาร</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11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 xml:space="preserve">กระบี่ ชุมพร นครศรีธรรมราช พังงา ภูเก็ต ระนอง สุราษฎร์ธานี  </w:t>
                  </w:r>
                </w:p>
              </w:tc>
            </w:tr>
            <w:tr w:rsidR="004B2A71" w:rsidRPr="00FC6D9B" w:rsidTr="004B2A71">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12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jc w:val="cente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rsidR="004B2A71" w:rsidRPr="00FC6D9B" w:rsidRDefault="004B2A71" w:rsidP="004B2A71">
                  <w:pPr>
                    <w:rPr>
                      <w:rFonts w:ascii="TH SarabunPSK" w:hAnsi="TH SarabunPSK" w:cs="TH SarabunPSK"/>
                      <w:color w:val="000000" w:themeColor="text1"/>
                      <w:sz w:val="26"/>
                      <w:szCs w:val="26"/>
                    </w:rPr>
                  </w:pPr>
                  <w:r w:rsidRPr="00FC6D9B">
                    <w:rPr>
                      <w:rFonts w:ascii="TH SarabunPSK" w:hAnsi="TH SarabunPSK" w:cs="TH SarabunPSK"/>
                      <w:color w:val="000000" w:themeColor="text1"/>
                      <w:sz w:val="26"/>
                      <w:szCs w:val="26"/>
                      <w:cs/>
                    </w:rPr>
                    <w:t>นราธิวาส ปัตตานี ยะลา สงขลา สตูลพัทลุง ตรัง</w:t>
                  </w:r>
                </w:p>
              </w:tc>
            </w:tr>
          </w:tbl>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2. บุคลากรสาธารณสุข หมายถึง </w:t>
            </w:r>
            <w:r w:rsidRPr="00FC6D9B">
              <w:rPr>
                <w:rFonts w:ascii="TH SarabunPSK" w:hAnsi="TH SarabunPSK" w:cs="TH SarabunPSK"/>
                <w:color w:val="000000" w:themeColor="text1"/>
                <w:sz w:val="32"/>
                <w:szCs w:val="32"/>
                <w:cs/>
              </w:rPr>
              <w:t>บุคลากรสาธารณสุขทั้งหมด 5 ประเภทการจ้าง</w:t>
            </w:r>
            <w:r w:rsidRPr="00FC6D9B">
              <w:rPr>
                <w:rFonts w:ascii="TH SarabunPSK" w:hAnsi="TH SarabunPSK" w:cs="TH SarabunPSK"/>
                <w:color w:val="000000" w:themeColor="text1"/>
                <w:sz w:val="32"/>
                <w:szCs w:val="32"/>
                <w:cs/>
              </w:rPr>
              <w:br/>
              <w:t xml:space="preserve">    2.1 ข้าราชการ </w:t>
            </w:r>
            <w:r w:rsidRPr="00FC6D9B">
              <w:rPr>
                <w:rFonts w:ascii="TH SarabunPSK" w:hAnsi="TH SarabunPSK" w:cs="TH SarabunPSK"/>
                <w:color w:val="000000" w:themeColor="text1"/>
                <w:sz w:val="32"/>
                <w:szCs w:val="32"/>
                <w:cs/>
              </w:rPr>
              <w:br/>
              <w:t xml:space="preserve">    2.2 พนักงานราชการ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2.3 พนักงานกระทรวงสาธารณสุข</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2.4 ลูกจ้างประจำ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2.5 ลูกจ้างชั่วคราว (รายเดือน) </w:t>
            </w:r>
            <w:r w:rsidRPr="00FC6D9B">
              <w:rPr>
                <w:rFonts w:ascii="TH SarabunPSK" w:hAnsi="TH SarabunPSK" w:cs="TH SarabunPSK"/>
                <w:color w:val="000000" w:themeColor="text1"/>
                <w:sz w:val="32"/>
                <w:szCs w:val="32"/>
                <w:cs/>
              </w:rPr>
              <w:br/>
              <w:t xml:space="preserve"> ในหน่วยงานสังกัดสำนักงานปลัดกระทรวงสาธารณสุข ทุกระดับ ทุกสายงาน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3</w:t>
            </w:r>
            <w:r w:rsidRPr="00FC6D9B">
              <w:rPr>
                <w:rFonts w:ascii="TH SarabunPSK" w:hAnsi="TH SarabunPSK" w:cs="TH SarabunPSK"/>
                <w:b/>
                <w:bCs/>
                <w:color w:val="000000" w:themeColor="text1"/>
                <w:sz w:val="32"/>
                <w:szCs w:val="32"/>
              </w:rPr>
              <w:t xml:space="preserve">. </w:t>
            </w:r>
            <w:r w:rsidRPr="00FC6D9B">
              <w:rPr>
                <w:rFonts w:ascii="TH SarabunPSK" w:hAnsi="TH SarabunPSK" w:cs="TH SarabunPSK"/>
                <w:b/>
                <w:bCs/>
                <w:color w:val="000000" w:themeColor="text1"/>
                <w:sz w:val="32"/>
                <w:szCs w:val="32"/>
                <w:cs/>
              </w:rPr>
              <w:t>เขตสุขภาพที่มีการบริหารจัดการกำลังคนที่มีประสิทธิภาพ</w:t>
            </w:r>
            <w:r w:rsidRPr="00FC6D9B">
              <w:rPr>
                <w:rFonts w:ascii="TH SarabunPSK" w:hAnsi="TH SarabunPSK" w:cs="TH SarabunPSK"/>
                <w:color w:val="000000" w:themeColor="text1"/>
                <w:sz w:val="32"/>
                <w:szCs w:val="32"/>
                <w:cs/>
              </w:rPr>
              <w:t>หมายถึง เขตสุขภาพที่ได้รับคะแนน 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จากคะแนนเต็ม 100 คะแนน (ประเด็นละ 25 คะแนนเต็ม) ทั้งนี้ ประเด็นการดำเนินการ 4 ประเด็นดังกล่าว ประกอบด้วย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3.1 มีข้อมูล </w:t>
            </w:r>
            <w:r w:rsidRPr="00FC6D9B">
              <w:rPr>
                <w:rFonts w:ascii="TH SarabunPSK" w:hAnsi="TH SarabunPSK" w:cs="TH SarabunPSK"/>
                <w:color w:val="000000" w:themeColor="text1"/>
                <w:sz w:val="32"/>
                <w:szCs w:val="32"/>
                <w:cs/>
              </w:rPr>
              <w:t>คะแนนเต็ม 25 คะแนน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1) ข้อมูล </w:t>
            </w:r>
            <w:r w:rsidRPr="00FC6D9B">
              <w:rPr>
                <w:rFonts w:ascii="TH SarabunPSK" w:hAnsi="TH SarabunPSK" w:cs="TH SarabunPSK"/>
                <w:color w:val="000000" w:themeColor="text1"/>
                <w:sz w:val="32"/>
                <w:szCs w:val="32"/>
                <w:cs/>
              </w:rPr>
              <w:t xml:space="preserve">หมายถึง รายละเอียดข้อเท็จจริงที่เกี่ยวข้องกับบุคลากรสาธารณสุข เช่น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ชื่อ – สกุล, เพศ, อายุ, เงินเดือน, การเลื่อนตำแหน่ง ฯลฯ</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2) รายงานสถิติกำลังคนด้านสุขภาพ </w:t>
            </w:r>
            <w:r w:rsidRPr="00FC6D9B">
              <w:rPr>
                <w:rFonts w:ascii="TH SarabunPSK" w:hAnsi="TH SarabunPSK" w:cs="TH SarabunPSK"/>
                <w:color w:val="000000" w:themeColor="text1"/>
                <w:sz w:val="32"/>
                <w:szCs w:val="32"/>
                <w:cs/>
              </w:rPr>
              <w:t xml:space="preserve">หมายถึง รายงานข้อมูลบุคลากรสาธารณสุข เช่น รายงานจำนวนข้อมูลบุคลากรตามประเภทการจ้าง รายงานจำนวนบุคลากรตามตำแหน่ง </w:t>
            </w:r>
            <w:r w:rsidRPr="00FC6D9B">
              <w:rPr>
                <w:rFonts w:ascii="TH SarabunPSK" w:hAnsi="TH SarabunPSK" w:cs="TH SarabunPSK"/>
                <w:color w:val="000000" w:themeColor="text1"/>
                <w:sz w:val="32"/>
                <w:szCs w:val="32"/>
                <w:cs/>
              </w:rPr>
              <w:lastRenderedPageBreak/>
              <w:t>รายงานจำนวนสูญเสียบุคลากร รายงานจำนวนตำแหน่งว่าง ฯลฯ</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3) ฐานข้อมูลกำลังคนด้านสุขภาพ </w:t>
            </w:r>
            <w:r w:rsidRPr="00FC6D9B">
              <w:rPr>
                <w:rFonts w:ascii="TH SarabunPSK" w:hAnsi="TH SarabunPSK" w:cs="TH SarabunPSK"/>
                <w:color w:val="000000" w:themeColor="text1"/>
                <w:sz w:val="32"/>
                <w:szCs w:val="32"/>
                <w:cs/>
              </w:rPr>
              <w:t>หมายถึง มีข้อมูลบุคลากรสาธารณสุขของกระทรวงสาธารณสุข</w:t>
            </w:r>
            <w:r w:rsidRPr="00FC6D9B">
              <w:rPr>
                <w:rFonts w:ascii="TH SarabunPSK" w:hAnsi="TH SarabunPSK" w:cs="TH SarabunPSK"/>
                <w:b/>
                <w:bCs/>
                <w:color w:val="000000" w:themeColor="text1"/>
                <w:sz w:val="32"/>
                <w:szCs w:val="32"/>
                <w:cs/>
              </w:rPr>
              <w:br/>
              <w:t xml:space="preserve">         4) มีข้อมูล </w:t>
            </w:r>
            <w:r w:rsidRPr="00FC6D9B">
              <w:rPr>
                <w:rFonts w:ascii="TH SarabunPSK" w:hAnsi="TH SarabunPSK" w:cs="TH SarabunPSK"/>
                <w:color w:val="000000" w:themeColor="text1"/>
                <w:sz w:val="32"/>
                <w:szCs w:val="32"/>
                <w:cs/>
              </w:rPr>
              <w:t>หมายถึง มีการเชื่อมโยงข้อมูลกำลังคนด้านสุขภาพในภาพรวมของกระทรวงสาธารณสุข</w:t>
            </w:r>
            <w:r w:rsidRPr="00FC6D9B">
              <w:rPr>
                <w:rFonts w:ascii="TH SarabunPSK" w:hAnsi="TH SarabunPSK" w:cs="TH SarabunPSK"/>
                <w:b/>
                <w:bCs/>
                <w:color w:val="000000" w:themeColor="text1"/>
                <w:sz w:val="32"/>
                <w:szCs w:val="32"/>
                <w:cs/>
              </w:rPr>
              <w:br/>
              <w:t xml:space="preserve">    3.2 มีแผนบริหารตำแหน่ง </w:t>
            </w:r>
            <w:r w:rsidRPr="00FC6D9B">
              <w:rPr>
                <w:rFonts w:ascii="TH SarabunPSK" w:hAnsi="TH SarabunPSK" w:cs="TH SarabunPSK"/>
                <w:color w:val="000000" w:themeColor="text1"/>
                <w:sz w:val="32"/>
                <w:szCs w:val="32"/>
                <w:cs/>
              </w:rPr>
              <w:t>คะแนนเต็ม 25 คะแนน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1) ตำแหน่งว่าง </w:t>
            </w:r>
            <w:r w:rsidRPr="00FC6D9B">
              <w:rPr>
                <w:rFonts w:ascii="TH SarabunPSK" w:hAnsi="TH SarabunPSK" w:cs="TH SarabunPSK"/>
                <w:color w:val="000000" w:themeColor="text1"/>
                <w:sz w:val="32"/>
                <w:szCs w:val="32"/>
                <w:cs/>
              </w:rPr>
              <w:t>หมายถึง ตำแหน่งที่ไม่มีผู้ครองตำแหน่ง ประเภทข้าราชการและพนักงานราชการทุกสายงาน ซึ่งมีความจำเป็นและขาดแคลน โดยไม่เกินกรอบอัตรากำลังที่กำหนด</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2) แผนบริหารตำแหน่ง </w:t>
            </w:r>
            <w:r w:rsidRPr="00FC6D9B">
              <w:rPr>
                <w:rFonts w:ascii="TH SarabunPSK" w:hAnsi="TH SarabunPSK" w:cs="TH SarabunPSK"/>
                <w:color w:val="000000" w:themeColor="text1"/>
                <w:sz w:val="32"/>
                <w:szCs w:val="32"/>
                <w:cs/>
              </w:rPr>
              <w:t>หมายถึง มีการกำหนดวิธีการ/กระบวนการ/ขั้นตอน การบริหารจัดการตำแหน่งว่างที่มีอยู่เพื่อให้สามารถดำเนินการสรรหาบุคคลมาดำรงตำแหน่งให้แล้วเสร็จตามระยะเวลาที่กำหนด ได้แก่ การจัดสรรเพื่อคัดเลือกบรรจุ การเรียกตัวผู้สอบแข่งขัน การรับย้าย/รับโอน/บรรจุกลับ การแต่งตั้งให้ดำรงตำแหน่งที่สูงขึ้น การยุบรวมและกำหนดเป็นสายงานที่มีความจำเป็น</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 xml:space="preserve">          3) มีแผนบริหารตำแหน่ง </w:t>
            </w:r>
            <w:r w:rsidRPr="00FC6D9B">
              <w:rPr>
                <w:rFonts w:ascii="TH SarabunPSK" w:hAnsi="TH SarabunPSK" w:cs="TH SarabunPSK"/>
                <w:color w:val="000000" w:themeColor="text1"/>
                <w:sz w:val="32"/>
                <w:szCs w:val="32"/>
                <w:cs/>
              </w:rPr>
              <w:t>หมายถึง ทุกเขตสุขภาพมีแผนบริหารตำแหน่ง และมีกิจกรรมการดำเนินการตามข้อ 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3.3 มีการดำเนินการตามแผน </w:t>
            </w:r>
            <w:r w:rsidRPr="00FC6D9B">
              <w:rPr>
                <w:rFonts w:ascii="TH SarabunPSK" w:hAnsi="TH SarabunPSK" w:cs="TH SarabunPSK"/>
                <w:color w:val="000000" w:themeColor="text1"/>
                <w:sz w:val="32"/>
                <w:szCs w:val="32"/>
                <w:cs/>
              </w:rPr>
              <w:t>คะแนนเต็ม 25 คะแนน</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1) แผน </w:t>
            </w:r>
            <w:r w:rsidRPr="00FC6D9B">
              <w:rPr>
                <w:rFonts w:ascii="TH SarabunPSK" w:hAnsi="TH SarabunPSK" w:cs="TH SarabunPSK"/>
                <w:color w:val="000000" w:themeColor="text1"/>
                <w:sz w:val="32"/>
                <w:szCs w:val="32"/>
                <w:cs/>
              </w:rPr>
              <w:t xml:space="preserve">หมายถึง แผนบริหารตำแหน่งว่าง </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การบริหารจัดการ</w:t>
            </w:r>
            <w:r w:rsidRPr="00FC6D9B">
              <w:rPr>
                <w:rFonts w:ascii="TH SarabunPSK" w:hAnsi="TH SarabunPSK" w:cs="TH SarabunPSK"/>
                <w:color w:val="000000" w:themeColor="text1"/>
                <w:sz w:val="32"/>
                <w:szCs w:val="32"/>
                <w:cs/>
              </w:rPr>
              <w:t xml:space="preserve"> หมายถึง การดำเนินการสรรหาบุคคลมาดำรงตำแหน่งตามหลักเกณฑ์และเงื่อนไขที่ ก.พ. กำหนด หรือระเบียบ/ข้อบังคับอื่นๆ ที่เกี่ยวข้อง ให้แล้วเสร็จจนกระทั่งมีคำสั่งและบันทึกข้อมูลลงในระบบสารสนเทศเพื่อการบริหารจัดการบุคลากรสาธารณสุข (</w:t>
            </w:r>
            <w:r w:rsidRPr="00FC6D9B">
              <w:rPr>
                <w:rFonts w:ascii="TH SarabunPSK" w:hAnsi="TH SarabunPSK" w:cs="TH SarabunPSK"/>
                <w:color w:val="000000" w:themeColor="text1"/>
                <w:sz w:val="32"/>
                <w:szCs w:val="32"/>
              </w:rPr>
              <w:t xml:space="preserve">HROPS) </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lastRenderedPageBreak/>
              <w:t>3</w:t>
            </w:r>
            <w:r w:rsidRPr="00FC6D9B">
              <w:rPr>
                <w:rFonts w:ascii="TH SarabunPSK" w:hAnsi="TH SarabunPSK" w:cs="TH SarabunPSK"/>
                <w:b/>
                <w:bCs/>
                <w:color w:val="000000" w:themeColor="text1"/>
                <w:sz w:val="32"/>
                <w:szCs w:val="32"/>
                <w:cs/>
              </w:rPr>
              <w:t>) การสรรหาบุคคล</w:t>
            </w:r>
            <w:r w:rsidRPr="00FC6D9B">
              <w:rPr>
                <w:rFonts w:ascii="TH SarabunPSK" w:hAnsi="TH SarabunPSK" w:cs="TH SarabunPSK"/>
                <w:color w:val="000000" w:themeColor="text1"/>
                <w:sz w:val="32"/>
                <w:szCs w:val="32"/>
                <w:cs/>
              </w:rPr>
              <w:t xml:space="preserve"> หมายถึง การคัดเลือกบุคคลเพื่อแต่งตั้งให้ดำรงตำแหน่งสูงขึ้น การบรรจุผู้ได้รับคัดเลือก การบรรจุผู้สอบแข่งขันได้ การบรรจุกลับ การรับย้าย/รับโอน  </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 w:val="32"/>
                <w:szCs w:val="32"/>
                <w:cs/>
              </w:rPr>
              <w:t xml:space="preserve">) มีการดำเนินการตามแผน </w:t>
            </w:r>
            <w:r w:rsidRPr="00FC6D9B">
              <w:rPr>
                <w:rFonts w:ascii="TH SarabunPSK" w:hAnsi="TH SarabunPSK" w:cs="TH SarabunPSK"/>
                <w:color w:val="000000" w:themeColor="text1"/>
                <w:sz w:val="32"/>
                <w:szCs w:val="32"/>
                <w:cs/>
              </w:rPr>
              <w:t xml:space="preserve">หมายถึงมีการดำเนินการตามกระบวนการ/ขั้นตอนที่ได้กำหนดไว้ตามแผนการบริหารตำแหน่ง โดยจะต้องมีอัตราว่างลดลงคงเหลือไม่เกินร้อยละ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 xml:space="preserve">          ในไตรมาส 2 (และคงเหลือไม่เกินร้อยละ </w:t>
            </w: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ในไตรมาส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ซึ่งคำนวณจากจำนวนตำแหน่งว่างของข้าราชการและพนักงานราชการคงเหลือเทียบกับจำนวนตำแหน่งทั้งหมดของข้าราชการและพนักงานราชการที่มีอยู่ ณ วันรายงานผล </w:t>
            </w:r>
          </w:p>
          <w:p w:rsidR="004B2A71" w:rsidRPr="00FC6D9B" w:rsidRDefault="004B2A71" w:rsidP="004B2A71">
            <w:pPr>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    3.4 บุคลากรสาธารณสุขเพียงพอไม่น้อยกว่าร้อยละ 71 </w:t>
            </w:r>
            <w:r w:rsidRPr="00FC6D9B">
              <w:rPr>
                <w:rFonts w:ascii="TH SarabunPSK" w:hAnsi="TH SarabunPSK" w:cs="TH SarabunPSK"/>
                <w:color w:val="000000" w:themeColor="text1"/>
                <w:sz w:val="32"/>
                <w:szCs w:val="32"/>
                <w:cs/>
              </w:rPr>
              <w:t>คะแนนเต็ม 25 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1) กรอบอัตรากำลัง </w:t>
            </w:r>
            <w:r w:rsidRPr="00FC6D9B">
              <w:rPr>
                <w:rFonts w:ascii="TH SarabunPSK" w:hAnsi="TH SarabunPSK" w:cs="TH SarabunPSK"/>
                <w:color w:val="000000" w:themeColor="text1"/>
                <w:sz w:val="32"/>
                <w:szCs w:val="32"/>
                <w:cs/>
              </w:rPr>
              <w:t>หมายถึง การกำหนดจำนวนกำลังคนที่ควรมีตามภารกิจและหน้าที่ของสถานบริการสังกัดสำนักงานปลัดกระทรวงสาธารณสุขทุกระดับ โดยใช้กรอบอัตรากำลังที่กำหนดปี 2560 – 2564 ตามมติ อ.ก.พ. ครั้งที่ 3/2560 เมื่อวันที่ 18 พฤษภาคม 2560 และจำนวนคนที่ควรมีรวมการจ้างทุกประเภท ได้แก่ ข้าราชการ พนักงานราชการ พนักงานกระทรวงสาธารณสุข ลูกจ้างประจำ และลูกจ้างชั่วคราว (รายเดือน)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2) การให้บริการทางการแพทย์</w:t>
            </w:r>
            <w:r w:rsidRPr="00FC6D9B">
              <w:rPr>
                <w:rFonts w:ascii="TH SarabunPSK" w:hAnsi="TH SarabunPSK" w:cs="TH SarabunPSK"/>
                <w:color w:val="000000" w:themeColor="text1"/>
                <w:sz w:val="32"/>
                <w:szCs w:val="32"/>
                <w:cs/>
              </w:rPr>
              <w:t xml:space="preserve"> หมายถึง การกระทำต่อร่างกายหรือส่วนใดส่วนหนึ่งของร่างกาย จิตใจของมนุษย์ และการกระทำใด ๆ ที่เกี่ยวข้อง เพื่อการรักษาความเจ็บป่วย ไม่ว่าจะเกิดจากโรคหรือเหตุใด ๆ การผดุงครรภ์ การคุมกำเนิด การฟื้นฟูสมรรถภาพของร่างกายและจิตใจ การแก้ไขความผิดปกติของร่างกาย จิตใจ รวมถึงกระบวนการคุ้มครองผู้บริโภคด้านผลิตภัณฑ์สุขภาพ ไม่ว่าจะด้วยวิธีการทางการแพทย์แผนปัจจุบัน การแพทย์แผนไทยหรือการแพทย์ทางเลือก(มติ อ.ก.พ กระทรวง ครั้งที่ 5/2561 วันที่ 25 กรกฎาคม 2561) ได้แก่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2.1</w:t>
            </w:r>
            <w:r w:rsidRPr="00FC6D9B">
              <w:rPr>
                <w:rFonts w:ascii="TH SarabunPSK" w:hAnsi="TH SarabunPSK" w:cs="TH SarabunPSK"/>
                <w:b/>
                <w:bCs/>
                <w:color w:val="000000" w:themeColor="text1"/>
                <w:sz w:val="32"/>
                <w:szCs w:val="32"/>
                <w:cs/>
              </w:rPr>
              <w:t>) สายงานที่เกี่ยวข้องกับการให้บริการทางการแพทย์ที่</w:t>
            </w:r>
            <w:r w:rsidRPr="00FC6D9B">
              <w:rPr>
                <w:rFonts w:ascii="TH SarabunPSK" w:hAnsi="TH SarabunPSK" w:cs="TH SarabunPSK"/>
                <w:b/>
                <w:bCs/>
                <w:color w:val="000000" w:themeColor="text1"/>
                <w:sz w:val="32"/>
                <w:szCs w:val="32"/>
                <w:u w:val="single"/>
                <w:cs/>
              </w:rPr>
              <w:t>มีความขาดแคลนสูง</w:t>
            </w:r>
            <w:r w:rsidRPr="00FC6D9B">
              <w:rPr>
                <w:rFonts w:ascii="TH SarabunPSK" w:hAnsi="TH SarabunPSK" w:cs="TH SarabunPSK"/>
                <w:color w:val="000000" w:themeColor="text1"/>
                <w:sz w:val="32"/>
                <w:szCs w:val="32"/>
                <w:cs/>
              </w:rPr>
              <w:t xml:space="preserve"> หมายถึง สายงานที่สรรหาบุคคลมาดำรงตำแหน่งได้ยาก มีการผลิตน้อย หรือมีอัตราการแข่งขันทางการตลาดสูง ได้แก่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1. นักกายภาพบำบัด/จพ.เวชกรรมฟื้นฟู</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2. นักกิจกรรมบำบัด/จพ.อาชีวบำบัด</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 นักกายอุปกรณ์/ช่างกายอุปกรณ์</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4. นักรังสีการแพทย์/จพ.รังสีการแพทย์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5. นักเทคโนโลยีหัวใจและทรวงอก</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6. นักจิตวิทยา/นักจิตวิทยาคลินิก</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7. นักเวชศาสตร์การสื่อความหมาย/จพ.วิทยาศาสตร์การแพทย์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pacing w:val="-6"/>
                <w:sz w:val="32"/>
                <w:szCs w:val="32"/>
              </w:rPr>
              <w:t>2.2</w:t>
            </w:r>
            <w:r w:rsidRPr="00FC6D9B">
              <w:rPr>
                <w:rFonts w:ascii="TH SarabunPSK" w:hAnsi="TH SarabunPSK" w:cs="TH SarabunPSK"/>
                <w:b/>
                <w:bCs/>
                <w:color w:val="000000" w:themeColor="text1"/>
                <w:spacing w:val="-6"/>
                <w:sz w:val="32"/>
                <w:szCs w:val="32"/>
                <w:cs/>
              </w:rPr>
              <w:t>) สายงานที่เกี่ยวข้องกับการให้บริการทางการแพทย์ที่ยัง</w:t>
            </w:r>
            <w:r w:rsidRPr="00FC6D9B">
              <w:rPr>
                <w:rFonts w:ascii="TH SarabunPSK" w:hAnsi="TH SarabunPSK" w:cs="TH SarabunPSK"/>
                <w:b/>
                <w:bCs/>
                <w:color w:val="000000" w:themeColor="text1"/>
                <w:spacing w:val="-6"/>
                <w:sz w:val="32"/>
                <w:szCs w:val="32"/>
                <w:u w:val="single"/>
                <w:cs/>
              </w:rPr>
              <w:t>มีความขาดแคลน</w:t>
            </w:r>
            <w:r w:rsidRPr="00FC6D9B">
              <w:rPr>
                <w:rFonts w:ascii="TH SarabunPSK" w:hAnsi="TH SarabunPSK" w:cs="TH SarabunPSK"/>
                <w:color w:val="000000" w:themeColor="text1"/>
                <w:spacing w:val="-6"/>
                <w:sz w:val="32"/>
                <w:szCs w:val="32"/>
                <w:cs/>
              </w:rPr>
              <w:t>ได้แก่</w:t>
            </w:r>
            <w:r w:rsidRPr="00FC6D9B">
              <w:rPr>
                <w:rFonts w:ascii="TH SarabunPSK" w:hAnsi="TH SarabunPSK" w:cs="TH SarabunPSK"/>
                <w:color w:val="000000" w:themeColor="text1"/>
                <w:spacing w:val="-6"/>
                <w:sz w:val="32"/>
                <w:szCs w:val="32"/>
                <w:cs/>
              </w:rPr>
              <w:br/>
            </w:r>
            <w:r w:rsidRPr="00FC6D9B">
              <w:rPr>
                <w:rFonts w:ascii="TH SarabunPSK" w:hAnsi="TH SarabunPSK" w:cs="TH SarabunPSK"/>
                <w:color w:val="000000" w:themeColor="text1"/>
                <w:sz w:val="32"/>
                <w:szCs w:val="32"/>
                <w:cs/>
              </w:rPr>
              <w:t xml:space="preserve">              1. นายแพทย์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 ทันตแพทย์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 เภสัชกร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4. พยาบาลวิชาชีพ/ พยาบาลเทคนิค</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5. จพ.ทัตนสาธารณสุข</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6. เจ้าพนักงานเภสัชกรรม</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7. ช่างทันตกรรม</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8. นวก.สาธารณสุข/จพ.สาธารณสุข</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9. แพทย์แผนไทย</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10. นักเทคนิคการแพทย์/นักวิทยาศาสตร์การแพทย์/จพ.วิทย์</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        3) บุคลากรสาธารณสุขเพียงพอ </w:t>
            </w:r>
            <w:r w:rsidRPr="00FC6D9B">
              <w:rPr>
                <w:rFonts w:ascii="TH SarabunPSK" w:hAnsi="TH SarabunPSK" w:cs="TH SarabunPSK"/>
                <w:color w:val="000000" w:themeColor="text1"/>
                <w:sz w:val="32"/>
                <w:szCs w:val="32"/>
                <w:cs/>
              </w:rPr>
              <w:t>หมายถึง จำนวนบุคลากรสายงานที่เกี่ยวข้องกับการให้บริการทางการแพทย์ (</w:t>
            </w:r>
            <w:r w:rsidRPr="00FC6D9B">
              <w:rPr>
                <w:rFonts w:ascii="TH SarabunPSK" w:hAnsi="TH SarabunPSK" w:cs="TH SarabunPSK"/>
                <w:color w:val="000000" w:themeColor="text1"/>
                <w:sz w:val="32"/>
                <w:szCs w:val="32"/>
                <w:u w:val="single"/>
                <w:cs/>
              </w:rPr>
              <w:t>ยกเว้น</w:t>
            </w:r>
            <w:r w:rsidRPr="00FC6D9B">
              <w:rPr>
                <w:rFonts w:ascii="TH SarabunPSK" w:hAnsi="TH SarabunPSK" w:cs="TH SarabunPSK"/>
                <w:color w:val="000000" w:themeColor="text1"/>
                <w:sz w:val="32"/>
                <w:szCs w:val="32"/>
              </w:rPr>
              <w:t xml:space="preserve">2.1 </w:t>
            </w:r>
            <w:r w:rsidRPr="00FC6D9B">
              <w:rPr>
                <w:rFonts w:ascii="TH SarabunPSK" w:hAnsi="TH SarabunPSK" w:cs="TH SarabunPSK"/>
                <w:color w:val="000000" w:themeColor="text1"/>
                <w:sz w:val="32"/>
                <w:szCs w:val="32"/>
                <w:cs/>
              </w:rPr>
              <w:t xml:space="preserve">สายงานที่มีความขาดแคลนสูง) ที่มีอยู่จริงของเขตสุขภาพ </w:t>
            </w:r>
            <w:r w:rsidRPr="00FC6D9B">
              <w:rPr>
                <w:rFonts w:ascii="TH SarabunPSK" w:hAnsi="TH SarabunPSK" w:cs="TH SarabunPSK"/>
                <w:color w:val="000000" w:themeColor="text1"/>
                <w:sz w:val="32"/>
                <w:szCs w:val="32"/>
                <w:cs/>
              </w:rPr>
              <w:lastRenderedPageBreak/>
              <w:t xml:space="preserve">เมื่อเทียบกับกรอบอัตรากำลังที่กำหนดในระดับหน่วยงาน นับรวมทุกประเภทการจ้าง (ข้าราชการ พนักงานราชการ ลูกจ้างประจำ ลูกจ้างชั่วคราว (รายเดือน) และพนักงานกระทรวงสาธารณสุข) มีสัดส่วนไม่น้อยกว่าร้อยละ 71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4. ร้อยละของเขตสุขภาพที่มีการบริหารจัดการกำลังคนที่มีประสิทธิภาพ </w:t>
            </w:r>
            <w:r w:rsidRPr="00FC6D9B">
              <w:rPr>
                <w:rFonts w:ascii="TH SarabunPSK" w:hAnsi="TH SarabunPSK" w:cs="TH SarabunPSK"/>
                <w:color w:val="000000" w:themeColor="text1"/>
                <w:sz w:val="32"/>
                <w:szCs w:val="32"/>
                <w:cs/>
              </w:rPr>
              <w:t>หมายถึง</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จำนวนเขตสุขภาพมีการบริหารจัดการกำลังคนที่มีประสิทธิภาพ (ตามข้อ 3) เมื่อเทียบกับจำนวนเขตสุขภาพทั้งหมดมีสัดส่วนไม่น้อยกว่าร้อยละ 7</w:t>
            </w:r>
            <w:r w:rsidRPr="00FC6D9B">
              <w:rPr>
                <w:rFonts w:ascii="TH SarabunPSK" w:hAnsi="TH SarabunPSK" w:cs="TH SarabunPSK"/>
                <w:color w:val="000000" w:themeColor="text1"/>
                <w:sz w:val="32"/>
                <w:szCs w:val="32"/>
              </w:rPr>
              <w:t>0</w:t>
            </w:r>
          </w:p>
        </w:tc>
      </w:tr>
      <w:tr w:rsidR="004B2A71" w:rsidRPr="00FC6D9B" w:rsidTr="004B2A71">
        <w:trPr>
          <w:trHeight w:val="2601"/>
        </w:trPr>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083"/>
              <w:gridCol w:w="2075"/>
              <w:gridCol w:w="2079"/>
            </w:tblGrid>
            <w:tr w:rsidR="004B2A71" w:rsidRPr="00FC6D9B" w:rsidTr="004B2A71">
              <w:trPr>
                <w:trHeight w:val="583"/>
                <w:jc w:val="center"/>
              </w:trPr>
              <w:tc>
                <w:tcPr>
                  <w:tcW w:w="208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2075"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2079"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trHeight w:val="281"/>
                <w:jc w:val="center"/>
              </w:trPr>
              <w:tc>
                <w:tcPr>
                  <w:tcW w:w="208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ไม่น้อยกว่าร้อยละ 70</w:t>
                  </w:r>
                </w:p>
              </w:tc>
              <w:tc>
                <w:tcPr>
                  <w:tcW w:w="2075"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ไม่น้อยกว่าร้อยละ 75</w:t>
                  </w:r>
                </w:p>
              </w:tc>
              <w:tc>
                <w:tcPr>
                  <w:tcW w:w="2079"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ไม่น้อยกว่าร้อยละ 80</w:t>
                  </w:r>
                </w:p>
              </w:tc>
            </w:tr>
          </w:tbl>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เกณฑ์การให้คะแนน              </w:t>
            </w:r>
          </w:p>
          <w:p w:rsidR="004B2A71" w:rsidRPr="00FC6D9B" w:rsidRDefault="004B2A71" w:rsidP="004B2A71">
            <w:pPr>
              <w:jc w:val="thaiDistribute"/>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เขตสุขภาพที่มีการบริหารจัดการกำลังคนที่มีประสิทธิภาพ </w:t>
            </w:r>
            <w:r w:rsidRPr="00FC6D9B">
              <w:rPr>
                <w:rFonts w:ascii="TH SarabunPSK" w:hAnsi="TH SarabunPSK" w:cs="TH SarabunPSK"/>
                <w:color w:val="000000" w:themeColor="text1"/>
                <w:sz w:val="32"/>
                <w:szCs w:val="32"/>
                <w:cs/>
              </w:rPr>
              <w:t>หมายถึง เขตสุขภาพที่ได้รับคะแนน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จากคะแนนเต็ม 100 คะแนน ทั้งนี้ ประเด็นการดำเนินการ 4 ประเด็น ประกอบด้วย</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          1. </w:t>
            </w:r>
            <w:r w:rsidRPr="00FC6D9B">
              <w:rPr>
                <w:rFonts w:ascii="TH SarabunPSK" w:hAnsi="TH SarabunPSK" w:cs="TH SarabunPSK"/>
                <w:color w:val="000000" w:themeColor="text1"/>
                <w:sz w:val="32"/>
                <w:szCs w:val="32"/>
                <w:cs/>
              </w:rPr>
              <w:t xml:space="preserve">มีข้อมูล                                                        คะแนนเต็ม </w:t>
            </w:r>
            <w:r w:rsidRPr="00FC6D9B">
              <w:rPr>
                <w:rFonts w:ascii="TH SarabunPSK" w:hAnsi="TH SarabunPSK" w:cs="TH SarabunPSK"/>
                <w:color w:val="000000" w:themeColor="text1"/>
                <w:sz w:val="32"/>
                <w:szCs w:val="32"/>
              </w:rPr>
              <w:t xml:space="preserve">25 </w:t>
            </w:r>
            <w:r w:rsidRPr="00FC6D9B">
              <w:rPr>
                <w:rFonts w:ascii="TH SarabunPSK" w:hAnsi="TH SarabunPSK" w:cs="TH SarabunPSK"/>
                <w:color w:val="000000" w:themeColor="text1"/>
                <w:sz w:val="32"/>
                <w:szCs w:val="32"/>
                <w:cs/>
              </w:rPr>
              <w:t>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มีแผนบริหารตำแหน่ง                                       คะแนนเต็ม </w:t>
            </w:r>
            <w:r w:rsidRPr="00FC6D9B">
              <w:rPr>
                <w:rFonts w:ascii="TH SarabunPSK" w:hAnsi="TH SarabunPSK" w:cs="TH SarabunPSK"/>
                <w:color w:val="000000" w:themeColor="text1"/>
                <w:sz w:val="32"/>
                <w:szCs w:val="32"/>
              </w:rPr>
              <w:t xml:space="preserve">25 </w:t>
            </w:r>
            <w:r w:rsidRPr="00FC6D9B">
              <w:rPr>
                <w:rFonts w:ascii="TH SarabunPSK" w:hAnsi="TH SarabunPSK" w:cs="TH SarabunPSK"/>
                <w:color w:val="000000" w:themeColor="text1"/>
                <w:sz w:val="32"/>
                <w:szCs w:val="32"/>
                <w:cs/>
              </w:rPr>
              <w:t>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มีการดำเนินงานตามแผน                                     คะแนนเต็ม 25 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4. </w:t>
            </w:r>
            <w:r w:rsidRPr="00FC6D9B">
              <w:rPr>
                <w:rFonts w:ascii="TH SarabunPSK" w:hAnsi="TH SarabunPSK" w:cs="TH SarabunPSK"/>
                <w:color w:val="000000" w:themeColor="text1"/>
                <w:sz w:val="32"/>
                <w:szCs w:val="32"/>
                <w:cs/>
              </w:rPr>
              <w:t xml:space="preserve">บุคลากรสาธารณสุขเพียงพอไม่น้อยกว่าร้อยละ </w:t>
            </w:r>
            <w:r w:rsidRPr="00FC6D9B">
              <w:rPr>
                <w:rFonts w:ascii="TH SarabunPSK" w:hAnsi="TH SarabunPSK" w:cs="TH SarabunPSK"/>
                <w:color w:val="000000" w:themeColor="text1"/>
                <w:sz w:val="32"/>
                <w:szCs w:val="32"/>
              </w:rPr>
              <w:t xml:space="preserve">71 </w:t>
            </w:r>
            <w:r w:rsidRPr="00FC6D9B">
              <w:rPr>
                <w:rFonts w:ascii="TH SarabunPSK" w:hAnsi="TH SarabunPSK" w:cs="TH SarabunPSK"/>
                <w:color w:val="000000" w:themeColor="text1"/>
                <w:sz w:val="32"/>
                <w:szCs w:val="32"/>
                <w:cs/>
              </w:rPr>
              <w:t>คะแนนเต็ม 25 คะแนน</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รวม </w:t>
            </w:r>
            <w:r w:rsidRPr="00FC6D9B">
              <w:rPr>
                <w:rFonts w:ascii="TH SarabunPSK" w:hAnsi="TH SarabunPSK" w:cs="TH SarabunPSK"/>
                <w:color w:val="000000" w:themeColor="text1"/>
                <w:sz w:val="32"/>
                <w:szCs w:val="32"/>
              </w:rPr>
              <w:t xml:space="preserve">100 </w:t>
            </w:r>
            <w:r w:rsidRPr="00FC6D9B">
              <w:rPr>
                <w:rFonts w:ascii="TH SarabunPSK" w:hAnsi="TH SarabunPSK" w:cs="TH SarabunPSK"/>
                <w:color w:val="000000" w:themeColor="text1"/>
                <w:sz w:val="32"/>
                <w:szCs w:val="32"/>
                <w:cs/>
              </w:rPr>
              <w:t>คะแนน</w:t>
            </w: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รายละเอียดการให้คะแนน</w:t>
            </w:r>
            <w:r w:rsidRPr="00FC6D9B">
              <w:rPr>
                <w:rFonts w:ascii="TH SarabunPSK" w:hAnsi="TH SarabunPSK" w:cs="TH SarabunPSK"/>
                <w:color w:val="000000" w:themeColor="text1"/>
                <w:sz w:val="32"/>
                <w:szCs w:val="32"/>
              </w:rPr>
              <w:t xml:space="preserve"> :</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    1. </w:t>
            </w:r>
            <w:r w:rsidRPr="00FC6D9B">
              <w:rPr>
                <w:rFonts w:ascii="TH SarabunPSK" w:hAnsi="TH SarabunPSK" w:cs="TH SarabunPSK"/>
                <w:color w:val="000000" w:themeColor="text1"/>
                <w:sz w:val="32"/>
                <w:szCs w:val="32"/>
                <w:cs/>
              </w:rPr>
              <w:t xml:space="preserve">มีข้อมูล (คะแนนเต็ม </w:t>
            </w:r>
            <w:r w:rsidRPr="00FC6D9B">
              <w:rPr>
                <w:rFonts w:ascii="TH SarabunPSK" w:hAnsi="TH SarabunPSK" w:cs="TH SarabunPSK"/>
                <w:color w:val="000000" w:themeColor="text1"/>
                <w:sz w:val="32"/>
                <w:szCs w:val="32"/>
              </w:rPr>
              <w:t xml:space="preserve">25 </w:t>
            </w:r>
            <w:r w:rsidRPr="00FC6D9B">
              <w:rPr>
                <w:rFonts w:ascii="TH SarabunPSK" w:hAnsi="TH SarabunPSK" w:cs="TH SarabunPSK"/>
                <w:color w:val="000000" w:themeColor="text1"/>
                <w:sz w:val="32"/>
                <w:szCs w:val="32"/>
                <w:cs/>
              </w:rPr>
              <w:t>คะแนน)</w:t>
            </w:r>
          </w:p>
          <w:tbl>
            <w:tblPr>
              <w:tblStyle w:val="30"/>
              <w:tblW w:w="0" w:type="auto"/>
              <w:jc w:val="center"/>
              <w:tblLayout w:type="fixed"/>
              <w:tblLook w:val="04A0"/>
            </w:tblPr>
            <w:tblGrid>
              <w:gridCol w:w="1334"/>
              <w:gridCol w:w="5386"/>
              <w:gridCol w:w="1843"/>
            </w:tblGrid>
            <w:tr w:rsidR="004B2A71" w:rsidRPr="00FC6D9B" w:rsidTr="004B2A71">
              <w:trPr>
                <w:jc w:val="center"/>
              </w:trPr>
              <w:tc>
                <w:tcPr>
                  <w:tcW w:w="133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ขั้นตอนการดำเนินงาน</w:t>
                  </w:r>
                </w:p>
              </w:tc>
              <w:tc>
                <w:tcPr>
                  <w:tcW w:w="5386"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เกณฑ์การให้คะแนน</w:t>
                  </w:r>
                </w:p>
              </w:tc>
              <w:tc>
                <w:tcPr>
                  <w:tcW w:w="1843"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คะแนน</w:t>
                  </w:r>
                </w:p>
              </w:tc>
            </w:tr>
            <w:tr w:rsidR="004B2A71" w:rsidRPr="00FC6D9B" w:rsidTr="004B2A71">
              <w:trPr>
                <w:jc w:val="center"/>
              </w:trPr>
              <w:tc>
                <w:tcPr>
                  <w:tcW w:w="133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w:t>
                  </w:r>
                </w:p>
              </w:tc>
              <w:tc>
                <w:tcPr>
                  <w:tcW w:w="5386" w:type="dxa"/>
                </w:tcPr>
                <w:p w:rsidR="004B2A71" w:rsidRPr="00FC6D9B" w:rsidRDefault="004B2A71" w:rsidP="004B2A71">
                  <w:pPr>
                    <w:jc w:val="thaiDistribute"/>
                    <w:rPr>
                      <w:rFonts w:ascii="TH SarabunPSK" w:hAnsi="TH SarabunPSK" w:cs="TH SarabunPSK"/>
                      <w:color w:val="000000" w:themeColor="text1"/>
                    </w:rPr>
                  </w:pPr>
                  <w:r w:rsidRPr="00FC6D9B">
                    <w:rPr>
                      <w:rFonts w:ascii="TH SarabunPSK" w:hAnsi="TH SarabunPSK" w:cs="TH SarabunPSK"/>
                      <w:color w:val="000000" w:themeColor="text1"/>
                      <w:cs/>
                    </w:rPr>
                    <w:t>ข้อมูลบุคลากรสาธารณสุขในหน่วยงานเป็นปัจจุบัน</w:t>
                  </w:r>
                </w:p>
              </w:tc>
              <w:tc>
                <w:tcPr>
                  <w:tcW w:w="1843"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rPr>
                    <w:t>1</w:t>
                  </w:r>
                  <w:r w:rsidRPr="00FC6D9B">
                    <w:rPr>
                      <w:rFonts w:ascii="TH SarabunPSK" w:hAnsi="TH SarabunPSK" w:cs="TH SarabunPSK"/>
                      <w:color w:val="000000" w:themeColor="text1"/>
                      <w:cs/>
                    </w:rPr>
                    <w:t>0คะแนน</w:t>
                  </w:r>
                </w:p>
              </w:tc>
            </w:tr>
            <w:tr w:rsidR="004B2A71" w:rsidRPr="00FC6D9B" w:rsidTr="004B2A71">
              <w:trPr>
                <w:jc w:val="center"/>
              </w:trPr>
              <w:tc>
                <w:tcPr>
                  <w:tcW w:w="133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2</w:t>
                  </w:r>
                </w:p>
              </w:tc>
              <w:tc>
                <w:tcPr>
                  <w:tcW w:w="5386"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มีการรายงานสถิติกำลังคน</w:t>
                  </w:r>
                </w:p>
              </w:tc>
              <w:tc>
                <w:tcPr>
                  <w:tcW w:w="1843"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5คะแนน</w:t>
                  </w:r>
                </w:p>
              </w:tc>
            </w:tr>
            <w:tr w:rsidR="004B2A71" w:rsidRPr="00FC6D9B" w:rsidTr="004B2A71">
              <w:trPr>
                <w:jc w:val="center"/>
              </w:trPr>
              <w:tc>
                <w:tcPr>
                  <w:tcW w:w="133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3</w:t>
                  </w:r>
                </w:p>
              </w:tc>
              <w:tc>
                <w:tcPr>
                  <w:tcW w:w="5386"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 xml:space="preserve">มีการใช้ประโยชน์จากข้อมูลบุคลากรสาธารณสุข </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ใช้วิธีการประเมินโดยใช้แบบทดสอบ)</w:t>
                  </w:r>
                </w:p>
              </w:tc>
              <w:tc>
                <w:tcPr>
                  <w:tcW w:w="1843"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10คะแนน</w:t>
                  </w:r>
                </w:p>
              </w:tc>
            </w:tr>
            <w:tr w:rsidR="004B2A71" w:rsidRPr="00FC6D9B" w:rsidTr="004B2A71">
              <w:trPr>
                <w:jc w:val="center"/>
              </w:trPr>
              <w:tc>
                <w:tcPr>
                  <w:tcW w:w="6720" w:type="dxa"/>
                  <w:gridSpan w:val="2"/>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รวม</w:t>
                  </w:r>
                </w:p>
              </w:tc>
              <w:tc>
                <w:tcPr>
                  <w:tcW w:w="1843"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25 คะแนน</w:t>
                  </w:r>
                </w:p>
              </w:tc>
            </w:tr>
          </w:tbl>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มีแผนการบริหารตำแหน่ง (คะแนนเต็ม </w:t>
            </w:r>
            <w:r w:rsidRPr="00FC6D9B">
              <w:rPr>
                <w:rFonts w:ascii="TH SarabunPSK" w:hAnsi="TH SarabunPSK" w:cs="TH SarabunPSK"/>
                <w:color w:val="000000" w:themeColor="text1"/>
                <w:sz w:val="32"/>
                <w:szCs w:val="32"/>
              </w:rPr>
              <w:t xml:space="preserve">25 </w:t>
            </w:r>
            <w:r w:rsidRPr="00FC6D9B">
              <w:rPr>
                <w:rFonts w:ascii="TH SarabunPSK" w:hAnsi="TH SarabunPSK" w:cs="TH SarabunPSK"/>
                <w:color w:val="000000" w:themeColor="text1"/>
                <w:sz w:val="32"/>
                <w:szCs w:val="32"/>
                <w:cs/>
              </w:rPr>
              <w:t>คะแนน)</w:t>
            </w:r>
          </w:p>
          <w:tbl>
            <w:tblPr>
              <w:tblStyle w:val="30"/>
              <w:tblW w:w="0" w:type="auto"/>
              <w:tblLayout w:type="fixed"/>
              <w:tblLook w:val="04A0"/>
            </w:tblPr>
            <w:tblGrid>
              <w:gridCol w:w="1192"/>
              <w:gridCol w:w="7513"/>
              <w:gridCol w:w="1276"/>
            </w:tblGrid>
            <w:tr w:rsidR="004B2A71" w:rsidRPr="00FC6D9B" w:rsidTr="004B2A71">
              <w:tc>
                <w:tcPr>
                  <w:tcW w:w="1192"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ขั้นตอนการดำเนินงาน</w:t>
                  </w:r>
                </w:p>
              </w:tc>
              <w:tc>
                <w:tcPr>
                  <w:tcW w:w="7513"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เกณฑ์การให้คะแนน</w:t>
                  </w:r>
                </w:p>
              </w:tc>
              <w:tc>
                <w:tcPr>
                  <w:tcW w:w="1276"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คะแนน</w:t>
                  </w:r>
                </w:p>
              </w:tc>
            </w:tr>
            <w:tr w:rsidR="004B2A71" w:rsidRPr="00FC6D9B" w:rsidTr="004B2A71">
              <w:tc>
                <w:tcPr>
                  <w:tcW w:w="1192"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w:t>
                  </w:r>
                </w:p>
              </w:tc>
              <w:tc>
                <w:tcPr>
                  <w:tcW w:w="7513"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มีการจัดประชุมเตรียมความพร้อมในการจัดทำแผนกำลังคน</w:t>
                  </w:r>
                </w:p>
              </w:tc>
              <w:tc>
                <w:tcPr>
                  <w:tcW w:w="1276"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rPr>
                    <w:t xml:space="preserve">5 </w:t>
                  </w:r>
                  <w:r w:rsidRPr="00FC6D9B">
                    <w:rPr>
                      <w:rFonts w:ascii="TH SarabunPSK" w:hAnsi="TH SarabunPSK" w:cs="TH SarabunPSK"/>
                      <w:color w:val="000000" w:themeColor="text1"/>
                      <w:cs/>
                    </w:rPr>
                    <w:t>คะแนน</w:t>
                  </w:r>
                </w:p>
              </w:tc>
            </w:tr>
            <w:tr w:rsidR="004B2A71" w:rsidRPr="00FC6D9B" w:rsidTr="004B2A71">
              <w:tc>
                <w:tcPr>
                  <w:tcW w:w="1192"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2</w:t>
                  </w:r>
                </w:p>
              </w:tc>
              <w:tc>
                <w:tcPr>
                  <w:tcW w:w="7513"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จัดทำแผนกำลังคน และมีแผนบริหารตำแหน่ง</w:t>
                  </w:r>
                </w:p>
              </w:tc>
              <w:tc>
                <w:tcPr>
                  <w:tcW w:w="1276"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5คะแนน</w:t>
                  </w:r>
                </w:p>
              </w:tc>
            </w:tr>
            <w:tr w:rsidR="004B2A71" w:rsidRPr="00FC6D9B" w:rsidTr="004B2A71">
              <w:tc>
                <w:tcPr>
                  <w:tcW w:w="1192"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3</w:t>
                  </w:r>
                </w:p>
              </w:tc>
              <w:tc>
                <w:tcPr>
                  <w:tcW w:w="7513"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มีแผนกำลังคน ด้านอื่นๆ เช่น แผนความก้าวหน้าในสายอาชีพ แผนพัฒนาบุคลากร ฯลฯ</w:t>
                  </w:r>
                </w:p>
              </w:tc>
              <w:tc>
                <w:tcPr>
                  <w:tcW w:w="1276"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10</w:t>
                  </w:r>
                  <w:r w:rsidRPr="00FC6D9B">
                    <w:rPr>
                      <w:rFonts w:ascii="TH SarabunPSK" w:hAnsi="TH SarabunPSK" w:cs="TH SarabunPSK"/>
                      <w:color w:val="000000" w:themeColor="text1"/>
                      <w:cs/>
                    </w:rPr>
                    <w:t xml:space="preserve"> คะแนน</w:t>
                  </w:r>
                </w:p>
              </w:tc>
            </w:tr>
            <w:tr w:rsidR="004B2A71" w:rsidRPr="00FC6D9B" w:rsidTr="004B2A71">
              <w:tc>
                <w:tcPr>
                  <w:tcW w:w="1192" w:type="dxa"/>
                </w:tcPr>
                <w:p w:rsidR="004B2A71" w:rsidRPr="00FC6D9B" w:rsidRDefault="004B2A71" w:rsidP="004B2A71">
                  <w:pPr>
                    <w:jc w:val="center"/>
                    <w:rPr>
                      <w:rFonts w:ascii="TH SarabunPSK" w:hAnsi="TH SarabunPSK" w:cs="TH SarabunPSK"/>
                      <w:color w:val="000000" w:themeColor="text1"/>
                      <w:sz w:val="18"/>
                      <w:szCs w:val="18"/>
                    </w:rPr>
                  </w:pPr>
                </w:p>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4</w:t>
                  </w:r>
                </w:p>
              </w:tc>
              <w:tc>
                <w:tcPr>
                  <w:tcW w:w="7513" w:type="dxa"/>
                </w:tcPr>
                <w:p w:rsidR="004B2A71" w:rsidRPr="00FC6D9B" w:rsidRDefault="004B2A71" w:rsidP="004B2A71">
                  <w:pPr>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มีการประชาสัมพันธ์</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เผยแพร่ แผนบริหารตำแหน่งภายในเขตสุขภาพและหน่วยงานในสังกัดเขตสุขภาพทราบ (หนังสือเวียน</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 xml:space="preserve">ประกาศ) </w:t>
                  </w:r>
                </w:p>
              </w:tc>
              <w:tc>
                <w:tcPr>
                  <w:tcW w:w="1276" w:type="dxa"/>
                </w:tcPr>
                <w:p w:rsidR="004B2A71" w:rsidRPr="00FC6D9B" w:rsidRDefault="004B2A71" w:rsidP="004B2A71">
                  <w:pPr>
                    <w:jc w:val="center"/>
                    <w:rPr>
                      <w:rFonts w:ascii="TH SarabunPSK" w:hAnsi="TH SarabunPSK" w:cs="TH SarabunPSK"/>
                      <w:color w:val="000000" w:themeColor="text1"/>
                      <w:sz w:val="16"/>
                      <w:szCs w:val="16"/>
                    </w:rPr>
                  </w:pPr>
                </w:p>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rPr>
                    <w:t xml:space="preserve">5 </w:t>
                  </w:r>
                  <w:r w:rsidRPr="00FC6D9B">
                    <w:rPr>
                      <w:rFonts w:ascii="TH SarabunPSK" w:hAnsi="TH SarabunPSK" w:cs="TH SarabunPSK"/>
                      <w:color w:val="000000" w:themeColor="text1"/>
                      <w:cs/>
                    </w:rPr>
                    <w:t>คะแนน</w:t>
                  </w:r>
                </w:p>
              </w:tc>
            </w:tr>
            <w:tr w:rsidR="004B2A71" w:rsidRPr="00FC6D9B" w:rsidTr="004B2A71">
              <w:tc>
                <w:tcPr>
                  <w:tcW w:w="8705" w:type="dxa"/>
                  <w:gridSpan w:val="2"/>
                  <w:vAlign w:val="center"/>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รวม</w:t>
                  </w:r>
                </w:p>
              </w:tc>
              <w:tc>
                <w:tcPr>
                  <w:tcW w:w="1276"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25 คะแนน</w:t>
                  </w:r>
                </w:p>
              </w:tc>
            </w:tr>
          </w:tbl>
          <w:p w:rsidR="004B2A71" w:rsidRPr="00FC6D9B" w:rsidRDefault="004B2A71" w:rsidP="004B2A71">
            <w:pPr>
              <w:jc w:val="thaiDistribute"/>
              <w:rPr>
                <w:rFonts w:ascii="TH SarabunPSK" w:hAnsi="TH SarabunPSK" w:cs="TH SarabunPSK"/>
                <w:color w:val="000000" w:themeColor="text1"/>
                <w:sz w:val="32"/>
                <w:szCs w:val="32"/>
              </w:rPr>
            </w:pP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3. </w:t>
            </w:r>
            <w:r w:rsidRPr="00FC6D9B">
              <w:rPr>
                <w:rFonts w:ascii="TH SarabunPSK" w:hAnsi="TH SarabunPSK" w:cs="TH SarabunPSK"/>
                <w:color w:val="000000" w:themeColor="text1"/>
                <w:sz w:val="32"/>
                <w:szCs w:val="32"/>
                <w:cs/>
              </w:rPr>
              <w:t xml:space="preserve">มีการดำเนินการตามแผน (คะแนนเต็ม </w:t>
            </w:r>
            <w:r w:rsidRPr="00FC6D9B">
              <w:rPr>
                <w:rFonts w:ascii="TH SarabunPSK" w:hAnsi="TH SarabunPSK" w:cs="TH SarabunPSK"/>
                <w:color w:val="000000" w:themeColor="text1"/>
                <w:sz w:val="32"/>
                <w:szCs w:val="32"/>
              </w:rPr>
              <w:t xml:space="preserve">25 </w:t>
            </w:r>
            <w:r w:rsidRPr="00FC6D9B">
              <w:rPr>
                <w:rFonts w:ascii="TH SarabunPSK" w:hAnsi="TH SarabunPSK" w:cs="TH SarabunPSK"/>
                <w:color w:val="000000" w:themeColor="text1"/>
                <w:sz w:val="32"/>
                <w:szCs w:val="32"/>
                <w:cs/>
              </w:rPr>
              <w:t>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ตัวชี้วัด</w:t>
            </w:r>
            <w:r w:rsidRPr="00FC6D9B">
              <w:rPr>
                <w:rFonts w:ascii="TH SarabunPSK" w:hAnsi="TH SarabunPSK" w:cs="TH SarabunPSK"/>
                <w:color w:val="000000" w:themeColor="text1"/>
                <w:sz w:val="32"/>
                <w:szCs w:val="32"/>
                <w:cs/>
              </w:rPr>
              <w:t xml:space="preserve"> ร้อยละของตำแหน่งว่างลดลงตามเป้าหมายที่กำหนด</w:t>
            </w: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สูตรคำนวณ</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u w:val="single"/>
                <w:cs/>
              </w:rPr>
              <w:t xml:space="preserve">จำนวนตำแหน่งว่าง (ข้าราชการ </w:t>
            </w:r>
            <w:r w:rsidRPr="00FC6D9B">
              <w:rPr>
                <w:rFonts w:ascii="TH SarabunPSK" w:hAnsi="TH SarabunPSK" w:cs="TH SarabunPSK"/>
                <w:color w:val="000000" w:themeColor="text1"/>
                <w:sz w:val="32"/>
                <w:szCs w:val="32"/>
                <w:u w:val="single"/>
              </w:rPr>
              <w:t xml:space="preserve">+ </w:t>
            </w:r>
            <w:r w:rsidRPr="00FC6D9B">
              <w:rPr>
                <w:rFonts w:ascii="TH SarabunPSK" w:hAnsi="TH SarabunPSK" w:cs="TH SarabunPSK"/>
                <w:color w:val="000000" w:themeColor="text1"/>
                <w:sz w:val="32"/>
                <w:szCs w:val="32"/>
                <w:u w:val="single"/>
                <w:cs/>
              </w:rPr>
              <w:t>พนักงานราชการ) สังกัดเขตสุขภาพ</w:t>
            </w:r>
            <w:r w:rsidRPr="00FC6D9B">
              <w:rPr>
                <w:rFonts w:ascii="TH SarabunPSK" w:hAnsi="TH SarabunPSK" w:cs="TH SarabunPSK"/>
                <w:color w:val="000000" w:themeColor="text1"/>
                <w:sz w:val="32"/>
                <w:szCs w:val="32"/>
              </w:rPr>
              <w:t>X 100</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จำนวนตำแหน่งทั้งหมด (ข้าราชการ + พนักงานราชการ) สังกัดเขตสุขภาพ</w:t>
            </w:r>
          </w:p>
          <w:p w:rsidR="004B2A71" w:rsidRPr="00FC6D9B" w:rsidRDefault="004B2A71" w:rsidP="004B2A71">
            <w:pPr>
              <w:jc w:val="thaiDistribute"/>
              <w:rPr>
                <w:rFonts w:ascii="TH SarabunPSK" w:hAnsi="TH SarabunPSK" w:cs="TH SarabunPSK"/>
                <w:color w:val="000000" w:themeColor="text1"/>
                <w:sz w:val="10"/>
                <w:szCs w:val="10"/>
                <w:cs/>
              </w:rPr>
            </w:pPr>
          </w:p>
          <w:tbl>
            <w:tblPr>
              <w:tblStyle w:val="30"/>
              <w:tblW w:w="0" w:type="auto"/>
              <w:jc w:val="center"/>
              <w:tblLayout w:type="fixed"/>
              <w:tblLook w:val="04A0"/>
            </w:tblPr>
            <w:tblGrid>
              <w:gridCol w:w="2029"/>
              <w:gridCol w:w="1278"/>
              <w:gridCol w:w="1278"/>
              <w:gridCol w:w="1278"/>
              <w:gridCol w:w="1278"/>
            </w:tblGrid>
            <w:tr w:rsidR="004B2A71" w:rsidRPr="00FC6D9B" w:rsidTr="004B2A71">
              <w:trPr>
                <w:jc w:val="center"/>
              </w:trPr>
              <w:tc>
                <w:tcPr>
                  <w:tcW w:w="2029"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เกณฑ์การให้คะแนน</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10</w:t>
                  </w:r>
                  <w:r w:rsidRPr="00FC6D9B">
                    <w:rPr>
                      <w:rFonts w:ascii="TH SarabunPSK" w:hAnsi="TH SarabunPSK" w:cs="TH SarabunPSK"/>
                      <w:color w:val="000000" w:themeColor="text1"/>
                      <w:cs/>
                    </w:rPr>
                    <w:t xml:space="preserve"> คะแนน</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w:t>
                  </w:r>
                  <w:r w:rsidRPr="00FC6D9B">
                    <w:rPr>
                      <w:rFonts w:ascii="TH SarabunPSK" w:hAnsi="TH SarabunPSK" w:cs="TH SarabunPSK"/>
                      <w:color w:val="000000" w:themeColor="text1"/>
                      <w:cs/>
                    </w:rPr>
                    <w:t>5 คะแนน</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2</w:t>
                  </w:r>
                  <w:r w:rsidRPr="00FC6D9B">
                    <w:rPr>
                      <w:rFonts w:ascii="TH SarabunPSK" w:hAnsi="TH SarabunPSK" w:cs="TH SarabunPSK"/>
                      <w:color w:val="000000" w:themeColor="text1"/>
                    </w:rPr>
                    <w:t>0</w:t>
                  </w:r>
                  <w:r w:rsidRPr="00FC6D9B">
                    <w:rPr>
                      <w:rFonts w:ascii="TH SarabunPSK" w:hAnsi="TH SarabunPSK" w:cs="TH SarabunPSK"/>
                      <w:color w:val="000000" w:themeColor="text1"/>
                      <w:cs/>
                    </w:rPr>
                    <w:t xml:space="preserve"> คะแนน</w:t>
                  </w:r>
                </w:p>
              </w:tc>
              <w:tc>
                <w:tcPr>
                  <w:tcW w:w="1278"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rPr>
                    <w:t xml:space="preserve">25 </w:t>
                  </w:r>
                  <w:r w:rsidRPr="00FC6D9B">
                    <w:rPr>
                      <w:rFonts w:ascii="TH SarabunPSK" w:hAnsi="TH SarabunPSK" w:cs="TH SarabunPSK"/>
                      <w:color w:val="000000" w:themeColor="text1"/>
                      <w:cs/>
                    </w:rPr>
                    <w:t>คะแนน</w:t>
                  </w:r>
                </w:p>
              </w:tc>
            </w:tr>
            <w:tr w:rsidR="004B2A71" w:rsidRPr="00FC6D9B" w:rsidTr="004B2A71">
              <w:trPr>
                <w:jc w:val="center"/>
              </w:trPr>
              <w:tc>
                <w:tcPr>
                  <w:tcW w:w="2029"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cs/>
                    </w:rPr>
                    <w:t xml:space="preserve">ไตรมาส </w:t>
                  </w:r>
                  <w:r w:rsidRPr="00FC6D9B">
                    <w:rPr>
                      <w:rFonts w:ascii="TH SarabunPSK" w:hAnsi="TH SarabunPSK" w:cs="TH SarabunPSK"/>
                      <w:color w:val="000000" w:themeColor="text1"/>
                    </w:rPr>
                    <w:t>2</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8</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7</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6</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5</w:t>
                  </w:r>
                </w:p>
              </w:tc>
            </w:tr>
            <w:tr w:rsidR="004B2A71" w:rsidRPr="00FC6D9B" w:rsidTr="004B2A71">
              <w:trPr>
                <w:jc w:val="center"/>
              </w:trPr>
              <w:tc>
                <w:tcPr>
                  <w:tcW w:w="2029"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ไตรมาส </w:t>
                  </w:r>
                  <w:r w:rsidRPr="00FC6D9B">
                    <w:rPr>
                      <w:rFonts w:ascii="TH SarabunPSK" w:hAnsi="TH SarabunPSK" w:cs="TH SarabunPSK"/>
                      <w:color w:val="000000" w:themeColor="text1"/>
                    </w:rPr>
                    <w:t>4</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6</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5</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4</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3</w:t>
                  </w:r>
                </w:p>
              </w:tc>
            </w:tr>
          </w:tbl>
          <w:p w:rsidR="004B2A71" w:rsidRPr="00FC6D9B" w:rsidRDefault="004B2A71" w:rsidP="004B2A71">
            <w:pPr>
              <w:jc w:val="thaiDistribute"/>
              <w:rPr>
                <w:rFonts w:ascii="TH SarabunPSK" w:hAnsi="TH SarabunPSK" w:cs="TH SarabunPSK"/>
                <w:color w:val="000000" w:themeColor="text1"/>
                <w:sz w:val="32"/>
                <w:szCs w:val="32"/>
              </w:rPr>
            </w:pP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       4</w:t>
            </w:r>
            <w:r w:rsidRPr="00FC6D9B">
              <w:rPr>
                <w:rFonts w:ascii="TH SarabunPSK" w:hAnsi="TH SarabunPSK" w:cs="TH SarabunPSK"/>
                <w:color w:val="000000" w:themeColor="text1"/>
                <w:sz w:val="32"/>
                <w:szCs w:val="32"/>
                <w:cs/>
              </w:rPr>
              <w:t>. บุคลากรสาธารณสุขเพียงพอไม่น้อยกว่าร้อยละ 71 (คะแนนเต็ม 25 คะแนน)</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สูตรคำนวณ</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u w:val="single"/>
                <w:cs/>
              </w:rPr>
              <w:t>จำนวนบุคลากรสาธารณสุขสายให้บริการทางการแพทย์ (ยกเว้นสายวิชาชีพขาดแคลน) ที่มีอยู่จริง</w:t>
            </w:r>
            <w:r w:rsidRPr="00FC6D9B">
              <w:rPr>
                <w:rFonts w:ascii="TH SarabunPSK" w:hAnsi="TH SarabunPSK" w:cs="TH SarabunPSK"/>
                <w:color w:val="000000" w:themeColor="text1"/>
                <w:sz w:val="32"/>
                <w:szCs w:val="32"/>
              </w:rPr>
              <w:t>X 100</w:t>
            </w:r>
          </w:p>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กรอบอัตรากำลังที่กำหนดในระดับหน่วยงาน    </w:t>
            </w:r>
          </w:p>
          <w:tbl>
            <w:tblPr>
              <w:tblStyle w:val="30"/>
              <w:tblW w:w="0" w:type="auto"/>
              <w:jc w:val="center"/>
              <w:tblLayout w:type="fixed"/>
              <w:tblLook w:val="04A0"/>
            </w:tblPr>
            <w:tblGrid>
              <w:gridCol w:w="2043"/>
              <w:gridCol w:w="1278"/>
              <w:gridCol w:w="1474"/>
              <w:gridCol w:w="1474"/>
              <w:gridCol w:w="1474"/>
            </w:tblGrid>
            <w:tr w:rsidR="004B2A71" w:rsidRPr="00FC6D9B" w:rsidTr="004B2A71">
              <w:trPr>
                <w:jc w:val="center"/>
              </w:trPr>
              <w:tc>
                <w:tcPr>
                  <w:tcW w:w="2043"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เกณฑ์การให้คะแนน</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10</w:t>
                  </w:r>
                  <w:r w:rsidRPr="00FC6D9B">
                    <w:rPr>
                      <w:rFonts w:ascii="TH SarabunPSK" w:hAnsi="TH SarabunPSK" w:cs="TH SarabunPSK"/>
                      <w:color w:val="000000" w:themeColor="text1"/>
                      <w:cs/>
                    </w:rPr>
                    <w:t xml:space="preserve"> คะแนน</w:t>
                  </w:r>
                </w:p>
              </w:tc>
              <w:tc>
                <w:tcPr>
                  <w:tcW w:w="147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rPr>
                    <w:t>1</w:t>
                  </w:r>
                  <w:r w:rsidRPr="00FC6D9B">
                    <w:rPr>
                      <w:rFonts w:ascii="TH SarabunPSK" w:hAnsi="TH SarabunPSK" w:cs="TH SarabunPSK"/>
                      <w:color w:val="000000" w:themeColor="text1"/>
                      <w:cs/>
                    </w:rPr>
                    <w:t>5 คะแนน</w:t>
                  </w:r>
                </w:p>
              </w:tc>
              <w:tc>
                <w:tcPr>
                  <w:tcW w:w="147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2</w:t>
                  </w:r>
                  <w:r w:rsidRPr="00FC6D9B">
                    <w:rPr>
                      <w:rFonts w:ascii="TH SarabunPSK" w:hAnsi="TH SarabunPSK" w:cs="TH SarabunPSK"/>
                      <w:color w:val="000000" w:themeColor="text1"/>
                    </w:rPr>
                    <w:t>0</w:t>
                  </w:r>
                  <w:r w:rsidRPr="00FC6D9B">
                    <w:rPr>
                      <w:rFonts w:ascii="TH SarabunPSK" w:hAnsi="TH SarabunPSK" w:cs="TH SarabunPSK"/>
                      <w:color w:val="000000" w:themeColor="text1"/>
                      <w:cs/>
                    </w:rPr>
                    <w:t xml:space="preserve"> คะแนน</w:t>
                  </w:r>
                </w:p>
              </w:tc>
              <w:tc>
                <w:tcPr>
                  <w:tcW w:w="1474" w:type="dxa"/>
                </w:tcPr>
                <w:p w:rsidR="004B2A71" w:rsidRPr="00FC6D9B" w:rsidRDefault="004B2A71" w:rsidP="004B2A71">
                  <w:pPr>
                    <w:jc w:val="center"/>
                    <w:rPr>
                      <w:rFonts w:ascii="TH SarabunPSK" w:hAnsi="TH SarabunPSK" w:cs="TH SarabunPSK"/>
                      <w:color w:val="000000" w:themeColor="text1"/>
                      <w:cs/>
                    </w:rPr>
                  </w:pPr>
                  <w:r w:rsidRPr="00FC6D9B">
                    <w:rPr>
                      <w:rFonts w:ascii="TH SarabunPSK" w:hAnsi="TH SarabunPSK" w:cs="TH SarabunPSK"/>
                      <w:color w:val="000000" w:themeColor="text1"/>
                    </w:rPr>
                    <w:t xml:space="preserve">25 </w:t>
                  </w:r>
                  <w:r w:rsidRPr="00FC6D9B">
                    <w:rPr>
                      <w:rFonts w:ascii="TH SarabunPSK" w:hAnsi="TH SarabunPSK" w:cs="TH SarabunPSK"/>
                      <w:color w:val="000000" w:themeColor="text1"/>
                      <w:cs/>
                    </w:rPr>
                    <w:t>คะแนน</w:t>
                  </w:r>
                </w:p>
              </w:tc>
            </w:tr>
            <w:tr w:rsidR="004B2A71" w:rsidRPr="00FC6D9B" w:rsidTr="004B2A71">
              <w:trPr>
                <w:jc w:val="center"/>
              </w:trPr>
              <w:tc>
                <w:tcPr>
                  <w:tcW w:w="2043"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ไตรมาส </w:t>
                  </w:r>
                  <w:r w:rsidRPr="00FC6D9B">
                    <w:rPr>
                      <w:rFonts w:ascii="TH SarabunPSK" w:hAnsi="TH SarabunPSK" w:cs="TH SarabunPSK"/>
                      <w:color w:val="000000" w:themeColor="text1"/>
                    </w:rPr>
                    <w:t>4</w:t>
                  </w:r>
                </w:p>
              </w:tc>
              <w:tc>
                <w:tcPr>
                  <w:tcW w:w="1278"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68</w:t>
                  </w:r>
                </w:p>
              </w:tc>
              <w:tc>
                <w:tcPr>
                  <w:tcW w:w="147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69</w:t>
                  </w:r>
                </w:p>
              </w:tc>
              <w:tc>
                <w:tcPr>
                  <w:tcW w:w="147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70</w:t>
                  </w:r>
                </w:p>
              </w:tc>
              <w:tc>
                <w:tcPr>
                  <w:tcW w:w="1474" w:type="dxa"/>
                </w:tcPr>
                <w:p w:rsidR="004B2A71" w:rsidRPr="00FC6D9B" w:rsidRDefault="004B2A71" w:rsidP="004B2A71">
                  <w:pPr>
                    <w:jc w:val="center"/>
                    <w:rPr>
                      <w:rFonts w:ascii="TH SarabunPSK" w:hAnsi="TH SarabunPSK" w:cs="TH SarabunPSK"/>
                      <w:color w:val="000000" w:themeColor="text1"/>
                    </w:rPr>
                  </w:pPr>
                  <w:r w:rsidRPr="00FC6D9B">
                    <w:rPr>
                      <w:rFonts w:ascii="TH SarabunPSK" w:hAnsi="TH SarabunPSK" w:cs="TH SarabunPSK"/>
                      <w:color w:val="000000" w:themeColor="text1"/>
                      <w:cs/>
                    </w:rPr>
                    <w:t xml:space="preserve">ร้อยละ </w:t>
                  </w:r>
                  <w:r w:rsidRPr="00FC6D9B">
                    <w:rPr>
                      <w:rFonts w:ascii="TH SarabunPSK" w:hAnsi="TH SarabunPSK" w:cs="TH SarabunPSK"/>
                      <w:color w:val="000000" w:themeColor="text1"/>
                    </w:rPr>
                    <w:t>71</w:t>
                  </w:r>
                </w:p>
              </w:tc>
            </w:tr>
          </w:tbl>
          <w:p w:rsidR="004B2A71" w:rsidRPr="00FC6D9B" w:rsidRDefault="004B2A71" w:rsidP="004B2A71">
            <w:pPr>
              <w:jc w:val="thaiDistribute"/>
              <w:rPr>
                <w:rFonts w:ascii="TH SarabunPSK" w:hAnsi="TH SarabunPSK" w:cs="TH SarabunPSK"/>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b/>
                <w:bCs/>
                <w:color w:val="000000" w:themeColor="text1"/>
                <w:sz w:val="32"/>
                <w:szCs w:val="32"/>
              </w:rPr>
            </w:pPr>
          </w:p>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lastRenderedPageBreak/>
              <w:t>แนวทางการคำนวณตามเกณฑ์การให้คะแนนการบริหารจัดการกำลังคนที่มีประสิทธิภาพ</w:t>
            </w:r>
          </w:p>
          <w:p w:rsidR="004B2A71" w:rsidRPr="00FC6D9B" w:rsidRDefault="004B2A71" w:rsidP="004B2A71">
            <w:pPr>
              <w:jc w:val="thaiDistribute"/>
              <w:rPr>
                <w:rFonts w:ascii="TH SarabunPSK" w:hAnsi="TH SarabunPSK" w:cs="TH SarabunPSK"/>
                <w:b/>
                <w:bCs/>
                <w:color w:val="000000" w:themeColor="text1"/>
                <w:sz w:val="32"/>
                <w:szCs w:val="32"/>
              </w:rPr>
            </w:pPr>
          </w:p>
          <w:tbl>
            <w:tblPr>
              <w:tblStyle w:val="30"/>
              <w:tblpPr w:leftFromText="180" w:rightFromText="180" w:vertAnchor="text" w:horzAnchor="margin" w:tblpXSpec="center" w:tblpY="-114"/>
              <w:tblOverlap w:val="never"/>
              <w:tblW w:w="9918" w:type="dxa"/>
              <w:tblLayout w:type="fixed"/>
              <w:tblLook w:val="04A0"/>
            </w:tblPr>
            <w:tblGrid>
              <w:gridCol w:w="846"/>
              <w:gridCol w:w="1134"/>
              <w:gridCol w:w="1276"/>
              <w:gridCol w:w="1559"/>
              <w:gridCol w:w="1701"/>
              <w:gridCol w:w="1276"/>
              <w:gridCol w:w="992"/>
              <w:gridCol w:w="1134"/>
            </w:tblGrid>
            <w:tr w:rsidR="004B2A71" w:rsidRPr="00FC6D9B" w:rsidTr="004B2A71">
              <w:trPr>
                <w:trHeight w:val="20"/>
              </w:trPr>
              <w:tc>
                <w:tcPr>
                  <w:tcW w:w="846" w:type="dxa"/>
                  <w:vMerge w:val="restart"/>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เขตสุขภาพ</w:t>
                  </w:r>
                </w:p>
              </w:tc>
              <w:tc>
                <w:tcPr>
                  <w:tcW w:w="9072" w:type="dxa"/>
                  <w:gridSpan w:val="7"/>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 xml:space="preserve">          การบริหารจัดการกำลังคนที่มีประสิทธิภาพ</w:t>
                  </w:r>
                </w:p>
              </w:tc>
            </w:tr>
            <w:tr w:rsidR="004B2A71" w:rsidRPr="00FC6D9B" w:rsidTr="004B2A71">
              <w:trPr>
                <w:trHeight w:val="20"/>
              </w:trPr>
              <w:tc>
                <w:tcPr>
                  <w:tcW w:w="846" w:type="dxa"/>
                  <w:vMerge/>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มีข้อมูล</w:t>
                  </w:r>
                </w:p>
                <w:p w:rsidR="004B2A71" w:rsidRPr="00FC6D9B" w:rsidRDefault="004B2A71" w:rsidP="004B2A71">
                  <w:pPr>
                    <w:rPr>
                      <w:rFonts w:ascii="TH SarabunPSK" w:hAnsi="TH SarabunPSK" w:cs="TH SarabunPSK"/>
                      <w:b/>
                      <w:bCs/>
                      <w:color w:val="000000" w:themeColor="text1"/>
                      <w:spacing w:val="-10"/>
                      <w:sz w:val="28"/>
                    </w:rPr>
                  </w:pPr>
                </w:p>
                <w:p w:rsidR="004B2A71" w:rsidRPr="00FC6D9B" w:rsidRDefault="004B2A71" w:rsidP="004B2A71">
                  <w:pPr>
                    <w:rPr>
                      <w:rFonts w:ascii="TH SarabunPSK" w:hAnsi="TH SarabunPSK" w:cs="TH SarabunPSK"/>
                      <w:color w:val="000000" w:themeColor="text1"/>
                      <w:spacing w:val="-10"/>
                      <w:sz w:val="28"/>
                      <w:cs/>
                    </w:rPr>
                  </w:pPr>
                  <w:r w:rsidRPr="00FC6D9B">
                    <w:rPr>
                      <w:rFonts w:ascii="TH SarabunPSK" w:hAnsi="TH SarabunPSK" w:cs="TH SarabunPSK"/>
                      <w:color w:val="000000" w:themeColor="text1"/>
                      <w:spacing w:val="-10"/>
                      <w:sz w:val="28"/>
                      <w:cs/>
                    </w:rPr>
                    <w:t>(25 คะแนน)</w:t>
                  </w: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มีแผนบริหารตำแหน่ง</w:t>
                  </w:r>
                </w:p>
                <w:p w:rsidR="004B2A71" w:rsidRPr="00FC6D9B" w:rsidRDefault="004B2A71" w:rsidP="004B2A71">
                  <w:pPr>
                    <w:jc w:val="center"/>
                    <w:rPr>
                      <w:rFonts w:ascii="TH SarabunPSK" w:hAnsi="TH SarabunPSK" w:cs="TH SarabunPSK"/>
                      <w:color w:val="000000" w:themeColor="text1"/>
                      <w:spacing w:val="-10"/>
                      <w:sz w:val="28"/>
                      <w:cs/>
                    </w:rPr>
                  </w:pPr>
                  <w:r w:rsidRPr="00FC6D9B">
                    <w:rPr>
                      <w:rFonts w:ascii="TH SarabunPSK" w:hAnsi="TH SarabunPSK" w:cs="TH SarabunPSK"/>
                      <w:color w:val="000000" w:themeColor="text1"/>
                      <w:spacing w:val="-10"/>
                      <w:sz w:val="28"/>
                      <w:cs/>
                    </w:rPr>
                    <w:t>(25 คะแนน)</w:t>
                  </w: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มีการดำเนินงานตามแผน</w:t>
                  </w:r>
                </w:p>
                <w:p w:rsidR="004B2A71" w:rsidRPr="00FC6D9B" w:rsidRDefault="004B2A71" w:rsidP="004B2A71">
                  <w:pPr>
                    <w:jc w:val="center"/>
                    <w:rPr>
                      <w:rFonts w:ascii="TH SarabunPSK" w:hAnsi="TH SarabunPSK" w:cs="TH SarabunPSK"/>
                      <w:color w:val="000000" w:themeColor="text1"/>
                      <w:spacing w:val="-10"/>
                      <w:sz w:val="28"/>
                    </w:rPr>
                  </w:pPr>
                  <w:r w:rsidRPr="00FC6D9B">
                    <w:rPr>
                      <w:rFonts w:ascii="TH SarabunPSK" w:hAnsi="TH SarabunPSK" w:cs="TH SarabunPSK"/>
                      <w:color w:val="000000" w:themeColor="text1"/>
                      <w:spacing w:val="-10"/>
                      <w:sz w:val="28"/>
                    </w:rPr>
                    <w:t xml:space="preserve">(25 </w:t>
                  </w:r>
                  <w:r w:rsidRPr="00FC6D9B">
                    <w:rPr>
                      <w:rFonts w:ascii="TH SarabunPSK" w:hAnsi="TH SarabunPSK" w:cs="TH SarabunPSK"/>
                      <w:color w:val="000000" w:themeColor="text1"/>
                      <w:spacing w:val="-10"/>
                      <w:sz w:val="28"/>
                      <w:cs/>
                    </w:rPr>
                    <w:t>คะแนน)</w:t>
                  </w: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บุคลากรสาธารณสุขเพียงพอ≥7</w:t>
                  </w:r>
                  <w:r w:rsidRPr="00FC6D9B">
                    <w:rPr>
                      <w:rFonts w:ascii="TH SarabunPSK" w:hAnsi="TH SarabunPSK" w:cs="TH SarabunPSK"/>
                      <w:b/>
                      <w:bCs/>
                      <w:color w:val="000000" w:themeColor="text1"/>
                      <w:spacing w:val="-10"/>
                      <w:sz w:val="28"/>
                    </w:rPr>
                    <w:t>1 %</w:t>
                  </w:r>
                </w:p>
                <w:p w:rsidR="004B2A71" w:rsidRPr="00FC6D9B" w:rsidRDefault="004B2A71" w:rsidP="004B2A71">
                  <w:pPr>
                    <w:jc w:val="center"/>
                    <w:rPr>
                      <w:rFonts w:ascii="TH SarabunPSK" w:hAnsi="TH SarabunPSK" w:cs="TH SarabunPSK"/>
                      <w:color w:val="000000" w:themeColor="text1"/>
                      <w:spacing w:val="-10"/>
                      <w:sz w:val="28"/>
                    </w:rPr>
                  </w:pPr>
                  <w:r w:rsidRPr="00FC6D9B">
                    <w:rPr>
                      <w:rFonts w:ascii="TH SarabunPSK" w:hAnsi="TH SarabunPSK" w:cs="TH SarabunPSK"/>
                      <w:color w:val="000000" w:themeColor="text1"/>
                      <w:spacing w:val="-10"/>
                      <w:sz w:val="28"/>
                    </w:rPr>
                    <w:t xml:space="preserve">(25 </w:t>
                  </w:r>
                  <w:r w:rsidRPr="00FC6D9B">
                    <w:rPr>
                      <w:rFonts w:ascii="TH SarabunPSK" w:hAnsi="TH SarabunPSK" w:cs="TH SarabunPSK"/>
                      <w:color w:val="000000" w:themeColor="text1"/>
                      <w:spacing w:val="-10"/>
                      <w:sz w:val="28"/>
                      <w:cs/>
                    </w:rPr>
                    <w:t>คะแนน)</w:t>
                  </w: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รวม</w:t>
                  </w:r>
                </w:p>
                <w:p w:rsidR="004B2A71" w:rsidRPr="00FC6D9B" w:rsidRDefault="004B2A71" w:rsidP="004B2A71">
                  <w:pPr>
                    <w:rPr>
                      <w:rFonts w:ascii="TH SarabunPSK" w:hAnsi="TH SarabunPSK" w:cs="TH SarabunPSK"/>
                      <w:b/>
                      <w:bCs/>
                      <w:color w:val="000000" w:themeColor="text1"/>
                      <w:spacing w:val="-10"/>
                      <w:sz w:val="28"/>
                    </w:rPr>
                  </w:pPr>
                </w:p>
                <w:p w:rsidR="004B2A71" w:rsidRPr="00FC6D9B" w:rsidRDefault="004B2A71" w:rsidP="004B2A71">
                  <w:pPr>
                    <w:jc w:val="center"/>
                    <w:rPr>
                      <w:rFonts w:ascii="TH SarabunPSK" w:hAnsi="TH SarabunPSK" w:cs="TH SarabunPSK"/>
                      <w:color w:val="000000" w:themeColor="text1"/>
                      <w:spacing w:val="-10"/>
                      <w:sz w:val="28"/>
                      <w:cs/>
                    </w:rPr>
                  </w:pPr>
                  <w:r w:rsidRPr="00FC6D9B">
                    <w:rPr>
                      <w:rFonts w:ascii="TH SarabunPSK" w:hAnsi="TH SarabunPSK" w:cs="TH SarabunPSK"/>
                      <w:color w:val="000000" w:themeColor="text1"/>
                      <w:spacing w:val="-10"/>
                      <w:sz w:val="28"/>
                      <w:cs/>
                    </w:rPr>
                    <w:t>(</w:t>
                  </w:r>
                  <w:r w:rsidRPr="00FC6D9B">
                    <w:rPr>
                      <w:rFonts w:ascii="TH SarabunPSK" w:hAnsi="TH SarabunPSK" w:cs="TH SarabunPSK"/>
                      <w:color w:val="000000" w:themeColor="text1"/>
                      <w:spacing w:val="-10"/>
                      <w:sz w:val="28"/>
                    </w:rPr>
                    <w:t>100</w:t>
                  </w:r>
                  <w:r w:rsidRPr="00FC6D9B">
                    <w:rPr>
                      <w:rFonts w:ascii="TH SarabunPSK" w:hAnsi="TH SarabunPSK" w:cs="TH SarabunPSK"/>
                      <w:color w:val="000000" w:themeColor="text1"/>
                      <w:spacing w:val="-10"/>
                      <w:sz w:val="28"/>
                      <w:cs/>
                    </w:rPr>
                    <w:t xml:space="preserve"> คะแนน)</w:t>
                  </w: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ผ่าน</w:t>
                  </w:r>
                  <w:r w:rsidRPr="00FC6D9B">
                    <w:rPr>
                      <w:rFonts w:ascii="TH SarabunPSK" w:hAnsi="TH SarabunPSK" w:cs="TH SarabunPSK"/>
                      <w:b/>
                      <w:bCs/>
                      <w:color w:val="000000" w:themeColor="text1"/>
                      <w:spacing w:val="-10"/>
                      <w:sz w:val="28"/>
                      <w:cs/>
                    </w:rPr>
                    <w:br/>
                    <w:t>(≥ 70</w:t>
                  </w:r>
                  <w:r w:rsidRPr="00FC6D9B">
                    <w:rPr>
                      <w:rFonts w:ascii="TH SarabunPSK" w:hAnsi="TH SarabunPSK" w:cs="TH SarabunPSK"/>
                      <w:b/>
                      <w:bCs/>
                      <w:color w:val="000000" w:themeColor="text1"/>
                      <w:spacing w:val="-10"/>
                      <w:sz w:val="28"/>
                    </w:rPr>
                    <w:t>%</w:t>
                  </w:r>
                  <w:r w:rsidRPr="00FC6D9B">
                    <w:rPr>
                      <w:rFonts w:ascii="TH SarabunPSK" w:hAnsi="TH SarabunPSK" w:cs="TH SarabunPSK"/>
                      <w:b/>
                      <w:bCs/>
                      <w:color w:val="000000" w:themeColor="text1"/>
                      <w:spacing w:val="-10"/>
                      <w:sz w:val="28"/>
                      <w:cs/>
                    </w:rPr>
                    <w:t>)</w:t>
                  </w:r>
                </w:p>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rPr>
                    <w:t>/</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ไม่ผ่าน</w:t>
                  </w:r>
                </w:p>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(&lt; 70%)</w:t>
                  </w:r>
                </w:p>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rPr>
                    <w:t>X</w:t>
                  </w:r>
                </w:p>
              </w:tc>
            </w:tr>
            <w:tr w:rsidR="004B2A71" w:rsidRPr="00FC6D9B" w:rsidTr="004B2A71">
              <w:trPr>
                <w:trHeight w:val="20"/>
              </w:trPr>
              <w:tc>
                <w:tcPr>
                  <w:tcW w:w="846"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rPr>
                    <w:t>1</w:t>
                  </w:r>
                </w:p>
              </w:tc>
              <w:tc>
                <w:tcPr>
                  <w:tcW w:w="1134"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cs/>
                    </w:rPr>
                  </w:pPr>
                </w:p>
              </w:tc>
              <w:tc>
                <w:tcPr>
                  <w:tcW w:w="1276"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cs/>
                    </w:rPr>
                  </w:pPr>
                </w:p>
              </w:tc>
              <w:tc>
                <w:tcPr>
                  <w:tcW w:w="992"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2</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3</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4</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5</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6</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rPr>
                  </w:pPr>
                  <w:r w:rsidRPr="00FC6D9B">
                    <w:rPr>
                      <w:rFonts w:ascii="TH SarabunPSK" w:hAnsi="TH SarabunPSK" w:cs="TH SarabunPSK"/>
                      <w:b/>
                      <w:bCs/>
                      <w:color w:val="000000" w:themeColor="text1"/>
                      <w:spacing w:val="-10"/>
                      <w:sz w:val="28"/>
                      <w:cs/>
                    </w:rPr>
                    <w:t>7</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8</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9</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10</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11</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12</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r w:rsidR="004B2A71" w:rsidRPr="00FC6D9B" w:rsidTr="004B2A71">
              <w:trPr>
                <w:trHeight w:val="20"/>
              </w:trPr>
              <w:tc>
                <w:tcPr>
                  <w:tcW w:w="846" w:type="dxa"/>
                </w:tcPr>
                <w:p w:rsidR="004B2A71" w:rsidRPr="00FC6D9B" w:rsidRDefault="004B2A71" w:rsidP="004B2A71">
                  <w:pPr>
                    <w:jc w:val="center"/>
                    <w:rPr>
                      <w:rFonts w:ascii="TH SarabunPSK" w:hAnsi="TH SarabunPSK" w:cs="TH SarabunPSK"/>
                      <w:b/>
                      <w:bCs/>
                      <w:color w:val="000000" w:themeColor="text1"/>
                      <w:spacing w:val="-10"/>
                      <w:sz w:val="28"/>
                      <w:cs/>
                    </w:rPr>
                  </w:pPr>
                  <w:r w:rsidRPr="00FC6D9B">
                    <w:rPr>
                      <w:rFonts w:ascii="TH SarabunPSK" w:hAnsi="TH SarabunPSK" w:cs="TH SarabunPSK"/>
                      <w:b/>
                      <w:bCs/>
                      <w:color w:val="000000" w:themeColor="text1"/>
                      <w:spacing w:val="-10"/>
                      <w:sz w:val="28"/>
                      <w:cs/>
                    </w:rPr>
                    <w:t>รวม</w:t>
                  </w: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559"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701"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276"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992" w:type="dxa"/>
                </w:tcPr>
                <w:p w:rsidR="004B2A71" w:rsidRPr="00FC6D9B" w:rsidRDefault="004B2A71" w:rsidP="004B2A71">
                  <w:pPr>
                    <w:jc w:val="center"/>
                    <w:rPr>
                      <w:rFonts w:ascii="TH SarabunPSK" w:hAnsi="TH SarabunPSK" w:cs="TH SarabunPSK"/>
                      <w:b/>
                      <w:bCs/>
                      <w:color w:val="000000" w:themeColor="text1"/>
                      <w:spacing w:val="-10"/>
                      <w:sz w:val="28"/>
                    </w:rPr>
                  </w:pPr>
                </w:p>
              </w:tc>
              <w:tc>
                <w:tcPr>
                  <w:tcW w:w="1134" w:type="dxa"/>
                </w:tcPr>
                <w:p w:rsidR="004B2A71" w:rsidRPr="00FC6D9B" w:rsidRDefault="004B2A71" w:rsidP="004B2A71">
                  <w:pPr>
                    <w:jc w:val="center"/>
                    <w:rPr>
                      <w:rFonts w:ascii="TH SarabunPSK" w:hAnsi="TH SarabunPSK" w:cs="TH SarabunPSK"/>
                      <w:b/>
                      <w:bCs/>
                      <w:color w:val="000000" w:themeColor="text1"/>
                      <w:spacing w:val="-10"/>
                      <w:sz w:val="28"/>
                    </w:rPr>
                  </w:pPr>
                </w:p>
              </w:tc>
            </w:tr>
          </w:tbl>
          <w:p w:rsidR="004B2A71" w:rsidRPr="00FC6D9B" w:rsidRDefault="004B2A71" w:rsidP="004B2A71">
            <w:pPr>
              <w:jc w:val="thaiDistribute"/>
              <w:rPr>
                <w:rFonts w:ascii="TH SarabunPSK" w:hAnsi="TH SarabunPSK" w:cs="TH SarabunPSK"/>
                <w:color w:val="000000" w:themeColor="text1"/>
                <w:sz w:val="32"/>
                <w:szCs w:val="32"/>
              </w:rPr>
            </w:pP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วัตถุประสงค์</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1. เพื่อให้มีกำลังคนด้านสุขภาพเพียงพอ มีคุณภาพ และมีความสุข</w:t>
            </w:r>
          </w:p>
          <w:p w:rsidR="004B2A71" w:rsidRPr="00FC6D9B" w:rsidRDefault="004B2A71" w:rsidP="004B2A71">
            <w:pP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2. หน่วยงานในสังกัดสำนักงานปลัดกระทรวงสาธารณสุขทุกระดับ สามารถบริหารจัดการ</w:t>
            </w:r>
            <w:r w:rsidRPr="00FC6D9B">
              <w:rPr>
                <w:rFonts w:ascii="TH SarabunPSK" w:hAnsi="TH SarabunPSK" w:cs="TH SarabunPSK"/>
                <w:color w:val="000000" w:themeColor="text1"/>
                <w:sz w:val="32"/>
                <w:szCs w:val="32"/>
                <w:cs/>
                <w:lang w:val="en-GB"/>
              </w:rPr>
              <w:br/>
              <w:t xml:space="preserve">    ทรัพยากรบุคคลที่มีอยู่อย่างคุ้มค่า มีประสิทธิภาพ และขับเคลื่อนกระทรวงสาธารณสุข</w:t>
            </w:r>
          </w:p>
          <w:p w:rsidR="004B2A71" w:rsidRPr="00FC6D9B" w:rsidRDefault="004B2A71" w:rsidP="004B2A71">
            <w:pP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t xml:space="preserve">    ไปสู่องค์กรแห่งความสุขอย่างยั่งยืน</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lang w:val="en-GB"/>
              </w:rPr>
              <w:t xml:space="preserve">1. บุคลากรสาธารณสุขทั้งหมด 5 ประเภทการจ้าง (ข้าราชการ พนักงานราชการ </w:t>
            </w:r>
            <w:r w:rsidRPr="00FC6D9B">
              <w:rPr>
                <w:rFonts w:ascii="TH SarabunPSK" w:hAnsi="TH SarabunPSK" w:cs="TH SarabunPSK"/>
                <w:color w:val="000000" w:themeColor="text1"/>
                <w:sz w:val="32"/>
                <w:szCs w:val="32"/>
                <w:cs/>
                <w:lang w:val="en-GB"/>
              </w:rPr>
              <w:br/>
              <w:t xml:space="preserve">    พนักงานกระทรวงสาธารณสุข ลูกจ้างประจำ และลูกจ้างชั่วคราว (รายเดือน))</w:t>
            </w:r>
          </w:p>
          <w:p w:rsidR="004B2A71" w:rsidRPr="00FC6D9B" w:rsidRDefault="004B2A71" w:rsidP="004B2A71">
            <w:pPr>
              <w:rPr>
                <w:rFonts w:ascii="TH SarabunPSK" w:hAnsi="TH SarabunPSK" w:cs="TH SarabunPSK"/>
                <w:color w:val="000000" w:themeColor="text1"/>
                <w:spacing w:val="-10"/>
                <w:sz w:val="32"/>
                <w:szCs w:val="32"/>
                <w:cs/>
                <w:lang w:val="en-GB"/>
              </w:rPr>
            </w:pPr>
            <w:r w:rsidRPr="00FC6D9B">
              <w:rPr>
                <w:rFonts w:ascii="TH SarabunPSK" w:hAnsi="TH SarabunPSK" w:cs="TH SarabunPSK"/>
                <w:color w:val="000000" w:themeColor="text1"/>
                <w:spacing w:val="-10"/>
                <w:sz w:val="32"/>
                <w:szCs w:val="32"/>
                <w:cs/>
                <w:lang w:val="en-GB"/>
              </w:rPr>
              <w:t>2. เขตสุขภาพ และหน่วยงานในสังกัดเขตสุขภาพ (สสจ. รพศ. รพท. รพช. สสอ. รพ.สต.และ สอ.น.)</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วิเคราะห์จากระบบฐานข้อมูลระบบสารสนเทศเพื่อการบริหารจัดการบุคลากรสาธารณสุข  </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สำนักงานปลัดกระทรวงสาธารณสุข (</w:t>
            </w:r>
            <w:r w:rsidRPr="00FC6D9B">
              <w:rPr>
                <w:rFonts w:ascii="TH SarabunPSK" w:hAnsi="TH SarabunPSK" w:cs="TH SarabunPSK"/>
                <w:color w:val="000000" w:themeColor="text1"/>
                <w:sz w:val="32"/>
                <w:szCs w:val="32"/>
              </w:rPr>
              <w:t xml:space="preserve">HROPS) </w:t>
            </w:r>
            <w:r w:rsidRPr="00FC6D9B">
              <w:rPr>
                <w:rFonts w:ascii="TH SarabunPSK" w:hAnsi="TH SarabunPSK" w:cs="TH SarabunPSK"/>
                <w:color w:val="000000" w:themeColor="text1"/>
                <w:sz w:val="32"/>
                <w:szCs w:val="32"/>
                <w:cs/>
              </w:rPr>
              <w:br/>
              <w:t>2. เอกสารแผนบริหารตำแหน่งและการดำเนินการตามแผนของทุกเขตสุขภาพ</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ฐานข้อมูลระบบสารสนเทศเพื่อการบริหารจัดการบุคลากรสาธารณสุข สำนักงาน  </w:t>
            </w:r>
            <w:r w:rsidRPr="00FC6D9B">
              <w:rPr>
                <w:rFonts w:ascii="TH SarabunPSK" w:hAnsi="TH SarabunPSK" w:cs="TH SarabunPSK"/>
                <w:color w:val="000000" w:themeColor="text1"/>
                <w:sz w:val="32"/>
                <w:szCs w:val="32"/>
                <w:cs/>
              </w:rPr>
              <w:br/>
              <w:t xml:space="preserve">    ปลัดกระทรวงสาธารณสุข (</w:t>
            </w:r>
            <w:r w:rsidRPr="00FC6D9B">
              <w:rPr>
                <w:rFonts w:ascii="TH SarabunPSK" w:hAnsi="TH SarabunPSK" w:cs="TH SarabunPSK"/>
                <w:color w:val="000000" w:themeColor="text1"/>
                <w:sz w:val="32"/>
                <w:szCs w:val="32"/>
              </w:rPr>
              <w:t>HROPS</w:t>
            </w:r>
            <w:r w:rsidRPr="00FC6D9B">
              <w:rPr>
                <w:rFonts w:ascii="TH SarabunPSK" w:hAnsi="TH SarabunPSK" w:cs="TH SarabunPSK"/>
                <w:color w:val="000000" w:themeColor="text1"/>
                <w:sz w:val="32"/>
                <w:szCs w:val="32"/>
                <w:cs/>
              </w:rPr>
              <w:t xml:space="preserve">) </w:t>
            </w:r>
          </w:p>
          <w:p w:rsidR="004B2A71" w:rsidRPr="00FC6D9B" w:rsidRDefault="004B2A71" w:rsidP="004B2A71">
            <w:pPr>
              <w:jc w:val="thaiDistribute"/>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pacing w:val="-10"/>
                <w:sz w:val="32"/>
                <w:szCs w:val="32"/>
                <w:cs/>
              </w:rPr>
              <w:t>2. เขตสุขภาพ และหน่วยงานในสังกัดเขตสุขภาพ (สสจ. รพศ. รพท. รพช. สสอ. รพ.สต.และ สอ.น.)</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จำนวนเขตสุขภาพที่มีการบริหารจัดการกำลังคนที่มีประสิทธิภาพ</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2826"/>
              </w:tabs>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 </w:t>
            </w:r>
            <w:r w:rsidRPr="00FC6D9B">
              <w:rPr>
                <w:rFonts w:ascii="TH SarabunPSK" w:hAnsi="TH SarabunPSK" w:cs="TH SarabunPSK"/>
                <w:color w:val="000000" w:themeColor="text1"/>
                <w:sz w:val="32"/>
                <w:szCs w:val="32"/>
                <w:cs/>
              </w:rPr>
              <w:t>จำนวนเขตสุขภาพทั้งหมด</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x100</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ไตรมาสที่ 4</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268"/>
              <w:gridCol w:w="2552"/>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32"/>
                      <w:szCs w:val="32"/>
                    </w:rPr>
                  </w:pPr>
                  <w:r w:rsidRPr="00FC6D9B">
                    <w:rPr>
                      <w:rFonts w:ascii="TH SarabunPSK" w:hAnsi="TH SarabunPSK" w:cs="TH SarabunPSK"/>
                      <w:b/>
                      <w:bCs/>
                      <w:color w:val="000000" w:themeColor="text1"/>
                      <w:spacing w:val="-10"/>
                      <w:sz w:val="32"/>
                      <w:szCs w:val="32"/>
                      <w:cs/>
                    </w:rPr>
                    <w:lastRenderedPageBreak/>
                    <w:t>รอบ 3 เดือน</w:t>
                  </w:r>
                </w:p>
              </w:tc>
              <w:tc>
                <w:tcPr>
                  <w:tcW w:w="2268"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32"/>
                      <w:szCs w:val="32"/>
                    </w:rPr>
                  </w:pPr>
                  <w:r w:rsidRPr="00FC6D9B">
                    <w:rPr>
                      <w:rFonts w:ascii="TH SarabunPSK" w:hAnsi="TH SarabunPSK" w:cs="TH SarabunPSK"/>
                      <w:b/>
                      <w:bCs/>
                      <w:color w:val="000000" w:themeColor="text1"/>
                      <w:spacing w:val="-10"/>
                      <w:sz w:val="32"/>
                      <w:szCs w:val="32"/>
                      <w:cs/>
                    </w:rPr>
                    <w:t>รอบ 6 เดือน</w:t>
                  </w:r>
                </w:p>
              </w:tc>
              <w:tc>
                <w:tcPr>
                  <w:tcW w:w="2552"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32"/>
                      <w:szCs w:val="32"/>
                    </w:rPr>
                  </w:pPr>
                  <w:r w:rsidRPr="00FC6D9B">
                    <w:rPr>
                      <w:rFonts w:ascii="TH SarabunPSK" w:hAnsi="TH SarabunPSK" w:cs="TH SarabunPSK"/>
                      <w:b/>
                      <w:bCs/>
                      <w:color w:val="000000" w:themeColor="text1"/>
                      <w:spacing w:val="-10"/>
                      <w:sz w:val="32"/>
                      <w:szCs w:val="32"/>
                      <w:cs/>
                    </w:rPr>
                    <w:t>รอบ 9 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pacing w:val="-10"/>
                      <w:sz w:val="32"/>
                      <w:szCs w:val="32"/>
                    </w:rPr>
                  </w:pPr>
                  <w:r w:rsidRPr="00FC6D9B">
                    <w:rPr>
                      <w:rFonts w:ascii="TH SarabunPSK" w:hAnsi="TH SarabunPSK" w:cs="TH SarabunPSK"/>
                      <w:b/>
                      <w:bCs/>
                      <w:color w:val="000000" w:themeColor="text1"/>
                      <w:spacing w:val="-10"/>
                      <w:sz w:val="32"/>
                      <w:szCs w:val="32"/>
                      <w:cs/>
                    </w:rPr>
                    <w:t>รอบ 12 เดือน</w:t>
                  </w:r>
                </w:p>
              </w:tc>
            </w:tr>
            <w:tr w:rsidR="004B2A71" w:rsidRPr="00FC6D9B" w:rsidTr="004B2A71">
              <w:tc>
                <w:tcPr>
                  <w:tcW w:w="2405" w:type="dxa"/>
                  <w:shd w:val="clear" w:color="auto" w:fill="auto"/>
                </w:tcPr>
                <w:p w:rsidR="004B2A71" w:rsidRPr="00FC6D9B" w:rsidRDefault="004B2A71" w:rsidP="004B2A71">
                  <w:pPr>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pacing w:val="-10"/>
                      <w:sz w:val="32"/>
                      <w:szCs w:val="32"/>
                      <w:cs/>
                    </w:rPr>
                    <w:t>เขตสุขภาพมีระบบการบริหารจัดการข้อมูลด้านกำลังคนอย่างมีประสิทธิภาพ</w:t>
                  </w:r>
                </w:p>
              </w:tc>
              <w:tc>
                <w:tcPr>
                  <w:tcW w:w="2268" w:type="dxa"/>
                  <w:shd w:val="clear" w:color="auto" w:fill="auto"/>
                </w:tcPr>
                <w:p w:rsidR="004B2A71" w:rsidRPr="00FC6D9B" w:rsidRDefault="004B2A71" w:rsidP="004B2A71">
                  <w:pPr>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pacing w:val="-10"/>
                      <w:sz w:val="32"/>
                      <w:szCs w:val="32"/>
                      <w:cs/>
                    </w:rPr>
                    <w:t xml:space="preserve">มีแผนบริหารตำแหน่ง และมีการดำเนินการตามแผน </w:t>
                  </w:r>
                </w:p>
              </w:tc>
              <w:tc>
                <w:tcPr>
                  <w:tcW w:w="2552" w:type="dxa"/>
                  <w:shd w:val="clear" w:color="auto" w:fill="auto"/>
                </w:tcPr>
                <w:p w:rsidR="004B2A71" w:rsidRPr="00FC6D9B" w:rsidRDefault="004B2A71" w:rsidP="004B2A71">
                  <w:pPr>
                    <w:rPr>
                      <w:rFonts w:ascii="TH SarabunPSK" w:hAnsi="TH SarabunPSK" w:cs="TH SarabunPSK"/>
                      <w:color w:val="000000" w:themeColor="text1"/>
                      <w:spacing w:val="-10"/>
                      <w:sz w:val="32"/>
                      <w:szCs w:val="32"/>
                    </w:rPr>
                  </w:pPr>
                  <w:r w:rsidRPr="00FC6D9B">
                    <w:rPr>
                      <w:rFonts w:ascii="TH SarabunPSK" w:hAnsi="TH SarabunPSK" w:cs="TH SarabunPSK"/>
                      <w:color w:val="000000" w:themeColor="text1"/>
                      <w:spacing w:val="-10"/>
                      <w:sz w:val="32"/>
                      <w:szCs w:val="32"/>
                      <w:cs/>
                    </w:rPr>
                    <w:t xml:space="preserve">มีการบริหารกำลังคนด้านสุขภาพให้เกิดประโยชน์สูงสุด </w:t>
                  </w:r>
                </w:p>
                <w:p w:rsidR="004B2A71" w:rsidRPr="00FC6D9B" w:rsidRDefault="004B2A71" w:rsidP="004B2A71">
                  <w:pPr>
                    <w:rPr>
                      <w:rFonts w:ascii="TH SarabunPSK" w:hAnsi="TH SarabunPSK" w:cs="TH SarabunPSK"/>
                      <w:color w:val="000000" w:themeColor="text1"/>
                      <w:spacing w:val="-10"/>
                      <w:sz w:val="32"/>
                      <w:szCs w:val="32"/>
                    </w:rPr>
                  </w:pPr>
                </w:p>
              </w:tc>
              <w:tc>
                <w:tcPr>
                  <w:tcW w:w="2126" w:type="dxa"/>
                  <w:shd w:val="clear" w:color="auto" w:fill="auto"/>
                </w:tcPr>
                <w:p w:rsidR="004B2A71" w:rsidRPr="00FC6D9B" w:rsidRDefault="004B2A71" w:rsidP="004B2A71">
                  <w:pPr>
                    <w:rPr>
                      <w:rFonts w:ascii="TH SarabunPSK" w:hAnsi="TH SarabunPSK" w:cs="TH SarabunPSK"/>
                      <w:color w:val="000000" w:themeColor="text1"/>
                      <w:spacing w:val="-10"/>
                      <w:sz w:val="32"/>
                      <w:szCs w:val="32"/>
                      <w:cs/>
                    </w:rPr>
                  </w:pPr>
                  <w:r w:rsidRPr="00FC6D9B">
                    <w:rPr>
                      <w:rFonts w:ascii="TH SarabunPSK" w:hAnsi="TH SarabunPSK" w:cs="TH SarabunPSK"/>
                      <w:color w:val="000000" w:themeColor="text1"/>
                      <w:spacing w:val="-10"/>
                      <w:sz w:val="32"/>
                      <w:szCs w:val="32"/>
                      <w:cs/>
                    </w:rPr>
                    <w:t>เขตสุขภาพ</w:t>
                  </w:r>
                  <w:r w:rsidRPr="00FC6D9B">
                    <w:rPr>
                      <w:rFonts w:ascii="TH SarabunPSK" w:hAnsi="TH SarabunPSK" w:cs="TH SarabunPSK"/>
                      <w:color w:val="000000" w:themeColor="text1"/>
                      <w:spacing w:val="-10"/>
                      <w:sz w:val="32"/>
                      <w:szCs w:val="32"/>
                      <w:highlight w:val="yellow"/>
                      <w:cs/>
                    </w:rPr>
                    <w:t>ที่</w:t>
                  </w:r>
                  <w:r w:rsidRPr="00FC6D9B">
                    <w:rPr>
                      <w:rFonts w:ascii="TH SarabunPSK" w:hAnsi="TH SarabunPSK" w:cs="TH SarabunPSK"/>
                      <w:color w:val="000000" w:themeColor="text1"/>
                      <w:spacing w:val="-10"/>
                      <w:sz w:val="32"/>
                      <w:szCs w:val="32"/>
                      <w:cs/>
                    </w:rPr>
                    <w:t>มีการบริหารจัดการกำลังคนที่มีประสิทธิภาพไม่น้อยกว่าร้อยละ 70</w:t>
                  </w:r>
                </w:p>
              </w:tc>
            </w:tr>
          </w:tbl>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2563</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05" w:type="dxa"/>
                  <w:shd w:val="clear" w:color="auto" w:fill="auto"/>
                </w:tcPr>
                <w:p w:rsidR="004B2A71" w:rsidRPr="00FC6D9B" w:rsidRDefault="004B2A71" w:rsidP="004B2A71">
                  <w:pPr>
                    <w:rPr>
                      <w:rFonts w:ascii="TH SarabunPSK" w:hAnsi="TH SarabunPSK" w:cs="TH SarabunPSK"/>
                      <w:color w:val="000000" w:themeColor="text1"/>
                      <w:sz w:val="24"/>
                      <w:szCs w:val="32"/>
                      <w:cs/>
                    </w:rPr>
                  </w:pPr>
                  <w:r w:rsidRPr="00FC6D9B">
                    <w:rPr>
                      <w:rFonts w:ascii="TH SarabunPSK" w:hAnsi="TH SarabunPSK" w:cs="TH SarabunPSK"/>
                      <w:color w:val="000000" w:themeColor="text1"/>
                      <w:sz w:val="24"/>
                      <w:szCs w:val="32"/>
                      <w:cs/>
                    </w:rPr>
                    <w:t>เขตสุขภาพมีระบบการบริหารจัดการข้อมูลด้านกำลังคนอย่างมีประสิทธิภาพ</w:t>
                  </w:r>
                </w:p>
              </w:tc>
              <w:tc>
                <w:tcPr>
                  <w:tcW w:w="2410"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z w:val="24"/>
                      <w:szCs w:val="32"/>
                      <w:cs/>
                    </w:rPr>
                    <w:t>มีแผนบริหารตำแหน่ง และมีการดำเนินการตามแผน</w:t>
                  </w:r>
                </w:p>
              </w:tc>
              <w:tc>
                <w:tcPr>
                  <w:tcW w:w="2410"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z w:val="24"/>
                      <w:szCs w:val="32"/>
                      <w:cs/>
                    </w:rPr>
                    <w:t xml:space="preserve">มีการบริหารกำลังคนด้านสุขภาพให้เกิดประโยชน์สูงสุด </w:t>
                  </w:r>
                </w:p>
              </w:tc>
              <w:tc>
                <w:tcPr>
                  <w:tcW w:w="2126"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pacing w:val="-10"/>
                      <w:sz w:val="32"/>
                      <w:szCs w:val="32"/>
                      <w:cs/>
                    </w:rPr>
                    <w:t>เขตสุขภาพ</w:t>
                  </w:r>
                  <w:r w:rsidRPr="00FC6D9B">
                    <w:rPr>
                      <w:rFonts w:ascii="TH SarabunPSK" w:hAnsi="TH SarabunPSK" w:cs="TH SarabunPSK"/>
                      <w:color w:val="000000" w:themeColor="text1"/>
                      <w:spacing w:val="-10"/>
                      <w:sz w:val="32"/>
                      <w:szCs w:val="32"/>
                      <w:highlight w:val="yellow"/>
                      <w:cs/>
                    </w:rPr>
                    <w:t>ที่</w:t>
                  </w:r>
                  <w:r w:rsidRPr="00FC6D9B">
                    <w:rPr>
                      <w:rFonts w:ascii="TH SarabunPSK" w:hAnsi="TH SarabunPSK" w:cs="TH SarabunPSK"/>
                      <w:color w:val="000000" w:themeColor="text1"/>
                      <w:spacing w:val="-10"/>
                      <w:sz w:val="32"/>
                      <w:szCs w:val="32"/>
                      <w:cs/>
                    </w:rPr>
                    <w:t>มีการบริหารจัดการกำลังคนที่มีประสิทธิภาพไม่น้อยกว่าร้อยละ 7</w:t>
                  </w:r>
                  <w:r w:rsidRPr="00FC6D9B">
                    <w:rPr>
                      <w:rFonts w:ascii="TH SarabunPSK" w:hAnsi="TH SarabunPSK" w:cs="TH SarabunPSK"/>
                      <w:color w:val="000000" w:themeColor="text1"/>
                      <w:spacing w:val="-10"/>
                      <w:sz w:val="32"/>
                      <w:szCs w:val="32"/>
                    </w:rPr>
                    <w:t>5</w:t>
                  </w:r>
                </w:p>
              </w:tc>
            </w:tr>
          </w:tbl>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405" w:type="dxa"/>
                  <w:shd w:val="clear" w:color="auto" w:fill="auto"/>
                </w:tcPr>
                <w:p w:rsidR="004B2A71" w:rsidRPr="00FC6D9B" w:rsidRDefault="004B2A71" w:rsidP="004B2A71">
                  <w:pPr>
                    <w:rPr>
                      <w:rFonts w:ascii="TH SarabunPSK" w:hAnsi="TH SarabunPSK" w:cs="TH SarabunPSK"/>
                      <w:b/>
                      <w:bCs/>
                      <w:color w:val="000000" w:themeColor="text1"/>
                      <w:sz w:val="24"/>
                      <w:szCs w:val="32"/>
                      <w:cs/>
                    </w:rPr>
                  </w:pPr>
                  <w:r w:rsidRPr="00FC6D9B">
                    <w:rPr>
                      <w:rFonts w:ascii="TH SarabunPSK" w:hAnsi="TH SarabunPSK" w:cs="TH SarabunPSK"/>
                      <w:color w:val="000000" w:themeColor="text1"/>
                      <w:sz w:val="24"/>
                      <w:szCs w:val="32"/>
                      <w:cs/>
                    </w:rPr>
                    <w:t>เขตสุขภาพมีระบบการบริหารจัดการข้อมูลด้านกำลังคนอย่างมีประสิทธิภาพ</w:t>
                  </w:r>
                </w:p>
              </w:tc>
              <w:tc>
                <w:tcPr>
                  <w:tcW w:w="2410"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z w:val="24"/>
                      <w:szCs w:val="32"/>
                      <w:cs/>
                    </w:rPr>
                    <w:t>มีแผนบริหารตำแหน่ง และมีการดำเนินการตามแผน</w:t>
                  </w:r>
                </w:p>
              </w:tc>
              <w:tc>
                <w:tcPr>
                  <w:tcW w:w="2410"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z w:val="24"/>
                      <w:szCs w:val="32"/>
                      <w:cs/>
                    </w:rPr>
                    <w:t xml:space="preserve">มีการบริหารกำลังคนด้านสุขภาพให้เกิดประโยชน์สูงสุด </w:t>
                  </w:r>
                </w:p>
              </w:tc>
              <w:tc>
                <w:tcPr>
                  <w:tcW w:w="2126" w:type="dxa"/>
                  <w:shd w:val="clear" w:color="auto" w:fill="auto"/>
                </w:tcPr>
                <w:p w:rsidR="004B2A71" w:rsidRPr="00FC6D9B" w:rsidRDefault="004B2A71" w:rsidP="004B2A71">
                  <w:pPr>
                    <w:rPr>
                      <w:rFonts w:ascii="TH SarabunPSK" w:hAnsi="TH SarabunPSK" w:cs="TH SarabunPSK"/>
                      <w:color w:val="000000" w:themeColor="text1"/>
                      <w:sz w:val="24"/>
                      <w:szCs w:val="32"/>
                    </w:rPr>
                  </w:pPr>
                  <w:r w:rsidRPr="00FC6D9B">
                    <w:rPr>
                      <w:rFonts w:ascii="TH SarabunPSK" w:hAnsi="TH SarabunPSK" w:cs="TH SarabunPSK"/>
                      <w:color w:val="000000" w:themeColor="text1"/>
                      <w:spacing w:val="-10"/>
                      <w:sz w:val="32"/>
                      <w:szCs w:val="32"/>
                      <w:cs/>
                    </w:rPr>
                    <w:t>เขตสุขภาพ</w:t>
                  </w:r>
                  <w:r w:rsidRPr="00FC6D9B">
                    <w:rPr>
                      <w:rFonts w:ascii="TH SarabunPSK" w:hAnsi="TH SarabunPSK" w:cs="TH SarabunPSK"/>
                      <w:color w:val="000000" w:themeColor="text1"/>
                      <w:spacing w:val="-10"/>
                      <w:sz w:val="32"/>
                      <w:szCs w:val="32"/>
                      <w:highlight w:val="yellow"/>
                      <w:cs/>
                    </w:rPr>
                    <w:t>ที่</w:t>
                  </w:r>
                  <w:r w:rsidRPr="00FC6D9B">
                    <w:rPr>
                      <w:rFonts w:ascii="TH SarabunPSK" w:hAnsi="TH SarabunPSK" w:cs="TH SarabunPSK"/>
                      <w:color w:val="000000" w:themeColor="text1"/>
                      <w:spacing w:val="-10"/>
                      <w:sz w:val="32"/>
                      <w:szCs w:val="32"/>
                      <w:cs/>
                    </w:rPr>
                    <w:t xml:space="preserve">มีการบริหารจัดการกำลังคนที่มีประสิทธิภาพไม่น้อยกว่าร้อยละ </w:t>
                  </w:r>
                  <w:r w:rsidRPr="00FC6D9B">
                    <w:rPr>
                      <w:rFonts w:ascii="TH SarabunPSK" w:hAnsi="TH SarabunPSK" w:cs="TH SarabunPSK"/>
                      <w:color w:val="000000" w:themeColor="text1"/>
                      <w:spacing w:val="-10"/>
                      <w:sz w:val="32"/>
                      <w:szCs w:val="32"/>
                    </w:rPr>
                    <w:t>8</w:t>
                  </w:r>
                  <w:r w:rsidRPr="00FC6D9B">
                    <w:rPr>
                      <w:rFonts w:ascii="TH SarabunPSK" w:hAnsi="TH SarabunPSK" w:cs="TH SarabunPSK"/>
                      <w:color w:val="000000" w:themeColor="text1"/>
                      <w:spacing w:val="-10"/>
                      <w:sz w:val="32"/>
                      <w:szCs w:val="32"/>
                      <w:cs/>
                    </w:rPr>
                    <w:t>0</w:t>
                  </w:r>
                </w:p>
              </w:tc>
            </w:tr>
          </w:tbl>
          <w:p w:rsidR="004B2A71" w:rsidRPr="00FC6D9B" w:rsidRDefault="004B2A71" w:rsidP="004B2A71">
            <w:pPr>
              <w:rPr>
                <w:rFonts w:ascii="TH SarabunPSK" w:hAnsi="TH SarabunPSK" w:cs="TH SarabunPSK"/>
                <w:b/>
                <w:bCs/>
                <w:color w:val="000000" w:themeColor="text1"/>
                <w:sz w:val="32"/>
                <w:szCs w:val="32"/>
              </w:rPr>
            </w:pP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วิเคราะห์ข้อมูลจากฐานข้อมูล </w:t>
            </w:r>
            <w:r w:rsidRPr="00FC6D9B">
              <w:rPr>
                <w:rFonts w:ascii="TH SarabunPSK" w:hAnsi="TH SarabunPSK" w:cs="TH SarabunPSK"/>
                <w:color w:val="000000" w:themeColor="text1"/>
                <w:sz w:val="32"/>
                <w:szCs w:val="32"/>
              </w:rPr>
              <w:t>HROPS</w:t>
            </w:r>
          </w:p>
        </w:tc>
      </w:tr>
      <w:tr w:rsidR="004B2A71" w:rsidRPr="00FC6D9B" w:rsidTr="004B2A71">
        <w:trPr>
          <w:trHeight w:val="96"/>
        </w:trPr>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p>
        </w:tc>
      </w:tr>
      <w:tr w:rsidR="004B2A71" w:rsidRPr="00FC6D9B" w:rsidTr="004B2A71">
        <w:trPr>
          <w:trHeight w:val="1069"/>
        </w:trPr>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910"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72"/>
              <w:gridCol w:w="1372"/>
              <w:gridCol w:w="1372"/>
              <w:gridCol w:w="1372"/>
              <w:gridCol w:w="1372"/>
            </w:tblGrid>
            <w:tr w:rsidR="004B2A71" w:rsidRPr="00FC6D9B" w:rsidTr="004B2A71">
              <w:trPr>
                <w:jc w:val="center"/>
              </w:trPr>
              <w:tc>
                <w:tcPr>
                  <w:tcW w:w="1372" w:type="dxa"/>
                  <w:vMerge w:val="restart"/>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 xml:space="preserve">Baseline </w:t>
                  </w:r>
                  <w:r w:rsidRPr="00FC6D9B">
                    <w:rPr>
                      <w:rFonts w:ascii="TH SarabunPSK" w:hAnsi="TH SarabunPSK" w:cs="TH SarabunPSK"/>
                      <w:b/>
                      <w:bCs/>
                      <w:color w:val="000000" w:themeColor="text1"/>
                      <w:sz w:val="32"/>
                      <w:szCs w:val="32"/>
                    </w:rPr>
                    <w:lastRenderedPageBreak/>
                    <w:t>data</w:t>
                  </w:r>
                </w:p>
              </w:tc>
              <w:tc>
                <w:tcPr>
                  <w:tcW w:w="1372" w:type="dxa"/>
                  <w:vMerge w:val="restart"/>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หน่วยวัด</w:t>
                  </w:r>
                </w:p>
              </w:tc>
              <w:tc>
                <w:tcPr>
                  <w:tcW w:w="4116" w:type="dxa"/>
                  <w:gridSpan w:val="3"/>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372"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37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2561</w:t>
                  </w:r>
                </w:p>
              </w:tc>
            </w:tr>
            <w:tr w:rsidR="004B2A71" w:rsidRPr="00FC6D9B" w:rsidTr="004B2A71">
              <w:trPr>
                <w:jc w:val="center"/>
              </w:trPr>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ร้อยละของจังหวัดที่มีบุคลากรสาธารณสุขเพียงพอ</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73.68</w:t>
                  </w:r>
                </w:p>
              </w:tc>
            </w:tr>
          </w:tbl>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ผลการดำเนินงานปีงบประมาณ พ.ศ. 2561 ร้อยละของจังหวัดที่มีบุคลากรสาธารณสุขเพียงพอคิดเป็นละ 73.68  โดยคำนวณจากจังหวัดที่มีบุคลากรสาธารณสุขเพียงพอตามกรอบอัตราขั้นต่ำไม่น้อยกว่าร้อยละ 65 จำนวน 59 จังหวัด เทียบกับจังหวัดทั้งหมด 76 จังหวัด </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นายสรรเสริญ  นามพรหม</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ผู้อำนวยการกองบริหารทรัพยากรบุคคล</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 02-5901410</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 02-5901421</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sansernx@gmail.com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กองบริหารทรัพยากรบุคคล สำนักงานปลัดกระทรวงสาธารณสุข</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นายพรชัย  ปอสูงเนิน</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นักทรัพยากรบุคคลชำนาญการ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 02-5901858</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062-9599862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 02-5901858</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t>E-mail : hrmoph@gmail.com</w:t>
            </w:r>
          </w:p>
          <w:p w:rsidR="004B2A71" w:rsidRPr="00FC6D9B" w:rsidRDefault="004B2A71" w:rsidP="004B2A71">
            <w:pPr>
              <w:rPr>
                <w:rFonts w:ascii="TH SarabunPSK" w:hAnsi="TH SarabunPSK" w:cs="TH SarabunPSK"/>
                <w:b/>
                <w:bCs/>
                <w:color w:val="000000" w:themeColor="text1"/>
                <w:spacing w:val="-10"/>
                <w:sz w:val="32"/>
                <w:szCs w:val="32"/>
              </w:rPr>
            </w:pPr>
            <w:r w:rsidRPr="00FC6D9B">
              <w:rPr>
                <w:rFonts w:ascii="TH SarabunPSK" w:hAnsi="TH SarabunPSK" w:cs="TH SarabunPSK"/>
                <w:b/>
                <w:bCs/>
                <w:color w:val="000000" w:themeColor="text1"/>
                <w:spacing w:val="-10"/>
                <w:sz w:val="32"/>
                <w:szCs w:val="32"/>
                <w:cs/>
              </w:rPr>
              <w:t>กลุ่มงานบริหารผลการปฏิบัติราชการและเทคโนโลยีสารสนเทศด้านบริหารทรัพยากรบุคคล</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กองบริหารทรัพยากรบุคคล สำนักงานปลัดกระทรวงสาธารณสุข</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1. นางสาวณัฐธยาน์กร  เดชา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นักทรัพยากรบุคคลชำนาญการ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โทรศัพท์ที่ทำงาน : 02–5918553</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 02-5901355</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E-mail : pink1327@hotmail.com</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นายวิฑูรย์  หอมดวง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นักทรัพยากรบุคคลชำนาญการ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02–5918553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02-5901355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t>E-mail : nonglom@hotmail.com</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w:t>
            </w:r>
            <w:r w:rsidRPr="00FC6D9B">
              <w:rPr>
                <w:rFonts w:ascii="TH SarabunPSK" w:hAnsi="TH SarabunPSK" w:cs="TH SarabunPSK"/>
                <w:b/>
                <w:bCs/>
                <w:color w:val="000000" w:themeColor="text1"/>
                <w:sz w:val="32"/>
                <w:szCs w:val="32"/>
                <w:cs/>
              </w:rPr>
              <w:t xml:space="preserve">. </w:t>
            </w:r>
            <w:r w:rsidRPr="00FC6D9B">
              <w:rPr>
                <w:rFonts w:ascii="TH SarabunPSK" w:hAnsi="TH SarabunPSK" w:cs="TH SarabunPSK"/>
                <w:color w:val="000000" w:themeColor="text1"/>
                <w:sz w:val="32"/>
                <w:szCs w:val="32"/>
                <w:cs/>
              </w:rPr>
              <w:t>นางสาวมินตรา จิรมงคลโรจน์             นักทรัพยากรบุคคลปฏิบัติการ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02–5918553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02-5901355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:mintra.jiramongkonrod@gmail.com</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กลุ่มงานอัตรากำลัง กองบริหารทรัพยากรบุคคล สำนักงานปลัดกระทรวงสาธารณสุข</w:t>
            </w:r>
          </w:p>
        </w:tc>
      </w:tr>
      <w:tr w:rsidR="004B2A71" w:rsidRPr="00FC6D9B" w:rsidTr="004B2A71">
        <w:tc>
          <w:tcPr>
            <w:tcW w:w="2439"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ผู้รับผิดชอบการรายงานผลการดำเนินงาน</w:t>
            </w:r>
          </w:p>
        </w:tc>
        <w:tc>
          <w:tcPr>
            <w:tcW w:w="7910"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นางฐิตาภรณ์  จันทร์สูตร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นักทรัพยากรบุคคลชำนาญการพิเศษ</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 02-5901348</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โทรศัพท์มือถือ : 091 - 8864662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 02-5901344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t>E-mail : hrmd.strategy@gmail.com</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นางสาวเปรมฤทัย  เครือเรือน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นักทรัพยากรบุคคลปฏิบัติการ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02-590134</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ab/>
              <w:t>โทรศัพท์มือถือ : 091 – 8864662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02-5901344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t>E-mail : hrmd.strategy@gmail.com</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3.นางสาวกนกกาญจน์  ฤทธิ์เลิศ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นักทรัพยากรบุคคลปฏิบัติการ</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 02-590134</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ab/>
              <w:t>โทรศัพท์มือถือ : 091 - 8864662</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02-5901344</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t>E-mail hrmd.strategy@gmail.com</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กลุ่มงานยุทธศาสตร์และมาตรฐานด้านบริหารทรัพยากรบุคคล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กองบริหารทรัพยากรบุคคล สำนักงานปลัดกระทรวงสาธารณสุข</w:t>
            </w:r>
          </w:p>
        </w:tc>
      </w:tr>
    </w:tbl>
    <w:p w:rsidR="004B2A71" w:rsidRPr="00FC6D9B" w:rsidRDefault="004B2A71" w:rsidP="004B2A71">
      <w:pPr>
        <w:contextualSpacing/>
        <w:rPr>
          <w:rFonts w:ascii="TH SarabunPSK" w:hAnsi="TH SarabunPSK" w:cs="TH SarabunPSK"/>
          <w:color w:val="000000" w:themeColor="text1"/>
          <w:sz w:val="32"/>
          <w:szCs w:val="32"/>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47"/>
        <w:gridCol w:w="7796"/>
      </w:tblGrid>
      <w:tr w:rsidR="004B2A71" w:rsidRPr="00F647F4"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 xml:space="preserve">People Excellence </w:t>
            </w:r>
            <w:r w:rsidRPr="00F647F4">
              <w:rPr>
                <w:rFonts w:ascii="TH SarabunPSK" w:hAnsi="TH SarabunPSK" w:cs="TH SarabunPSK"/>
                <w:b/>
                <w:bCs/>
                <w:color w:val="FF0000"/>
                <w:sz w:val="32"/>
                <w:szCs w:val="32"/>
                <w:cs/>
              </w:rPr>
              <w:t>(ยุทธศาสตร์บุคลากรเป็นเลิศ)</w:t>
            </w:r>
          </w:p>
        </w:tc>
      </w:tr>
      <w:tr w:rsidR="004B2A71" w:rsidRPr="00F647F4"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1</w:t>
            </w:r>
            <w:r w:rsidRPr="00F647F4">
              <w:rPr>
                <w:rFonts w:ascii="TH SarabunPSK" w:hAnsi="TH SarabunPSK" w:cs="TH SarabunPSK"/>
                <w:b/>
                <w:bCs/>
                <w:color w:val="FF0000"/>
                <w:sz w:val="32"/>
                <w:szCs w:val="32"/>
              </w:rPr>
              <w:t>0</w:t>
            </w:r>
            <w:r w:rsidRPr="00F647F4">
              <w:rPr>
                <w:rFonts w:ascii="TH SarabunPSK" w:hAnsi="TH SarabunPSK" w:cs="TH SarabunPSK"/>
                <w:b/>
                <w:bCs/>
                <w:color w:val="FF0000"/>
                <w:sz w:val="32"/>
                <w:szCs w:val="32"/>
                <w:cs/>
              </w:rPr>
              <w:t>. การพัฒนาระบบบริหารจัดการกำลังคนด้านสุขภาพ</w:t>
            </w:r>
          </w:p>
        </w:tc>
      </w:tr>
      <w:tr w:rsidR="004B2A71" w:rsidRPr="00F647F4"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2</w:t>
            </w:r>
            <w:r w:rsidRPr="00F647F4">
              <w:rPr>
                <w:rFonts w:ascii="TH SarabunPSK" w:hAnsi="TH SarabunPSK" w:cs="TH SarabunPSK"/>
                <w:b/>
                <w:bCs/>
                <w:color w:val="FF0000"/>
                <w:sz w:val="32"/>
                <w:szCs w:val="32"/>
                <w:cs/>
              </w:rPr>
              <w:t xml:space="preserve">.โครงการ </w:t>
            </w:r>
            <w:r w:rsidRPr="00F647F4">
              <w:rPr>
                <w:rFonts w:ascii="TH SarabunPSK" w:hAnsi="TH SarabunPSK" w:cs="TH SarabunPSK"/>
                <w:b/>
                <w:bCs/>
                <w:color w:val="FF0000"/>
                <w:sz w:val="32"/>
                <w:szCs w:val="32"/>
              </w:rPr>
              <w:t xml:space="preserve">Happy MOPH </w:t>
            </w:r>
            <w:r w:rsidRPr="00F647F4">
              <w:rPr>
                <w:rFonts w:ascii="TH SarabunPSK" w:hAnsi="TH SarabunPSK" w:cs="TH SarabunPSK"/>
                <w:b/>
                <w:bCs/>
                <w:color w:val="FF0000"/>
                <w:sz w:val="32"/>
                <w:szCs w:val="32"/>
                <w:cs/>
              </w:rPr>
              <w:t>กระทรวงสาธารณสุข กระทรวงแห่งความสุข</w:t>
            </w:r>
          </w:p>
        </w:tc>
      </w:tr>
      <w:tr w:rsidR="004B2A71" w:rsidRPr="00F647F4"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cs/>
              </w:rPr>
              <w:t>ประเทศ</w:t>
            </w:r>
          </w:p>
        </w:tc>
      </w:tr>
      <w:tr w:rsidR="004B2A71" w:rsidRPr="00F647F4"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color w:val="FF0000"/>
                <w:sz w:val="32"/>
                <w:szCs w:val="32"/>
                <w:cs/>
              </w:rPr>
            </w:pPr>
            <w:r w:rsidRPr="00F647F4">
              <w:rPr>
                <w:rFonts w:ascii="TH SarabunPSK" w:hAnsi="TH SarabunPSK" w:cs="TH SarabunPSK"/>
                <w:b/>
                <w:bCs/>
                <w:color w:val="FF0000"/>
                <w:sz w:val="32"/>
                <w:szCs w:val="32"/>
              </w:rPr>
              <w:t>43</w:t>
            </w:r>
            <w:r w:rsidRPr="00F647F4">
              <w:rPr>
                <w:rFonts w:ascii="TH SarabunPSK" w:hAnsi="TH SarabunPSK" w:cs="TH SarabunPSK"/>
                <w:b/>
                <w:bCs/>
                <w:color w:val="FF0000"/>
                <w:sz w:val="32"/>
                <w:szCs w:val="32"/>
                <w:cs/>
              </w:rPr>
              <w:t>. จำนวนหน่วยงานที่เป็นองค์กรแห่งความสุข (</w:t>
            </w:r>
            <w:r w:rsidRPr="00F647F4">
              <w:rPr>
                <w:rFonts w:ascii="TH SarabunPSK" w:hAnsi="TH SarabunPSK" w:cs="TH SarabunPSK"/>
                <w:b/>
                <w:bCs/>
                <w:color w:val="FF0000"/>
                <w:sz w:val="32"/>
                <w:szCs w:val="32"/>
              </w:rPr>
              <w:t>Happy Organization</w:t>
            </w:r>
            <w:r w:rsidRPr="00F647F4">
              <w:rPr>
                <w:rFonts w:ascii="TH SarabunPSK" w:hAnsi="TH SarabunPSK" w:cs="TH SarabunPSK"/>
                <w:b/>
                <w:bCs/>
                <w:color w:val="FF0000"/>
                <w:sz w:val="32"/>
                <w:szCs w:val="32"/>
                <w:cs/>
              </w:rPr>
              <w:t>)</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pStyle w:val="a6"/>
              <w:ind w:left="0" w:firstLine="317"/>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องค์กรแห่งความสุข หมายถึง</w:t>
            </w:r>
            <w:r w:rsidRPr="00FC6D9B">
              <w:rPr>
                <w:rFonts w:ascii="TH SarabunPSK" w:hAnsi="TH SarabunPSK" w:cs="TH SarabunPSK"/>
                <w:color w:val="000000" w:themeColor="text1"/>
                <w:sz w:val="32"/>
                <w:szCs w:val="32"/>
                <w:cs/>
              </w:rPr>
              <w:t xml:space="preserve"> หน่วยงานในสังกัดกระทรวงสาธารณสุขทุกระดับ (หน่วยงานส่วนกลาง เขตสุขภาพ สสจ. รพศ. รพท. รพช. สสอ. (รพ.สต.นับรวมกับ สสอ.) มีการดำเนินการขับเคลื่อนองค์กรแห่งความสุขตามกระบวนการขับเคลื่อน </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 ขั้นได้แก่</w:t>
            </w:r>
          </w:p>
          <w:p w:rsidR="004B2A71" w:rsidRPr="00FC6D9B" w:rsidRDefault="004B2A71" w:rsidP="004B2A71">
            <w:pPr>
              <w:pStyle w:val="a6"/>
              <w:ind w:left="317"/>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ขั้นที่ 1  การประเมินความสุขบุคลากร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 และสุขภาวะองค์กร (</w:t>
            </w:r>
            <w:r w:rsidRPr="00FC6D9B">
              <w:rPr>
                <w:rFonts w:ascii="TH SarabunPSK" w:hAnsi="TH SarabunPSK" w:cs="TH SarabunPSK"/>
                <w:color w:val="000000" w:themeColor="text1"/>
                <w:sz w:val="32"/>
                <w:szCs w:val="32"/>
              </w:rPr>
              <w:t>HPI</w:t>
            </w:r>
            <w:r w:rsidRPr="00FC6D9B">
              <w:rPr>
                <w:rFonts w:ascii="TH SarabunPSK" w:hAnsi="TH SarabunPSK" w:cs="TH SarabunPSK"/>
                <w:color w:val="000000" w:themeColor="text1"/>
                <w:sz w:val="32"/>
                <w:szCs w:val="32"/>
                <w:cs/>
              </w:rPr>
              <w:t>)</w:t>
            </w:r>
          </w:p>
          <w:p w:rsidR="004B2A71" w:rsidRPr="00FC6D9B" w:rsidRDefault="004B2A71" w:rsidP="004B2A71">
            <w:pPr>
              <w:pStyle w:val="a6"/>
              <w:ind w:left="317"/>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ขั้นที่ 2  การวิเคราะห์และแปลผลการประเมินความสุขบุคลากร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 xml:space="preserve">) </w:t>
            </w:r>
          </w:p>
          <w:p w:rsidR="004B2A71" w:rsidRPr="00FC6D9B" w:rsidRDefault="004B2A71" w:rsidP="004B2A71">
            <w:pPr>
              <w:pStyle w:val="a6"/>
              <w:ind w:left="317"/>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t xml:space="preserve">     และสุขภาวะองค์กร (</w:t>
            </w:r>
            <w:r w:rsidRPr="00FC6D9B">
              <w:rPr>
                <w:rFonts w:ascii="TH SarabunPSK" w:hAnsi="TH SarabunPSK" w:cs="TH SarabunPSK"/>
                <w:color w:val="000000" w:themeColor="text1"/>
                <w:sz w:val="32"/>
                <w:szCs w:val="32"/>
              </w:rPr>
              <w:t>HPI</w:t>
            </w:r>
            <w:r w:rsidRPr="00FC6D9B">
              <w:rPr>
                <w:rFonts w:ascii="TH SarabunPSK" w:hAnsi="TH SarabunPSK" w:cs="TH SarabunPSK"/>
                <w:color w:val="000000" w:themeColor="text1"/>
                <w:sz w:val="32"/>
                <w:szCs w:val="32"/>
                <w:cs/>
              </w:rPr>
              <w:t xml:space="preserve">) </w:t>
            </w:r>
          </w:p>
          <w:p w:rsidR="004B2A71" w:rsidRPr="00FC6D9B" w:rsidRDefault="004B2A71" w:rsidP="004B2A71">
            <w:pPr>
              <w:pStyle w:val="a6"/>
              <w:ind w:left="317"/>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การจัดทำแผนขับเคลื่อนองค์กรแห่งความสุข</w:t>
            </w:r>
          </w:p>
          <w:p w:rsidR="004B2A71" w:rsidRPr="00FC6D9B" w:rsidRDefault="004B2A71" w:rsidP="004B2A71">
            <w:pPr>
              <w:pStyle w:val="a6"/>
              <w:ind w:left="317"/>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การดำเนินงานตามแผนขับเคลื่อนองค์กรแห่งความสุข</w:t>
            </w:r>
          </w:p>
          <w:p w:rsidR="004B2A71" w:rsidRPr="00FC6D9B" w:rsidRDefault="004B2A71" w:rsidP="004B2A71">
            <w:pPr>
              <w:pStyle w:val="a6"/>
              <w:ind w:left="1024" w:hanging="707"/>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ขั้นที่ </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  มีความก้าวหน้าของการขับเคลื่อนองค์กรแห่งความสุขที่เป็นรูปธรรม </w:t>
            </w:r>
          </w:p>
        </w:tc>
      </w:tr>
      <w:tr w:rsidR="004B2A71" w:rsidRPr="00FC6D9B" w:rsidTr="004B2A71">
        <w:trPr>
          <w:jc w:val="center"/>
        </w:trPr>
        <w:tc>
          <w:tcPr>
            <w:tcW w:w="10343"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b/>
                <w:bCs/>
                <w:color w:val="000000" w:themeColor="text1"/>
                <w:sz w:val="32"/>
                <w:szCs w:val="32"/>
                <w:cs/>
              </w:rPr>
              <w:t xml:space="preserve">เกณฑ์เป้าหมาย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tblGrid>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r>
            <w:tr w:rsidR="004B2A71" w:rsidRPr="00FC6D9B" w:rsidTr="004B2A71">
              <w:trPr>
                <w:jc w:val="center"/>
              </w:trPr>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70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90</w:t>
                  </w:r>
                </w:p>
              </w:tc>
            </w:tr>
          </w:tbl>
          <w:p w:rsidR="004B2A71" w:rsidRPr="00FC6D9B" w:rsidRDefault="004B2A71" w:rsidP="004B2A71">
            <w:pPr>
              <w:contextualSpacing/>
              <w:rPr>
                <w:rFonts w:ascii="TH SarabunPSK" w:hAnsi="TH SarabunPSK" w:cs="TH SarabunPSK"/>
                <w:color w:val="000000" w:themeColor="text1"/>
                <w:sz w:val="32"/>
                <w:szCs w:val="32"/>
                <w:lang w:val="en-GB"/>
              </w:rPr>
            </w:pP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เพื่อให้ทุกหน่วยงานสามารถนำผลการประเมินดัชนีความสุขของคนทำงาน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 และสุขภาวะองค์กร(</w:t>
            </w:r>
            <w:r w:rsidRPr="00FC6D9B">
              <w:rPr>
                <w:rFonts w:ascii="TH SarabunPSK" w:hAnsi="TH SarabunPSK" w:cs="TH SarabunPSK"/>
                <w:color w:val="000000" w:themeColor="text1"/>
                <w:sz w:val="32"/>
                <w:szCs w:val="32"/>
              </w:rPr>
              <w:t>HPI</w:t>
            </w:r>
            <w:r w:rsidRPr="00FC6D9B">
              <w:rPr>
                <w:rFonts w:ascii="TH SarabunPSK" w:hAnsi="TH SarabunPSK" w:cs="TH SarabunPSK"/>
                <w:color w:val="000000" w:themeColor="text1"/>
                <w:sz w:val="32"/>
                <w:szCs w:val="32"/>
                <w:cs/>
              </w:rPr>
              <w:t>) มาใช้ในการพัฒนาองค์กร การบริหารงาน การดำเนินการต่างๆ เพื่อส่งเสริมความสุขในการทำงานอย่างตรงประเด็น ซึ่งจะส่งผลให้บุคลากรเพิ่มประสิทธิภาพและประสิทธิผลในการทำงานให้บรรลุเป้าหมายร่วมขององค์กร “ประชาชนสุขภาพดี เจ้าหน้าที่มีความสุข ระบบสุขภาพยั่งยืน”</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rPr>
            </w:pPr>
            <w:r w:rsidRPr="00FC6D9B">
              <w:rPr>
                <w:rFonts w:ascii="TH SarabunPSK" w:hAnsi="TH SarabunPSK" w:cs="TH SarabunPSK"/>
                <w:b/>
                <w:bCs/>
                <w:color w:val="000000" w:themeColor="text1"/>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4335"/>
              </w:tabs>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การทำแบบประเมิน</w:t>
            </w:r>
            <w:r w:rsidRPr="00FC6D9B">
              <w:rPr>
                <w:rFonts w:ascii="TH SarabunPSK" w:hAnsi="TH SarabunPSK" w:cs="TH SarabunPSK"/>
                <w:b/>
                <w:bCs/>
                <w:color w:val="000000" w:themeColor="text1"/>
                <w:sz w:val="32"/>
                <w:szCs w:val="32"/>
              </w:rPr>
              <w:t>Happinometer</w:t>
            </w:r>
            <w:r w:rsidRPr="00FC6D9B">
              <w:rPr>
                <w:rFonts w:ascii="TH SarabunPSK" w:hAnsi="TH SarabunPSK" w:cs="TH SarabunPSK"/>
                <w:b/>
                <w:bCs/>
                <w:color w:val="000000" w:themeColor="text1"/>
                <w:sz w:val="32"/>
                <w:szCs w:val="32"/>
                <w:cs/>
              </w:rPr>
              <w:t xml:space="preserve">: บุคลากรทุกคนสังกัดกระทรวงสาธารณสุข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1</w:t>
            </w:r>
            <w:r w:rsidRPr="00FC6D9B">
              <w:rPr>
                <w:rFonts w:ascii="TH SarabunPSK" w:hAnsi="TH SarabunPSK" w:cs="TH SarabunPSK"/>
                <w:color w:val="000000" w:themeColor="text1"/>
                <w:sz w:val="32"/>
                <w:szCs w:val="32"/>
                <w:cs/>
              </w:rPr>
              <w:t xml:space="preserve">. ข้าราชการ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พนักงานราชการ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ลูกจ้างประจำ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พนักงานราชการ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ลูกจ้างชั่วคราว (ไม่รวมลูกจ้างโครงการและพนักงานจ้างเหมา)</w:t>
            </w:r>
          </w:p>
          <w:p w:rsidR="004B2A71" w:rsidRPr="00FC6D9B" w:rsidRDefault="004B2A71" w:rsidP="004B2A71">
            <w:pPr>
              <w:tabs>
                <w:tab w:val="left" w:pos="4335"/>
              </w:tabs>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การทำแบบประเมิน </w:t>
            </w:r>
            <w:r w:rsidRPr="00FC6D9B">
              <w:rPr>
                <w:rFonts w:ascii="TH SarabunPSK" w:hAnsi="TH SarabunPSK" w:cs="TH SarabunPSK"/>
                <w:b/>
                <w:bCs/>
                <w:color w:val="000000" w:themeColor="text1"/>
                <w:sz w:val="32"/>
                <w:szCs w:val="32"/>
              </w:rPr>
              <w:t xml:space="preserve">HPI </w:t>
            </w:r>
            <w:r w:rsidRPr="00FC6D9B">
              <w:rPr>
                <w:rFonts w:ascii="TH SarabunPSK" w:hAnsi="TH SarabunPSK" w:cs="TH SarabunPSK"/>
                <w:b/>
                <w:bCs/>
                <w:color w:val="000000" w:themeColor="text1"/>
                <w:sz w:val="32"/>
                <w:szCs w:val="32"/>
                <w:cs/>
              </w:rPr>
              <w:t>: บุคลากรระดับหัวหน้างานของหน่วยงานขึ้นไปทุกคน โดยหน่วยงานประกอบด้วย</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หน่วยงานส่วนกลาง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เขตสุขภาพ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สสจ.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รพศ.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 รพท.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6</w:t>
            </w:r>
            <w:r w:rsidRPr="00FC6D9B">
              <w:rPr>
                <w:rFonts w:ascii="TH SarabunPSK" w:hAnsi="TH SarabunPSK" w:cs="TH SarabunPSK"/>
                <w:color w:val="000000" w:themeColor="text1"/>
                <w:sz w:val="32"/>
                <w:szCs w:val="32"/>
                <w:cs/>
              </w:rPr>
              <w:t xml:space="preserve">. รพช. </w:t>
            </w:r>
          </w:p>
          <w:p w:rsidR="004B2A71" w:rsidRPr="00FC6D9B" w:rsidRDefault="004B2A71" w:rsidP="004B2A71">
            <w:pPr>
              <w:tabs>
                <w:tab w:val="left" w:pos="4335"/>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7</w:t>
            </w:r>
            <w:r w:rsidRPr="00FC6D9B">
              <w:rPr>
                <w:rFonts w:ascii="TH SarabunPSK" w:hAnsi="TH SarabunPSK" w:cs="TH SarabunPSK"/>
                <w:color w:val="000000" w:themeColor="text1"/>
                <w:sz w:val="32"/>
                <w:szCs w:val="32"/>
                <w:cs/>
              </w:rPr>
              <w:t>. สสอ. (รพ.สต.นับรวมกับ สสอ.)</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rPr>
            </w:pPr>
            <w:r w:rsidRPr="00FC6D9B">
              <w:rPr>
                <w:rFonts w:ascii="TH SarabunPSK" w:hAnsi="TH SarabunPSK" w:cs="TH SarabunPSK"/>
                <w:b/>
                <w:bCs/>
                <w:color w:val="000000" w:themeColor="text1"/>
                <w:sz w:val="32"/>
                <w:szCs w:val="32"/>
                <w:cs/>
              </w:rPr>
              <w:lastRenderedPageBreak/>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1.สำรวจโดย </w:t>
            </w:r>
            <w:r w:rsidRPr="00FC6D9B">
              <w:rPr>
                <w:rFonts w:ascii="TH SarabunPSK" w:hAnsi="TH SarabunPSK" w:cs="TH SarabunPSK"/>
                <w:color w:val="000000" w:themeColor="text1"/>
                <w:sz w:val="32"/>
                <w:szCs w:val="32"/>
              </w:rPr>
              <w:t>Paper</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based </w:t>
            </w:r>
            <w:r w:rsidRPr="00FC6D9B">
              <w:rPr>
                <w:rFonts w:ascii="TH SarabunPSK" w:hAnsi="TH SarabunPSK" w:cs="TH SarabunPSK"/>
                <w:color w:val="000000" w:themeColor="text1"/>
                <w:sz w:val="32"/>
                <w:szCs w:val="32"/>
                <w:cs/>
              </w:rPr>
              <w:t xml:space="preserve">หรือ </w:t>
            </w:r>
            <w:r w:rsidRPr="00FC6D9B">
              <w:rPr>
                <w:rFonts w:ascii="TH SarabunPSK" w:hAnsi="TH SarabunPSK" w:cs="TH SarabunPSK"/>
                <w:color w:val="000000" w:themeColor="text1"/>
                <w:sz w:val="32"/>
                <w:szCs w:val="32"/>
              </w:rPr>
              <w:t>Online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based </w:t>
            </w:r>
            <w:r w:rsidRPr="00FC6D9B">
              <w:rPr>
                <w:rFonts w:ascii="TH SarabunPSK" w:hAnsi="TH SarabunPSK" w:cs="TH SarabunPSK"/>
                <w:color w:val="000000" w:themeColor="text1"/>
                <w:sz w:val="32"/>
                <w:szCs w:val="32"/>
                <w:cs/>
              </w:rPr>
              <w:t xml:space="preserve">หรือ </w:t>
            </w:r>
            <w:r w:rsidRPr="00FC6D9B">
              <w:rPr>
                <w:rFonts w:ascii="TH SarabunPSK" w:hAnsi="TH SarabunPSK" w:cs="TH SarabunPSK"/>
                <w:color w:val="000000" w:themeColor="text1"/>
                <w:sz w:val="32"/>
                <w:szCs w:val="32"/>
              </w:rPr>
              <w:t>Mobile App</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based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2.รายงานของหน่วยบริการผ่านระบบ </w:t>
            </w:r>
            <w:r w:rsidRPr="00FC6D9B">
              <w:rPr>
                <w:rFonts w:ascii="TH SarabunPSK" w:hAnsi="TH SarabunPSK" w:cs="TH SarabunPSK"/>
                <w:color w:val="000000" w:themeColor="text1"/>
                <w:sz w:val="32"/>
                <w:szCs w:val="32"/>
              </w:rPr>
              <w:t>sms</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rPr>
            </w:pPr>
            <w:r w:rsidRPr="00FC6D9B">
              <w:rPr>
                <w:rFonts w:ascii="TH SarabunPSK" w:hAnsi="TH SarabunPSK" w:cs="TH SarabunPSK"/>
                <w:b/>
                <w:bCs/>
                <w:color w:val="000000" w:themeColor="text1"/>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Server </w:t>
            </w:r>
            <w:r w:rsidRPr="00FC6D9B">
              <w:rPr>
                <w:rFonts w:ascii="TH SarabunPSK" w:hAnsi="TH SarabunPSK" w:cs="TH SarabunPSK"/>
                <w:color w:val="000000" w:themeColor="text1"/>
                <w:sz w:val="32"/>
                <w:szCs w:val="32"/>
                <w:cs/>
              </w:rPr>
              <w:t>กลางของกระทรวงสาธารณสุข</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แหล่งข้อมูลของรอบ </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การตอบแบบประเมิน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 xml:space="preserve"> ใช้ข้อมูลจากระบบประเมินความสุขบุคลากร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การตอบแบบประเมิน </w:t>
            </w:r>
            <w:r w:rsidRPr="00FC6D9B">
              <w:rPr>
                <w:rFonts w:ascii="TH SarabunPSK" w:hAnsi="TH SarabunPSK" w:cs="TH SarabunPSK"/>
                <w:color w:val="000000" w:themeColor="text1"/>
                <w:sz w:val="32"/>
                <w:szCs w:val="32"/>
              </w:rPr>
              <w:t>HPI</w:t>
            </w:r>
            <w:r w:rsidRPr="00FC6D9B">
              <w:rPr>
                <w:rFonts w:ascii="TH SarabunPSK" w:hAnsi="TH SarabunPSK" w:cs="TH SarabunPSK"/>
                <w:color w:val="000000" w:themeColor="text1"/>
                <w:sz w:val="32"/>
                <w:szCs w:val="32"/>
                <w:cs/>
              </w:rPr>
              <w:t xml:space="preserve"> ใช้ข้อมูลจากระบบประเมินสุขภาวะองค์กร (</w:t>
            </w:r>
            <w:r w:rsidRPr="00FC6D9B">
              <w:rPr>
                <w:rFonts w:ascii="TH SarabunPSK" w:hAnsi="TH SarabunPSK" w:cs="TH SarabunPSK"/>
                <w:color w:val="000000" w:themeColor="text1"/>
                <w:sz w:val="32"/>
                <w:szCs w:val="32"/>
              </w:rPr>
              <w:t>HPI</w:t>
            </w:r>
            <w:r w:rsidRPr="00FC6D9B">
              <w:rPr>
                <w:rFonts w:ascii="TH SarabunPSK" w:hAnsi="TH SarabunPSK" w:cs="TH SarabunPSK"/>
                <w:color w:val="000000" w:themeColor="text1"/>
                <w:sz w:val="32"/>
                <w:szCs w:val="32"/>
                <w:cs/>
              </w:rPr>
              <w:t>)</w:t>
            </w:r>
          </w:p>
        </w:tc>
      </w:tr>
      <w:tr w:rsidR="004B2A71" w:rsidRPr="00FC6D9B" w:rsidTr="004B2A71">
        <w:trPr>
          <w:jc w:val="center"/>
        </w:trPr>
        <w:tc>
          <w:tcPr>
            <w:tcW w:w="2547" w:type="dxa"/>
            <w:vMerge w:val="restart"/>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รายการข้อมูลการตอบแบบประเมิน </w:t>
            </w:r>
            <w:r w:rsidRPr="00FC6D9B">
              <w:rPr>
                <w:rFonts w:ascii="TH SarabunPSK" w:hAnsi="TH SarabunPSK" w:cs="TH SarabunPSK"/>
                <w:b/>
                <w:bCs/>
                <w:color w:val="000000" w:themeColor="text1"/>
                <w:sz w:val="32"/>
                <w:szCs w:val="32"/>
              </w:rPr>
              <w:t>Happinometer</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จำนวนบุคลากรที่มีการประเมินดัชนีความสุขของคนทำงาน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 xml:space="preserve">) </w:t>
            </w:r>
          </w:p>
        </w:tc>
      </w:tr>
      <w:tr w:rsidR="004B2A71" w:rsidRPr="00FC6D9B" w:rsidTr="004B2A71">
        <w:trPr>
          <w:jc w:val="center"/>
        </w:trPr>
        <w:tc>
          <w:tcPr>
            <w:tcW w:w="2547" w:type="dxa"/>
            <w:vMerge/>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จำนวนบุคลากรในสังกัดกระทรวงสาธารณสุข</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x 100  </w:t>
            </w:r>
          </w:p>
        </w:tc>
      </w:tr>
      <w:tr w:rsidR="004B2A71" w:rsidRPr="00FC6D9B" w:rsidTr="004B2A71">
        <w:trPr>
          <w:jc w:val="center"/>
        </w:trPr>
        <w:tc>
          <w:tcPr>
            <w:tcW w:w="2547" w:type="dxa"/>
            <w:vMerge w:val="restart"/>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รายการข้อมูลการตอบแบบประเมิน </w:t>
            </w:r>
            <w:r w:rsidRPr="00FC6D9B">
              <w:rPr>
                <w:rFonts w:ascii="TH SarabunPSK" w:hAnsi="TH SarabunPSK" w:cs="TH SarabunPSK"/>
                <w:b/>
                <w:bCs/>
                <w:color w:val="000000" w:themeColor="text1"/>
                <w:sz w:val="32"/>
                <w:szCs w:val="32"/>
              </w:rPr>
              <w:t>HPI</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จำนวนหน่วยงานที่มีบุคลากรระดับหัวหน้างานขึ้นไปการเข้าตอบแบบประเมินในระบบ</w:t>
            </w:r>
            <w:r w:rsidRPr="00FC6D9B">
              <w:rPr>
                <w:rFonts w:ascii="TH SarabunPSK" w:hAnsi="TH SarabunPSK" w:cs="TH SarabunPSK"/>
                <w:color w:val="000000" w:themeColor="text1"/>
                <w:sz w:val="32"/>
                <w:szCs w:val="32"/>
              </w:rPr>
              <w:t xml:space="preserve"> (HPI)</w:t>
            </w:r>
          </w:p>
        </w:tc>
      </w:tr>
      <w:tr w:rsidR="004B2A71" w:rsidRPr="00FC6D9B" w:rsidTr="004B2A71">
        <w:trPr>
          <w:jc w:val="center"/>
        </w:trPr>
        <w:tc>
          <w:tcPr>
            <w:tcW w:w="2547" w:type="dxa"/>
            <w:vMerge/>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จำนวนหน่วยงานในสังกัดกระทรวงสาธารณสุข</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x 100  </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แหล่งข้อมูลของรอบ </w:t>
            </w:r>
            <w:r w:rsidRPr="00FC6D9B">
              <w:rPr>
                <w:rFonts w:ascii="TH SarabunPSK" w:hAnsi="TH SarabunPSK" w:cs="TH SarabunPSK"/>
                <w:b/>
                <w:bCs/>
                <w:color w:val="000000" w:themeColor="text1"/>
                <w:sz w:val="32"/>
                <w:szCs w:val="32"/>
              </w:rPr>
              <w:t>6</w:t>
            </w:r>
            <w:r w:rsidRPr="00FC6D9B">
              <w:rPr>
                <w:rFonts w:ascii="TH SarabunPSK" w:hAnsi="TH SarabunPSK" w:cs="TH SarabunPSK"/>
                <w:b/>
                <w:bCs/>
                <w:color w:val="000000" w:themeColor="text1"/>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รายงานในระบบ </w:t>
            </w:r>
            <w:r w:rsidRPr="00FC6D9B">
              <w:rPr>
                <w:rFonts w:ascii="TH SarabunPSK" w:hAnsi="TH SarabunPSK" w:cs="TH SarabunPSK"/>
                <w:color w:val="000000" w:themeColor="text1"/>
                <w:sz w:val="32"/>
                <w:szCs w:val="32"/>
              </w:rPr>
              <w:t>SMS</w:t>
            </w:r>
            <w:r w:rsidRPr="00FC6D9B">
              <w:rPr>
                <w:rFonts w:ascii="TH SarabunPSK" w:hAnsi="TH SarabunPSK" w:cs="TH SarabunPSK"/>
                <w:color w:val="000000" w:themeColor="text1"/>
                <w:sz w:val="32"/>
                <w:szCs w:val="32"/>
                <w:cs/>
              </w:rPr>
              <w:t xml:space="preserve"> พร้อมเอกสารประกอบ (เอกสารหมายเลข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แหล่งข้อมูลของรอบ </w:t>
            </w:r>
            <w:r w:rsidRPr="00FC6D9B">
              <w:rPr>
                <w:rFonts w:ascii="TH SarabunPSK" w:hAnsi="TH SarabunPSK" w:cs="TH SarabunPSK"/>
                <w:b/>
                <w:bCs/>
                <w:color w:val="000000" w:themeColor="text1"/>
                <w:sz w:val="32"/>
                <w:szCs w:val="32"/>
              </w:rPr>
              <w:t>9</w:t>
            </w:r>
            <w:r w:rsidRPr="00FC6D9B">
              <w:rPr>
                <w:rFonts w:ascii="TH SarabunPSK" w:hAnsi="TH SarabunPSK" w:cs="TH SarabunPSK"/>
                <w:b/>
                <w:bCs/>
                <w:color w:val="000000" w:themeColor="text1"/>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รายงานในระบบ </w:t>
            </w:r>
            <w:r w:rsidRPr="00FC6D9B">
              <w:rPr>
                <w:rFonts w:ascii="TH SarabunPSK" w:hAnsi="TH SarabunPSK" w:cs="TH SarabunPSK"/>
                <w:color w:val="000000" w:themeColor="text1"/>
                <w:sz w:val="32"/>
                <w:szCs w:val="32"/>
              </w:rPr>
              <w:t>SMS</w:t>
            </w:r>
            <w:r w:rsidRPr="00FC6D9B">
              <w:rPr>
                <w:rFonts w:ascii="TH SarabunPSK" w:hAnsi="TH SarabunPSK" w:cs="TH SarabunPSK"/>
                <w:color w:val="000000" w:themeColor="text1"/>
                <w:sz w:val="32"/>
                <w:szCs w:val="32"/>
                <w:cs/>
              </w:rPr>
              <w:t xml:space="preserve"> พร้อมเอกสารประกอบ (เอกสารหมายเลข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แหล่งข้อมูลของรอบ </w:t>
            </w:r>
            <w:r w:rsidRPr="00FC6D9B">
              <w:rPr>
                <w:rFonts w:ascii="TH SarabunPSK" w:hAnsi="TH SarabunPSK" w:cs="TH SarabunPSK"/>
                <w:b/>
                <w:bCs/>
                <w:color w:val="000000" w:themeColor="text1"/>
                <w:sz w:val="32"/>
                <w:szCs w:val="32"/>
              </w:rPr>
              <w:t>12</w:t>
            </w:r>
            <w:r w:rsidRPr="00FC6D9B">
              <w:rPr>
                <w:rFonts w:ascii="TH SarabunPSK" w:hAnsi="TH SarabunPSK" w:cs="TH SarabunPSK"/>
                <w:b/>
                <w:bCs/>
                <w:color w:val="000000" w:themeColor="text1"/>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รายงานในระบบ </w:t>
            </w:r>
            <w:r w:rsidRPr="00FC6D9B">
              <w:rPr>
                <w:rFonts w:ascii="TH SarabunPSK" w:hAnsi="TH SarabunPSK" w:cs="TH SarabunPSK"/>
                <w:color w:val="000000" w:themeColor="text1"/>
                <w:sz w:val="32"/>
                <w:szCs w:val="32"/>
              </w:rPr>
              <w:t>SMS</w:t>
            </w:r>
            <w:r w:rsidRPr="00FC6D9B">
              <w:rPr>
                <w:rFonts w:ascii="TH SarabunPSK" w:hAnsi="TH SarabunPSK" w:cs="TH SarabunPSK"/>
                <w:color w:val="000000" w:themeColor="text1"/>
                <w:sz w:val="32"/>
                <w:szCs w:val="32"/>
                <w:cs/>
              </w:rPr>
              <w:t xml:space="preserve"> พร้อมเอกสารประกอบ (เอกสารหมายเลข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ใช้เกณฑ์การประเมิน (เอกสารหมายเลข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ทุกไตรมาส</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3" w:type="dxa"/>
            <w:gridSpan w:val="2"/>
          </w:tcPr>
          <w:p w:rsidR="004B2A71" w:rsidRPr="00FC6D9B" w:rsidRDefault="004B2A71" w:rsidP="004B2A71">
            <w:pPr>
              <w:contextualSpacing/>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 xml:space="preserve">เกณฑ์การประเมิน </w:t>
            </w:r>
          </w:p>
          <w:p w:rsidR="004B2A71" w:rsidRPr="00FC6D9B" w:rsidRDefault="004B2A71" w:rsidP="004B2A71">
            <w:pPr>
              <w:contextualSpacing/>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 xml:space="preserve">ปี 2562 :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rPr>
                <w:tblHeader/>
                <w:jc w:val="center"/>
              </w:trPr>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3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6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9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12 เดือน</w:t>
                  </w:r>
                </w:p>
              </w:tc>
            </w:tr>
            <w:tr w:rsidR="004B2A71" w:rsidRPr="00FC6D9B" w:rsidTr="004B2A71">
              <w:trPr>
                <w:jc w:val="center"/>
              </w:trPr>
              <w:tc>
                <w:tcPr>
                  <w:tcW w:w="2494" w:type="dxa"/>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1</w:t>
                  </w:r>
                  <w:r w:rsidRPr="00FC6D9B">
                    <w:rPr>
                      <w:rFonts w:ascii="TH SarabunPSK" w:hAnsi="TH SarabunPSK" w:cs="TH SarabunPSK"/>
                      <w:color w:val="000000" w:themeColor="text1"/>
                      <w:spacing w:val="-4"/>
                      <w:sz w:val="32"/>
                      <w:szCs w:val="32"/>
                      <w:cs/>
                    </w:rPr>
                    <w:t xml:space="preserve">.ร้อยละ </w:t>
                  </w:r>
                  <w:r w:rsidRPr="00FC6D9B">
                    <w:rPr>
                      <w:rFonts w:ascii="TH SarabunPSK" w:hAnsi="TH SarabunPSK" w:cs="TH SarabunPSK"/>
                      <w:color w:val="000000" w:themeColor="text1"/>
                      <w:spacing w:val="-4"/>
                      <w:sz w:val="32"/>
                      <w:szCs w:val="32"/>
                    </w:rPr>
                    <w:t>70</w:t>
                  </w:r>
                  <w:r w:rsidRPr="00FC6D9B">
                    <w:rPr>
                      <w:rFonts w:ascii="TH SarabunPSK" w:hAnsi="TH SarabunPSK" w:cs="TH SarabunPSK"/>
                      <w:color w:val="000000" w:themeColor="text1"/>
                      <w:spacing w:val="-4"/>
                      <w:sz w:val="32"/>
                      <w:szCs w:val="32"/>
                      <w:cs/>
                    </w:rPr>
                    <w:t xml:space="preserve"> ของบุคลากรในหน่วยงานมีการประเมินดัชนีความสุขของคนทำงาน (</w:t>
                  </w:r>
                  <w:r w:rsidRPr="00FC6D9B">
                    <w:rPr>
                      <w:rFonts w:ascii="TH SarabunPSK" w:hAnsi="TH SarabunPSK" w:cs="TH SarabunPSK"/>
                      <w:color w:val="000000" w:themeColor="text1"/>
                      <w:spacing w:val="-4"/>
                      <w:sz w:val="32"/>
                      <w:szCs w:val="32"/>
                    </w:rPr>
                    <w:t>Happinometer</w:t>
                  </w:r>
                  <w:r w:rsidRPr="00FC6D9B">
                    <w:rPr>
                      <w:rFonts w:ascii="TH SarabunPSK" w:hAnsi="TH SarabunPSK" w:cs="TH SarabunPSK"/>
                      <w:color w:val="000000" w:themeColor="text1"/>
                      <w:spacing w:val="-4"/>
                      <w:sz w:val="32"/>
                      <w:szCs w:val="32"/>
                      <w:cs/>
                    </w:rPr>
                    <w:t xml:space="preserve">) </w:t>
                  </w:r>
                </w:p>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rPr>
                    <w:t>2</w:t>
                  </w:r>
                  <w:r w:rsidRPr="00FC6D9B">
                    <w:rPr>
                      <w:rFonts w:ascii="TH SarabunPSK" w:hAnsi="TH SarabunPSK" w:cs="TH SarabunPSK"/>
                      <w:color w:val="000000" w:themeColor="text1"/>
                      <w:spacing w:val="-4"/>
                      <w:sz w:val="32"/>
                      <w:szCs w:val="32"/>
                      <w:cs/>
                    </w:rPr>
                    <w:t>.ร้อยละ</w:t>
                  </w:r>
                  <w:r w:rsidRPr="00FC6D9B">
                    <w:rPr>
                      <w:rFonts w:ascii="TH SarabunPSK" w:hAnsi="TH SarabunPSK" w:cs="TH SarabunPSK"/>
                      <w:color w:val="000000" w:themeColor="text1"/>
                      <w:spacing w:val="-4"/>
                      <w:sz w:val="32"/>
                      <w:szCs w:val="32"/>
                    </w:rPr>
                    <w:t xml:space="preserve"> 70</w:t>
                  </w:r>
                  <w:r w:rsidRPr="00FC6D9B">
                    <w:rPr>
                      <w:rFonts w:ascii="TH SarabunPSK" w:hAnsi="TH SarabunPSK" w:cs="TH SarabunPSK"/>
                      <w:color w:val="000000" w:themeColor="text1"/>
                      <w:spacing w:val="-4"/>
                      <w:sz w:val="32"/>
                      <w:szCs w:val="32"/>
                      <w:cs/>
                    </w:rPr>
                    <w:t xml:space="preserve"> ของหน่วยงานในจังหวัด/กรม มีการประเมินสุขภาวะองค์กร (</w:t>
                  </w:r>
                  <w:r w:rsidRPr="00FC6D9B">
                    <w:rPr>
                      <w:rFonts w:ascii="TH SarabunPSK" w:hAnsi="TH SarabunPSK" w:cs="TH SarabunPSK"/>
                      <w:color w:val="000000" w:themeColor="text1"/>
                      <w:spacing w:val="-4"/>
                      <w:sz w:val="32"/>
                      <w:szCs w:val="32"/>
                    </w:rPr>
                    <w:t>HPI</w:t>
                  </w:r>
                  <w:r w:rsidRPr="00FC6D9B">
                    <w:rPr>
                      <w:rFonts w:ascii="TH SarabunPSK" w:hAnsi="TH SarabunPSK" w:cs="TH SarabunPSK"/>
                      <w:color w:val="000000" w:themeColor="text1"/>
                      <w:spacing w:val="-4"/>
                      <w:sz w:val="32"/>
                      <w:szCs w:val="32"/>
                      <w:cs/>
                    </w:rPr>
                    <w:t>)</w:t>
                  </w:r>
                </w:p>
              </w:tc>
              <w:tc>
                <w:tcPr>
                  <w:tcW w:w="2494" w:type="dxa"/>
                </w:tcPr>
                <w:p w:rsidR="004B2A71" w:rsidRPr="00FC6D9B" w:rsidRDefault="004B2A71" w:rsidP="004B2A71">
                  <w:pPr>
                    <w:contextualSpacing/>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 xml:space="preserve">ร้อยละ </w:t>
                  </w:r>
                  <w:r w:rsidRPr="00FC6D9B">
                    <w:rPr>
                      <w:rFonts w:ascii="TH SarabunPSK" w:hAnsi="TH SarabunPSK" w:cs="TH SarabunPSK"/>
                      <w:color w:val="000000" w:themeColor="text1"/>
                      <w:spacing w:val="-4"/>
                      <w:sz w:val="32"/>
                      <w:szCs w:val="32"/>
                    </w:rPr>
                    <w:t>70</w:t>
                  </w:r>
                  <w:r w:rsidRPr="00FC6D9B">
                    <w:rPr>
                      <w:rFonts w:ascii="TH SarabunPSK" w:hAnsi="TH SarabunPSK" w:cs="TH SarabunPSK"/>
                      <w:color w:val="000000" w:themeColor="text1"/>
                      <w:spacing w:val="-4"/>
                      <w:sz w:val="32"/>
                      <w:szCs w:val="32"/>
                      <w:cs/>
                    </w:rPr>
                    <w:t xml:space="preserve"> ของหน่วยงานในจังหวัด/กรม มีการวิเคราะห์ผล</w:t>
                  </w:r>
                  <w:r w:rsidRPr="00FC6D9B">
                    <w:rPr>
                      <w:rFonts w:ascii="TH SarabunPSK" w:hAnsi="TH SarabunPSK" w:cs="TH SarabunPSK"/>
                      <w:color w:val="000000" w:themeColor="text1"/>
                      <w:spacing w:val="-4"/>
                      <w:sz w:val="32"/>
                      <w:szCs w:val="32"/>
                    </w:rPr>
                    <w:t>Happinometer</w:t>
                  </w:r>
                  <w:r w:rsidRPr="00FC6D9B">
                    <w:rPr>
                      <w:rFonts w:ascii="TH SarabunPSK" w:hAnsi="TH SarabunPSK" w:cs="TH SarabunPSK"/>
                      <w:color w:val="000000" w:themeColor="text1"/>
                      <w:spacing w:val="-4"/>
                      <w:sz w:val="32"/>
                      <w:szCs w:val="32"/>
                      <w:cs/>
                    </w:rPr>
                    <w:t xml:space="preserve"> และ </w:t>
                  </w:r>
                  <w:r w:rsidRPr="00FC6D9B">
                    <w:rPr>
                      <w:rFonts w:ascii="TH SarabunPSK" w:hAnsi="TH SarabunPSK" w:cs="TH SarabunPSK"/>
                      <w:color w:val="000000" w:themeColor="text1"/>
                      <w:spacing w:val="-4"/>
                      <w:sz w:val="32"/>
                      <w:szCs w:val="32"/>
                    </w:rPr>
                    <w:t>HPI</w:t>
                  </w:r>
                  <w:r w:rsidRPr="00FC6D9B">
                    <w:rPr>
                      <w:rFonts w:ascii="TH SarabunPSK" w:hAnsi="TH SarabunPSK" w:cs="TH SarabunPSK"/>
                      <w:color w:val="000000" w:themeColor="text1"/>
                      <w:spacing w:val="-4"/>
                      <w:sz w:val="32"/>
                      <w:szCs w:val="32"/>
                      <w:cs/>
                    </w:rPr>
                    <w:t xml:space="preserve"> รวมทั้งมีการจัดทำแผนขับเคลื่อนองค์กรแห่งความสุข</w:t>
                  </w:r>
                </w:p>
              </w:tc>
              <w:tc>
                <w:tcPr>
                  <w:tcW w:w="2494" w:type="dxa"/>
                </w:tcPr>
                <w:p w:rsidR="004B2A71" w:rsidRPr="00FC6D9B" w:rsidRDefault="004B2A71" w:rsidP="004B2A71">
                  <w:pPr>
                    <w:contextualSpacing/>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 xml:space="preserve">ร้อยละ </w:t>
                  </w:r>
                  <w:r w:rsidRPr="00FC6D9B">
                    <w:rPr>
                      <w:rFonts w:ascii="TH SarabunPSK" w:hAnsi="TH SarabunPSK" w:cs="TH SarabunPSK"/>
                      <w:color w:val="000000" w:themeColor="text1"/>
                      <w:spacing w:val="-4"/>
                      <w:sz w:val="32"/>
                      <w:szCs w:val="32"/>
                    </w:rPr>
                    <w:t xml:space="preserve">70 </w:t>
                  </w:r>
                  <w:r w:rsidRPr="00FC6D9B">
                    <w:rPr>
                      <w:rFonts w:ascii="TH SarabunPSK" w:hAnsi="TH SarabunPSK" w:cs="TH SarabunPSK"/>
                      <w:color w:val="000000" w:themeColor="text1"/>
                      <w:spacing w:val="-4"/>
                      <w:sz w:val="32"/>
                      <w:szCs w:val="32"/>
                      <w:cs/>
                    </w:rPr>
                    <w:t>ของหน่วยงานในจังหวัด/กรม มีการดำเนินงานตามแผนฯ อย่างเป็นรูปธรรม</w:t>
                  </w:r>
                </w:p>
              </w:tc>
              <w:tc>
                <w:tcPr>
                  <w:tcW w:w="2494" w:type="dxa"/>
                </w:tcPr>
                <w:p w:rsidR="004B2A71" w:rsidRPr="00FC6D9B" w:rsidRDefault="004B2A71" w:rsidP="004B2A71">
                  <w:pPr>
                    <w:contextualSpacing/>
                    <w:rPr>
                      <w:rFonts w:ascii="TH SarabunPSK" w:hAnsi="TH SarabunPSK" w:cs="TH SarabunPSK"/>
                      <w:color w:val="000000" w:themeColor="text1"/>
                      <w:spacing w:val="-4"/>
                      <w:sz w:val="32"/>
                      <w:szCs w:val="32"/>
                      <w:cs/>
                    </w:rPr>
                  </w:pPr>
                  <w:r w:rsidRPr="00FC6D9B">
                    <w:rPr>
                      <w:rFonts w:ascii="TH SarabunPSK" w:hAnsi="TH SarabunPSK" w:cs="TH SarabunPSK"/>
                      <w:color w:val="000000" w:themeColor="text1"/>
                      <w:spacing w:val="-4"/>
                      <w:sz w:val="32"/>
                      <w:szCs w:val="32"/>
                      <w:cs/>
                    </w:rPr>
                    <w:t xml:space="preserve">มี </w:t>
                  </w:r>
                  <w:r w:rsidRPr="00FC6D9B">
                    <w:rPr>
                      <w:rFonts w:ascii="TH SarabunPSK" w:hAnsi="TH SarabunPSK" w:cs="TH SarabunPSK"/>
                      <w:color w:val="000000" w:themeColor="text1"/>
                      <w:spacing w:val="-4"/>
                      <w:sz w:val="32"/>
                      <w:szCs w:val="32"/>
                    </w:rPr>
                    <w:t>Success Story</w:t>
                  </w:r>
                  <w:r w:rsidRPr="00FC6D9B">
                    <w:rPr>
                      <w:rFonts w:ascii="TH SarabunPSK" w:hAnsi="TH SarabunPSK" w:cs="TH SarabunPSK"/>
                      <w:color w:val="000000" w:themeColor="text1"/>
                      <w:spacing w:val="-4"/>
                      <w:sz w:val="32"/>
                      <w:szCs w:val="32"/>
                      <w:cs/>
                    </w:rPr>
                    <w:t xml:space="preserve"> หรือ </w:t>
                  </w:r>
                  <w:r w:rsidRPr="00FC6D9B">
                    <w:rPr>
                      <w:rFonts w:ascii="TH SarabunPSK" w:hAnsi="TH SarabunPSK" w:cs="TH SarabunPSK"/>
                      <w:color w:val="000000" w:themeColor="text1"/>
                      <w:spacing w:val="-4"/>
                      <w:sz w:val="32"/>
                      <w:szCs w:val="32"/>
                    </w:rPr>
                    <w:t>Bright Spot</w:t>
                  </w:r>
                  <w:r w:rsidRPr="00FC6D9B">
                    <w:rPr>
                      <w:rFonts w:ascii="TH SarabunPSK" w:hAnsi="TH SarabunPSK" w:cs="TH SarabunPSK"/>
                      <w:color w:val="000000" w:themeColor="text1"/>
                      <w:spacing w:val="-4"/>
                      <w:sz w:val="32"/>
                      <w:szCs w:val="32"/>
                      <w:cs/>
                    </w:rPr>
                    <w:t xml:space="preserve"> จากการขับเคลื่อนองค์กรแห่งความสุข จังหวัด/กรมละ </w:t>
                  </w:r>
                  <w:r w:rsidRPr="00FC6D9B">
                    <w:rPr>
                      <w:rFonts w:ascii="TH SarabunPSK" w:hAnsi="TH SarabunPSK" w:cs="TH SarabunPSK"/>
                      <w:color w:val="000000" w:themeColor="text1"/>
                      <w:spacing w:val="-4"/>
                      <w:sz w:val="32"/>
                      <w:szCs w:val="32"/>
                    </w:rPr>
                    <w:t>1</w:t>
                  </w:r>
                  <w:r w:rsidRPr="00FC6D9B">
                    <w:rPr>
                      <w:rFonts w:ascii="TH SarabunPSK" w:hAnsi="TH SarabunPSK" w:cs="TH SarabunPSK"/>
                      <w:color w:val="000000" w:themeColor="text1"/>
                      <w:spacing w:val="-4"/>
                      <w:sz w:val="32"/>
                      <w:szCs w:val="32"/>
                      <w:cs/>
                    </w:rPr>
                    <w:t xml:space="preserve"> เรื่อง </w:t>
                  </w:r>
                </w:p>
              </w:tc>
            </w:tr>
          </w:tbl>
          <w:p w:rsidR="004B2A71" w:rsidRDefault="004B2A71" w:rsidP="004B2A71">
            <w:pPr>
              <w:contextualSpacing/>
              <w:rPr>
                <w:rFonts w:ascii="TH SarabunPSK" w:hAnsi="TH SarabunPSK" w:cs="TH SarabunPSK"/>
                <w:b/>
                <w:bCs/>
                <w:color w:val="000000" w:themeColor="text1"/>
                <w:spacing w:val="-4"/>
                <w:sz w:val="32"/>
                <w:szCs w:val="32"/>
              </w:rPr>
            </w:pPr>
          </w:p>
          <w:p w:rsidR="004B2A71" w:rsidRPr="00FC6D9B" w:rsidRDefault="004B2A71" w:rsidP="004B2A71">
            <w:pPr>
              <w:contextualSpacing/>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ปี 2563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rPr>
                <w:jc w:val="center"/>
              </w:trPr>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3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6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9 เดือน</w:t>
                  </w:r>
                </w:p>
              </w:tc>
              <w:tc>
                <w:tcPr>
                  <w:tcW w:w="2494" w:type="dxa"/>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12 เดือน</w:t>
                  </w:r>
                </w:p>
              </w:tc>
            </w:tr>
            <w:tr w:rsidR="004B2A71" w:rsidRPr="00FC6D9B" w:rsidTr="004B2A71">
              <w:trPr>
                <w:jc w:val="center"/>
              </w:trPr>
              <w:tc>
                <w:tcPr>
                  <w:tcW w:w="2494" w:type="dxa"/>
                </w:tcPr>
                <w:p w:rsidR="004B2A71" w:rsidRPr="00FC6D9B" w:rsidRDefault="004B2A71" w:rsidP="004B2A71">
                  <w:pPr>
                    <w:contextualSpacing/>
                    <w:jc w:val="center"/>
                    <w:rPr>
                      <w:rFonts w:ascii="TH SarabunPSK" w:hAnsi="TH SarabunPSK" w:cs="TH SarabunPSK"/>
                      <w:color w:val="000000" w:themeColor="text1"/>
                      <w:spacing w:val="-4"/>
                      <w:sz w:val="32"/>
                      <w:szCs w:val="32"/>
                      <w:cs/>
                    </w:rPr>
                  </w:pPr>
                </w:p>
              </w:tc>
              <w:tc>
                <w:tcPr>
                  <w:tcW w:w="2494" w:type="dxa"/>
                </w:tcPr>
                <w:p w:rsidR="004B2A71" w:rsidRPr="00FC6D9B" w:rsidRDefault="004B2A71" w:rsidP="004B2A71">
                  <w:pPr>
                    <w:contextualSpacing/>
                    <w:jc w:val="center"/>
                    <w:rPr>
                      <w:rFonts w:ascii="TH SarabunPSK" w:hAnsi="TH SarabunPSK" w:cs="TH SarabunPSK"/>
                      <w:color w:val="000000" w:themeColor="text1"/>
                      <w:spacing w:val="-4"/>
                      <w:sz w:val="32"/>
                      <w:szCs w:val="32"/>
                    </w:rPr>
                  </w:pPr>
                </w:p>
              </w:tc>
              <w:tc>
                <w:tcPr>
                  <w:tcW w:w="2494" w:type="dxa"/>
                </w:tcPr>
                <w:p w:rsidR="004B2A71" w:rsidRPr="00FC6D9B" w:rsidRDefault="004B2A71" w:rsidP="004B2A71">
                  <w:pPr>
                    <w:contextualSpacing/>
                    <w:jc w:val="center"/>
                    <w:rPr>
                      <w:rFonts w:ascii="TH SarabunPSK" w:hAnsi="TH SarabunPSK" w:cs="TH SarabunPSK"/>
                      <w:color w:val="000000" w:themeColor="text1"/>
                      <w:spacing w:val="-4"/>
                      <w:sz w:val="32"/>
                      <w:szCs w:val="32"/>
                    </w:rPr>
                  </w:pPr>
                </w:p>
              </w:tc>
              <w:tc>
                <w:tcPr>
                  <w:tcW w:w="2494" w:type="dxa"/>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t xml:space="preserve">หน่วยงานที่มีการนำดัชนีความสุขของคนทำงาน </w:t>
                  </w:r>
                  <w:r w:rsidRPr="00FC6D9B">
                    <w:rPr>
                      <w:rFonts w:ascii="TH SarabunPSK" w:hAnsi="TH SarabunPSK" w:cs="TH SarabunPSK"/>
                      <w:color w:val="000000" w:themeColor="text1"/>
                      <w:spacing w:val="-4"/>
                      <w:sz w:val="32"/>
                      <w:szCs w:val="32"/>
                      <w:cs/>
                    </w:rPr>
                    <w:lastRenderedPageBreak/>
                    <w:t>(</w:t>
                  </w:r>
                  <w:r w:rsidRPr="00FC6D9B">
                    <w:rPr>
                      <w:rFonts w:ascii="TH SarabunPSK" w:hAnsi="TH SarabunPSK" w:cs="TH SarabunPSK"/>
                      <w:color w:val="000000" w:themeColor="text1"/>
                      <w:spacing w:val="-4"/>
                      <w:sz w:val="32"/>
                      <w:szCs w:val="32"/>
                    </w:rPr>
                    <w:t>Happinometer</w:t>
                  </w:r>
                  <w:r w:rsidRPr="00FC6D9B">
                    <w:rPr>
                      <w:rFonts w:ascii="TH SarabunPSK" w:hAnsi="TH SarabunPSK" w:cs="TH SarabunPSK"/>
                      <w:color w:val="000000" w:themeColor="text1"/>
                      <w:spacing w:val="-4"/>
                      <w:sz w:val="32"/>
                      <w:szCs w:val="32"/>
                      <w:cs/>
                    </w:rPr>
                    <w:t>) และแบบประเมินสุขภาวะองค์กร (</w:t>
                  </w:r>
                  <w:r w:rsidRPr="00FC6D9B">
                    <w:rPr>
                      <w:rFonts w:ascii="TH SarabunPSK" w:hAnsi="TH SarabunPSK" w:cs="TH SarabunPSK"/>
                      <w:color w:val="000000" w:themeColor="text1"/>
                      <w:spacing w:val="-4"/>
                      <w:sz w:val="32"/>
                      <w:szCs w:val="32"/>
                    </w:rPr>
                    <w:t>HPI</w:t>
                  </w:r>
                  <w:r w:rsidRPr="00FC6D9B">
                    <w:rPr>
                      <w:rFonts w:ascii="TH SarabunPSK" w:hAnsi="TH SarabunPSK" w:cs="TH SarabunPSK"/>
                      <w:color w:val="000000" w:themeColor="text1"/>
                      <w:spacing w:val="-4"/>
                      <w:sz w:val="32"/>
                      <w:szCs w:val="32"/>
                      <w:cs/>
                    </w:rPr>
                    <w:t>) ไปใช้ ร้อยละ 80</w:t>
                  </w:r>
                </w:p>
              </w:tc>
            </w:tr>
          </w:tbl>
          <w:p w:rsidR="004B2A71" w:rsidRDefault="004B2A71" w:rsidP="004B2A71">
            <w:pPr>
              <w:contextualSpacing/>
              <w:rPr>
                <w:rFonts w:ascii="TH SarabunPSK" w:hAnsi="TH SarabunPSK" w:cs="TH SarabunPSK"/>
                <w:b/>
                <w:bCs/>
                <w:color w:val="000000" w:themeColor="text1"/>
                <w:spacing w:val="-4"/>
                <w:sz w:val="32"/>
                <w:szCs w:val="32"/>
              </w:rPr>
            </w:pPr>
          </w:p>
          <w:p w:rsidR="004B2A71" w:rsidRPr="00FC6D9B" w:rsidRDefault="004B2A71" w:rsidP="004B2A71">
            <w:pPr>
              <w:contextualSpacing/>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ปี 2564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94"/>
              <w:gridCol w:w="2494"/>
              <w:gridCol w:w="2494"/>
              <w:gridCol w:w="2494"/>
            </w:tblGrid>
            <w:tr w:rsidR="004B2A71" w:rsidRPr="00FC6D9B" w:rsidTr="004B2A71">
              <w:trPr>
                <w:jc w:val="center"/>
              </w:trPr>
              <w:tc>
                <w:tcPr>
                  <w:tcW w:w="2494" w:type="dxa"/>
                  <w:tcBorders>
                    <w:bottom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3 เดือน</w:t>
                  </w:r>
                </w:p>
              </w:tc>
              <w:tc>
                <w:tcPr>
                  <w:tcW w:w="2494" w:type="dxa"/>
                  <w:tcBorders>
                    <w:bottom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6 เดือน</w:t>
                  </w:r>
                </w:p>
              </w:tc>
              <w:tc>
                <w:tcPr>
                  <w:tcW w:w="2494" w:type="dxa"/>
                  <w:tcBorders>
                    <w:bottom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9 เดือน</w:t>
                  </w:r>
                </w:p>
              </w:tc>
              <w:tc>
                <w:tcPr>
                  <w:tcW w:w="2494" w:type="dxa"/>
                  <w:tcBorders>
                    <w:bottom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pacing w:val="-4"/>
                      <w:sz w:val="32"/>
                      <w:szCs w:val="32"/>
                    </w:rPr>
                  </w:pPr>
                  <w:r w:rsidRPr="00FC6D9B">
                    <w:rPr>
                      <w:rFonts w:ascii="TH SarabunPSK" w:hAnsi="TH SarabunPSK" w:cs="TH SarabunPSK"/>
                      <w:b/>
                      <w:bCs/>
                      <w:color w:val="000000" w:themeColor="text1"/>
                      <w:spacing w:val="-4"/>
                      <w:sz w:val="32"/>
                      <w:szCs w:val="32"/>
                      <w:cs/>
                    </w:rPr>
                    <w:t>รอบ 12 เดือน</w:t>
                  </w:r>
                </w:p>
              </w:tc>
            </w:tr>
            <w:tr w:rsidR="004B2A71" w:rsidRPr="00FC6D9B" w:rsidTr="004B2A71">
              <w:trPr>
                <w:jc w:val="center"/>
              </w:trPr>
              <w:tc>
                <w:tcPr>
                  <w:tcW w:w="2494" w:type="dxa"/>
                  <w:tcBorders>
                    <w:bottom w:val="nil"/>
                  </w:tcBorders>
                </w:tcPr>
                <w:p w:rsidR="004B2A71" w:rsidRPr="00FC6D9B" w:rsidRDefault="004B2A71" w:rsidP="004B2A71">
                  <w:pPr>
                    <w:contextualSpacing/>
                    <w:jc w:val="center"/>
                    <w:rPr>
                      <w:rFonts w:ascii="TH SarabunPSK" w:hAnsi="TH SarabunPSK" w:cs="TH SarabunPSK"/>
                      <w:color w:val="000000" w:themeColor="text1"/>
                      <w:spacing w:val="-4"/>
                      <w:sz w:val="32"/>
                      <w:szCs w:val="32"/>
                      <w:cs/>
                    </w:rPr>
                  </w:pPr>
                </w:p>
              </w:tc>
              <w:tc>
                <w:tcPr>
                  <w:tcW w:w="2494" w:type="dxa"/>
                  <w:tcBorders>
                    <w:bottom w:val="nil"/>
                  </w:tcBorders>
                </w:tcPr>
                <w:p w:rsidR="004B2A71" w:rsidRPr="00FC6D9B" w:rsidRDefault="004B2A71" w:rsidP="004B2A71">
                  <w:pPr>
                    <w:contextualSpacing/>
                    <w:jc w:val="center"/>
                    <w:rPr>
                      <w:rFonts w:ascii="TH SarabunPSK" w:hAnsi="TH SarabunPSK" w:cs="TH SarabunPSK"/>
                      <w:color w:val="000000" w:themeColor="text1"/>
                      <w:spacing w:val="-4"/>
                      <w:sz w:val="32"/>
                      <w:szCs w:val="32"/>
                    </w:rPr>
                  </w:pPr>
                </w:p>
              </w:tc>
              <w:tc>
                <w:tcPr>
                  <w:tcW w:w="2494" w:type="dxa"/>
                  <w:tcBorders>
                    <w:bottom w:val="nil"/>
                  </w:tcBorders>
                </w:tcPr>
                <w:p w:rsidR="004B2A71" w:rsidRPr="00FC6D9B" w:rsidRDefault="004B2A71" w:rsidP="004B2A71">
                  <w:pPr>
                    <w:contextualSpacing/>
                    <w:jc w:val="center"/>
                    <w:rPr>
                      <w:rFonts w:ascii="TH SarabunPSK" w:hAnsi="TH SarabunPSK" w:cs="TH SarabunPSK"/>
                      <w:color w:val="000000" w:themeColor="text1"/>
                      <w:spacing w:val="-4"/>
                      <w:sz w:val="32"/>
                      <w:szCs w:val="32"/>
                    </w:rPr>
                  </w:pPr>
                </w:p>
              </w:tc>
              <w:tc>
                <w:tcPr>
                  <w:tcW w:w="2494" w:type="dxa"/>
                  <w:tcBorders>
                    <w:bottom w:val="nil"/>
                  </w:tcBorders>
                </w:tcPr>
                <w:p w:rsidR="004B2A71" w:rsidRPr="00FC6D9B" w:rsidRDefault="004B2A71" w:rsidP="004B2A71">
                  <w:pPr>
                    <w:contextualSpacing/>
                    <w:rPr>
                      <w:rFonts w:ascii="TH SarabunPSK" w:hAnsi="TH SarabunPSK" w:cs="TH SarabunPSK"/>
                      <w:color w:val="000000" w:themeColor="text1"/>
                      <w:spacing w:val="-4"/>
                      <w:sz w:val="32"/>
                      <w:szCs w:val="32"/>
                    </w:rPr>
                  </w:pPr>
                  <w:r w:rsidRPr="00FC6D9B">
                    <w:rPr>
                      <w:rFonts w:ascii="TH SarabunPSK" w:hAnsi="TH SarabunPSK" w:cs="TH SarabunPSK"/>
                      <w:color w:val="000000" w:themeColor="text1"/>
                      <w:spacing w:val="-4"/>
                      <w:sz w:val="32"/>
                      <w:szCs w:val="32"/>
                      <w:cs/>
                    </w:rPr>
                    <w:t>หน่วยงานที่มีการนำดัชนีความสุขของคนทำงาน (</w:t>
                  </w:r>
                  <w:r w:rsidRPr="00FC6D9B">
                    <w:rPr>
                      <w:rFonts w:ascii="TH SarabunPSK" w:hAnsi="TH SarabunPSK" w:cs="TH SarabunPSK"/>
                      <w:color w:val="000000" w:themeColor="text1"/>
                      <w:spacing w:val="-4"/>
                      <w:sz w:val="32"/>
                      <w:szCs w:val="32"/>
                    </w:rPr>
                    <w:t>Happinometer</w:t>
                  </w:r>
                  <w:r w:rsidRPr="00FC6D9B">
                    <w:rPr>
                      <w:rFonts w:ascii="TH SarabunPSK" w:hAnsi="TH SarabunPSK" w:cs="TH SarabunPSK"/>
                      <w:color w:val="000000" w:themeColor="text1"/>
                      <w:spacing w:val="-4"/>
                      <w:sz w:val="32"/>
                      <w:szCs w:val="32"/>
                      <w:cs/>
                    </w:rPr>
                    <w:t>) และแบบประเมินสุขภาวะองค์กร (</w:t>
                  </w:r>
                  <w:r w:rsidRPr="00FC6D9B">
                    <w:rPr>
                      <w:rFonts w:ascii="TH SarabunPSK" w:hAnsi="TH SarabunPSK" w:cs="TH SarabunPSK"/>
                      <w:color w:val="000000" w:themeColor="text1"/>
                      <w:spacing w:val="-4"/>
                      <w:sz w:val="32"/>
                      <w:szCs w:val="32"/>
                    </w:rPr>
                    <w:t>HPI</w:t>
                  </w:r>
                  <w:r w:rsidRPr="00FC6D9B">
                    <w:rPr>
                      <w:rFonts w:ascii="TH SarabunPSK" w:hAnsi="TH SarabunPSK" w:cs="TH SarabunPSK"/>
                      <w:color w:val="000000" w:themeColor="text1"/>
                      <w:spacing w:val="-4"/>
                      <w:sz w:val="32"/>
                      <w:szCs w:val="32"/>
                      <w:cs/>
                    </w:rPr>
                    <w:t>) ไปใช้ ร้อยละ 90</w:t>
                  </w:r>
                </w:p>
              </w:tc>
            </w:tr>
          </w:tbl>
          <w:p w:rsidR="004B2A71" w:rsidRPr="00FC6D9B" w:rsidRDefault="004B2A71" w:rsidP="004B2A71">
            <w:pPr>
              <w:contextualSpacing/>
              <w:rPr>
                <w:rFonts w:ascii="TH SarabunPSK" w:hAnsi="TH SarabunPSK" w:cs="TH SarabunPSK"/>
                <w:b/>
                <w:bCs/>
                <w:color w:val="000000" w:themeColor="text1"/>
                <w:spacing w:val="-4"/>
                <w:sz w:val="32"/>
                <w:szCs w:val="32"/>
              </w:rPr>
            </w:pP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สำรวจ</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แบบประเมินผลการดำเนินงานไตรมาส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(เอกสารแนบ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แบบประเมินผลการดำเนินงานไตรมาส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(เอกสารแนบ </w:t>
            </w: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แบบประเมินผลการดำเนินงานไตรมาส </w:t>
            </w: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xml:space="preserve"> (เอกสารแนบ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w:t>
            </w:r>
          </w:p>
        </w:tc>
      </w:tr>
      <w:tr w:rsidR="004B2A71" w:rsidRPr="00FC6D9B" w:rsidTr="004B2A71">
        <w:trPr>
          <w:trHeight w:val="1069"/>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รายละเอียดข้อมูลพื้นฐาน</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Happinometer</w:t>
            </w:r>
          </w:p>
          <w:p w:rsidR="004B2A71" w:rsidRPr="00FC6D9B" w:rsidRDefault="004B2A71" w:rsidP="004B2A71">
            <w:pPr>
              <w:contextualSpacing/>
              <w:rPr>
                <w:rFonts w:ascii="TH SarabunPSK" w:hAnsi="TH SarabunPSK" w:cs="TH SarabunPSK"/>
                <w:b/>
                <w:bCs/>
                <w:color w:val="000000" w:themeColor="text1"/>
                <w:sz w:val="32"/>
                <w:szCs w:val="32"/>
                <w:cs/>
              </w:rPr>
            </w:pP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ร้อยละของหน่วยงานที่มีการนำ </w:t>
            </w:r>
            <w:r w:rsidRPr="00FC6D9B">
              <w:rPr>
                <w:rFonts w:ascii="TH SarabunPSK" w:hAnsi="TH SarabunPSK" w:cs="TH SarabunPSK"/>
                <w:color w:val="000000" w:themeColor="text1"/>
                <w:sz w:val="32"/>
                <w:szCs w:val="32"/>
              </w:rPr>
              <w:t>Happinometer</w:t>
            </w:r>
            <w:r w:rsidRPr="00FC6D9B">
              <w:rPr>
                <w:rFonts w:ascii="TH SarabunPSK" w:hAnsi="TH SarabunPSK" w:cs="TH SarabunPSK"/>
                <w:color w:val="000000" w:themeColor="text1"/>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72"/>
              <w:gridCol w:w="1372"/>
              <w:gridCol w:w="1372"/>
              <w:gridCol w:w="1372"/>
              <w:gridCol w:w="1372"/>
            </w:tblGrid>
            <w:tr w:rsidR="004B2A71" w:rsidRPr="00FC6D9B" w:rsidTr="004B2A71">
              <w:trPr>
                <w:jc w:val="center"/>
              </w:trPr>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116"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59</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60</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61</w:t>
                  </w:r>
                </w:p>
              </w:tc>
            </w:tr>
            <w:tr w:rsidR="004B2A71" w:rsidRPr="00FC6D9B" w:rsidTr="004B2A71">
              <w:trPr>
                <w:jc w:val="center"/>
              </w:trPr>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78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84</w:t>
                  </w:r>
                </w:p>
              </w:tc>
              <w:tc>
                <w:tcPr>
                  <w:tcW w:w="1372" w:type="dxa"/>
                </w:tcPr>
                <w:p w:rsidR="004B2A71" w:rsidRPr="00FC6D9B" w:rsidRDefault="004B2A71" w:rsidP="004B2A71">
                  <w:pPr>
                    <w:tabs>
                      <w:tab w:val="left" w:pos="475"/>
                      <w:tab w:val="center" w:pos="578"/>
                    </w:tabs>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71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w:t>
                  </w:r>
                </w:p>
                <w:p w:rsidR="004B2A71" w:rsidRPr="00FC6D9B" w:rsidRDefault="004B2A71" w:rsidP="004B2A71">
                  <w:pPr>
                    <w:tabs>
                      <w:tab w:val="left" w:pos="475"/>
                      <w:tab w:val="center" w:pos="578"/>
                    </w:tabs>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w:t>
                  </w:r>
                  <w:r w:rsidRPr="00FC6D9B">
                    <w:rPr>
                      <w:rFonts w:ascii="TH SarabunPSK" w:hAnsi="TH SarabunPSK" w:cs="TH SarabunPSK"/>
                      <w:color w:val="000000" w:themeColor="text1"/>
                      <w:sz w:val="32"/>
                      <w:szCs w:val="32"/>
                      <w:cs/>
                    </w:rPr>
                    <w:t xml:space="preserve"> เดือน)</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rPr>
          <w:trHeight w:val="1069"/>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รายละเอียดข้อมูลพื้นฐาน</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HPI</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ร้อยละของหน่วยงานที่มีการนำ </w:t>
            </w:r>
            <w:r w:rsidRPr="00FC6D9B">
              <w:rPr>
                <w:rFonts w:ascii="TH SarabunPSK" w:hAnsi="TH SarabunPSK" w:cs="TH SarabunPSK"/>
                <w:color w:val="000000" w:themeColor="text1"/>
                <w:sz w:val="32"/>
                <w:szCs w:val="32"/>
              </w:rPr>
              <w:t xml:space="preserve">HPI </w:t>
            </w:r>
            <w:r w:rsidRPr="00FC6D9B">
              <w:rPr>
                <w:rFonts w:ascii="TH SarabunPSK" w:hAnsi="TH SarabunPSK" w:cs="TH SarabunPSK"/>
                <w:color w:val="000000" w:themeColor="text1"/>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72"/>
              <w:gridCol w:w="1372"/>
              <w:gridCol w:w="1372"/>
              <w:gridCol w:w="1372"/>
              <w:gridCol w:w="1372"/>
            </w:tblGrid>
            <w:tr w:rsidR="004B2A71" w:rsidRPr="00FC6D9B" w:rsidTr="004B2A71">
              <w:trPr>
                <w:jc w:val="center"/>
              </w:trPr>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116"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jc w:val="center"/>
              </w:trPr>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59</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60</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b/>
                      <w:bCs/>
                      <w:color w:val="000000" w:themeColor="text1"/>
                      <w:sz w:val="32"/>
                      <w:szCs w:val="32"/>
                    </w:rPr>
                    <w:t>61</w:t>
                  </w:r>
                </w:p>
              </w:tc>
            </w:tr>
            <w:tr w:rsidR="004B2A71" w:rsidRPr="00FC6D9B" w:rsidTr="004B2A71">
              <w:trPr>
                <w:jc w:val="center"/>
              </w:trPr>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62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18</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r>
          </w:tbl>
          <w:p w:rsidR="004B2A71" w:rsidRPr="00FC6D9B" w:rsidRDefault="004B2A71" w:rsidP="004B2A71">
            <w:pPr>
              <w:contextualSpacing/>
              <w:jc w:val="center"/>
              <w:rPr>
                <w:rFonts w:ascii="TH SarabunPSK" w:hAnsi="TH SarabunPSK" w:cs="TH SarabunPSK"/>
                <w:b/>
                <w:bCs/>
                <w:color w:val="000000" w:themeColor="text1"/>
                <w:sz w:val="32"/>
                <w:szCs w:val="32"/>
              </w:rPr>
            </w:pP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1. นางธิติภัทร คูหา</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นักวิเคราะห์นโยบายและแผนชำนาญการพิเศษ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0188211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inspect</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n@gmail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2. นางภาวิณี ธนกิจไพบูลย์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25902459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9335346</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bps</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pavinee@gmail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กองยุทธศาสตร์และแผนงาน สำนักงานปลัดกระทรวงสาธารณสุข</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กลุ่มพัฒนานโยบายด้านสุขภาพ กองยุทธศาสตร์และแผนงาน สำนักงานปลัดกระทรวงสาธารณสุข</w:t>
            </w:r>
          </w:p>
        </w:tc>
      </w:tr>
      <w:tr w:rsidR="004B2A71" w:rsidRPr="00FC6D9B" w:rsidTr="004B2A71">
        <w:trPr>
          <w:jc w:val="center"/>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ผู้รับผิดชอบการรายงานผลการดำเนินงาน</w:t>
            </w: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cs/>
              </w:rPr>
            </w:pP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1. นางธิติภัทร คูหา</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pacing w:val="-4"/>
                <w:sz w:val="32"/>
                <w:szCs w:val="32"/>
                <w:cs/>
              </w:rPr>
              <w:t>นักวิเคราะห์นโยบายและแผนชำนาญการพิเศษ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0188211</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inspect</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n@gmail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2. นางภาวิณี ธนกิจไพบูลย์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9335346</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 </w:t>
            </w:r>
            <w:r w:rsidRPr="00FC6D9B">
              <w:rPr>
                <w:rFonts w:ascii="TH SarabunPSK" w:hAnsi="TH SarabunPSK" w:cs="TH SarabunPSK"/>
                <w:color w:val="000000" w:themeColor="text1"/>
                <w:sz w:val="32"/>
                <w:szCs w:val="32"/>
              </w:rPr>
              <w:t>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bps</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pavinee@gmail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นางสาวจิราพร อิทธิชัยวัฒนา</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085</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1273438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hyperlink r:id="rId34" w:history="1">
              <w:r w:rsidRPr="00FC6D9B">
                <w:rPr>
                  <w:rStyle w:val="a8"/>
                  <w:rFonts w:ascii="TH SarabunPSK" w:hAnsi="TH SarabunPSK" w:cs="TH SarabunPSK"/>
                  <w:color w:val="000000" w:themeColor="text1"/>
                  <w:sz w:val="32"/>
                  <w:szCs w:val="32"/>
                </w:rPr>
                <w:t>j</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kaampou@gmail</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com</w:t>
              </w:r>
            </w:hyperlink>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 นางสาวรัชนก พิมพ์สะอาด</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นักวิเคราะห์นโยบายและแผน</w:t>
            </w:r>
            <w:r w:rsidRPr="00FC6D9B">
              <w:rPr>
                <w:rFonts w:ascii="TH SarabunPSK" w:hAnsi="TH SarabunPSK" w:cs="TH SarabunPSK"/>
                <w:color w:val="000000" w:themeColor="text1"/>
                <w:sz w:val="32"/>
                <w:szCs w:val="32"/>
                <w:cs/>
              </w:rPr>
              <w:br/>
              <w:t xml:space="preserve">   โทรศัพท์ที่ทำงาน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5902459</w:t>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color w:val="000000" w:themeColor="text1"/>
                <w:sz w:val="32"/>
                <w:szCs w:val="32"/>
              </w:rPr>
              <w:t>080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4818387</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xml:space="preserve">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5918628</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hyperlink r:id="rId35" w:history="1">
              <w:r w:rsidRPr="00FC6D9B">
                <w:rPr>
                  <w:rStyle w:val="a8"/>
                  <w:rFonts w:ascii="TH SarabunPSK" w:hAnsi="TH SarabunPSK" w:cs="TH SarabunPSK"/>
                  <w:color w:val="000000" w:themeColor="text1"/>
                  <w:sz w:val="32"/>
                  <w:szCs w:val="32"/>
                </w:rPr>
                <w:t>mook_0507@hotmail</w:t>
              </w:r>
              <w:r w:rsidRPr="00FC6D9B">
                <w:rPr>
                  <w:rStyle w:val="a8"/>
                  <w:rFonts w:ascii="TH SarabunPSK" w:hAnsi="TH SarabunPSK" w:cs="TH SarabunPSK"/>
                  <w:color w:val="000000" w:themeColor="text1"/>
                  <w:sz w:val="32"/>
                  <w:szCs w:val="32"/>
                  <w:cs/>
                </w:rPr>
                <w:t>.</w:t>
              </w:r>
              <w:r w:rsidRPr="00FC6D9B">
                <w:rPr>
                  <w:rStyle w:val="a8"/>
                  <w:rFonts w:ascii="TH SarabunPSK" w:hAnsi="TH SarabunPSK" w:cs="TH SarabunPSK"/>
                  <w:color w:val="000000" w:themeColor="text1"/>
                  <w:sz w:val="32"/>
                  <w:szCs w:val="32"/>
                </w:rPr>
                <w:t>com</w:t>
              </w:r>
            </w:hyperlink>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กองยุทธศาสตร์และแผนงาน สำนักงานปลัดกระทรวงสาธารณสุข</w:t>
            </w:r>
          </w:p>
        </w:tc>
      </w:tr>
    </w:tbl>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502B9D">
      <w:pPr>
        <w:contextualSpacing/>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เอกสารแนบ </w:t>
      </w:r>
      <w:r w:rsidRPr="00FC6D9B">
        <w:rPr>
          <w:rFonts w:ascii="TH SarabunPSK" w:hAnsi="TH SarabunPSK" w:cs="TH SarabunPSK"/>
          <w:b/>
          <w:bCs/>
          <w:color w:val="000000" w:themeColor="text1"/>
          <w:sz w:val="32"/>
          <w:szCs w:val="32"/>
        </w:rPr>
        <w:t>1</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แบบประเมินผลการดำเนินงานไตรมาส </w:t>
      </w:r>
      <w:r w:rsidRPr="00FC6D9B">
        <w:rPr>
          <w:rFonts w:ascii="TH SarabunPSK" w:hAnsi="TH SarabunPSK" w:cs="TH SarabunPSK"/>
          <w:b/>
          <w:bCs/>
          <w:color w:val="000000" w:themeColor="text1"/>
          <w:sz w:val="32"/>
          <w:szCs w:val="32"/>
        </w:rPr>
        <w:t>2</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ร้อยละ </w:t>
      </w:r>
      <w:r w:rsidRPr="00FC6D9B">
        <w:rPr>
          <w:rFonts w:ascii="TH SarabunPSK" w:hAnsi="TH SarabunPSK" w:cs="TH SarabunPSK"/>
          <w:b/>
          <w:bCs/>
          <w:color w:val="000000" w:themeColor="text1"/>
          <w:sz w:val="32"/>
          <w:szCs w:val="32"/>
        </w:rPr>
        <w:t>70</w:t>
      </w:r>
      <w:r w:rsidRPr="00FC6D9B">
        <w:rPr>
          <w:rFonts w:ascii="TH SarabunPSK" w:hAnsi="TH SarabunPSK" w:cs="TH SarabunPSK"/>
          <w:b/>
          <w:bCs/>
          <w:color w:val="000000" w:themeColor="text1"/>
          <w:sz w:val="32"/>
          <w:szCs w:val="32"/>
          <w:cs/>
        </w:rPr>
        <w:t xml:space="preserve"> ของหน่วยงานในจังหวัด/กรม มีการวิเคราะห์ผล</w:t>
      </w:r>
      <w:r w:rsidRPr="00FC6D9B">
        <w:rPr>
          <w:rFonts w:ascii="TH SarabunPSK" w:hAnsi="TH SarabunPSK" w:cs="TH SarabunPSK"/>
          <w:b/>
          <w:bCs/>
          <w:color w:val="000000" w:themeColor="text1"/>
          <w:sz w:val="32"/>
          <w:szCs w:val="32"/>
        </w:rPr>
        <w:t>Happinometer</w:t>
      </w:r>
      <w:r w:rsidRPr="00FC6D9B">
        <w:rPr>
          <w:rFonts w:ascii="TH SarabunPSK" w:hAnsi="TH SarabunPSK" w:cs="TH SarabunPSK"/>
          <w:b/>
          <w:bCs/>
          <w:color w:val="000000" w:themeColor="text1"/>
          <w:sz w:val="32"/>
          <w:szCs w:val="32"/>
          <w:cs/>
        </w:rPr>
        <w:t xml:space="preserve"> และ </w:t>
      </w:r>
      <w:r w:rsidRPr="00FC6D9B">
        <w:rPr>
          <w:rFonts w:ascii="TH SarabunPSK" w:hAnsi="TH SarabunPSK" w:cs="TH SarabunPSK"/>
          <w:b/>
          <w:bCs/>
          <w:color w:val="000000" w:themeColor="text1"/>
          <w:sz w:val="32"/>
          <w:szCs w:val="32"/>
        </w:rPr>
        <w:t>HPI</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จังหวัด</w:t>
      </w:r>
      <w:r w:rsidRPr="00FC6D9B">
        <w:rPr>
          <w:rFonts w:ascii="TH SarabunPSK" w:hAnsi="TH SarabunPSK" w:cs="TH SarabunPSK"/>
          <w:color w:val="000000" w:themeColor="text1"/>
          <w:sz w:val="32"/>
          <w:szCs w:val="32"/>
          <w: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36"/>
        <w:gridCol w:w="1315"/>
        <w:gridCol w:w="1315"/>
        <w:gridCol w:w="1315"/>
        <w:gridCol w:w="1315"/>
        <w:gridCol w:w="1315"/>
        <w:gridCol w:w="1407"/>
      </w:tblGrid>
      <w:tr w:rsidR="004B2A71" w:rsidRPr="00FC6D9B" w:rsidTr="004B2A71">
        <w:tc>
          <w:tcPr>
            <w:tcW w:w="1936" w:type="dxa"/>
            <w:vMerge w:val="restart"/>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หน่วยงาน</w:t>
            </w:r>
          </w:p>
        </w:tc>
        <w:tc>
          <w:tcPr>
            <w:tcW w:w="1315" w:type="dxa"/>
            <w:shd w:val="clear" w:color="auto" w:fill="B6DDE8" w:themeFill="accent5" w:themeFillTint="66"/>
          </w:tcPr>
          <w:p w:rsidR="004B2A71" w:rsidRPr="00FC6D9B" w:rsidRDefault="004B2A71" w:rsidP="004B2A71">
            <w:pPr>
              <w:contextualSpacing/>
              <w:jc w:val="center"/>
              <w:rPr>
                <w:rFonts w:ascii="TH SarabunPSK" w:hAnsi="TH SarabunPSK" w:cs="TH SarabunPSK"/>
                <w:b/>
                <w:bCs/>
                <w:color w:val="000000" w:themeColor="text1"/>
                <w:sz w:val="32"/>
                <w:szCs w:val="32"/>
                <w:cs/>
              </w:rPr>
            </w:pPr>
          </w:p>
        </w:tc>
        <w:tc>
          <w:tcPr>
            <w:tcW w:w="5260" w:type="dxa"/>
            <w:gridSpan w:val="4"/>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ผลการวิเคราะห์</w:t>
            </w:r>
            <w:r w:rsidRPr="00FC6D9B">
              <w:rPr>
                <w:rFonts w:ascii="TH SarabunPSK" w:hAnsi="TH SarabunPSK" w:cs="TH SarabunPSK"/>
                <w:b/>
                <w:bCs/>
                <w:color w:val="000000" w:themeColor="text1"/>
                <w:sz w:val="32"/>
                <w:szCs w:val="32"/>
              </w:rPr>
              <w:t>Happinometer</w:t>
            </w:r>
          </w:p>
        </w:tc>
        <w:tc>
          <w:tcPr>
            <w:tcW w:w="1407" w:type="dxa"/>
            <w:vMerge w:val="restart"/>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ผลการวิเคราะห์</w:t>
            </w:r>
            <w:r w:rsidRPr="00FC6D9B">
              <w:rPr>
                <w:rFonts w:ascii="TH SarabunPSK" w:hAnsi="TH SarabunPSK" w:cs="TH SarabunPSK"/>
                <w:b/>
                <w:bCs/>
                <w:color w:val="000000" w:themeColor="text1"/>
                <w:sz w:val="32"/>
                <w:szCs w:val="32"/>
              </w:rPr>
              <w:t xml:space="preserve"> HPI</w:t>
            </w:r>
          </w:p>
        </w:tc>
      </w:tr>
      <w:tr w:rsidR="004B2A71" w:rsidRPr="00FC6D9B" w:rsidTr="004B2A71">
        <w:tc>
          <w:tcPr>
            <w:tcW w:w="1936" w:type="dxa"/>
            <w:vMerge/>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315" w:type="dxa"/>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เพศ</w:t>
            </w:r>
          </w:p>
        </w:tc>
        <w:tc>
          <w:tcPr>
            <w:tcW w:w="1315" w:type="dxa"/>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อายุ</w:t>
            </w:r>
          </w:p>
        </w:tc>
        <w:tc>
          <w:tcPr>
            <w:tcW w:w="1315" w:type="dxa"/>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สายงาน</w:t>
            </w:r>
          </w:p>
        </w:tc>
        <w:tc>
          <w:tcPr>
            <w:tcW w:w="1315" w:type="dxa"/>
            <w:shd w:val="clear" w:color="auto" w:fill="B6DDE8" w:themeFill="accent5" w:themeFillTint="66"/>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ความสุขรายมิติ</w:t>
            </w:r>
          </w:p>
        </w:tc>
        <w:tc>
          <w:tcPr>
            <w:tcW w:w="1315" w:type="dxa"/>
            <w:shd w:val="clear" w:color="auto" w:fill="B6DDE8" w:themeFill="accent5" w:themeFillTint="66"/>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อื่น ๆ</w:t>
            </w:r>
          </w:p>
        </w:tc>
        <w:tc>
          <w:tcPr>
            <w:tcW w:w="1407" w:type="dxa"/>
            <w:vMerge/>
            <w:shd w:val="clear" w:color="auto" w:fill="B6DDE8" w:themeFill="accent5" w:themeFillTint="66"/>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936"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315" w:type="dxa"/>
          </w:tcPr>
          <w:p w:rsidR="004B2A71" w:rsidRPr="00FC6D9B" w:rsidRDefault="004B2A71" w:rsidP="004B2A71">
            <w:pPr>
              <w:contextualSpacing/>
              <w:rPr>
                <w:rFonts w:ascii="TH SarabunPSK" w:hAnsi="TH SarabunPSK" w:cs="TH SarabunPSK"/>
                <w:color w:val="000000" w:themeColor="text1"/>
                <w:sz w:val="32"/>
                <w:szCs w:val="32"/>
              </w:rPr>
            </w:pPr>
          </w:p>
        </w:tc>
        <w:tc>
          <w:tcPr>
            <w:tcW w:w="1407" w:type="dxa"/>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502B9D">
      <w:pPr>
        <w:contextualSpacing/>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เอกสารแนบ </w:t>
      </w:r>
      <w:r w:rsidRPr="00FC6D9B">
        <w:rPr>
          <w:rFonts w:ascii="TH SarabunPSK" w:hAnsi="TH SarabunPSK" w:cs="TH SarabunPSK"/>
          <w:b/>
          <w:bCs/>
          <w:color w:val="000000" w:themeColor="text1"/>
          <w:sz w:val="32"/>
          <w:szCs w:val="32"/>
        </w:rPr>
        <w:t>2</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แบบประเมินผลการดำเนินงานไตรมาส </w:t>
      </w:r>
      <w:r w:rsidRPr="00FC6D9B">
        <w:rPr>
          <w:rFonts w:ascii="TH SarabunPSK" w:hAnsi="TH SarabunPSK" w:cs="TH SarabunPSK"/>
          <w:b/>
          <w:bCs/>
          <w:color w:val="000000" w:themeColor="text1"/>
          <w:sz w:val="32"/>
          <w:szCs w:val="32"/>
        </w:rPr>
        <w:t>3</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ร้อยละ </w:t>
      </w:r>
      <w:r w:rsidRPr="00FC6D9B">
        <w:rPr>
          <w:rFonts w:ascii="TH SarabunPSK" w:hAnsi="TH SarabunPSK" w:cs="TH SarabunPSK"/>
          <w:b/>
          <w:bCs/>
          <w:color w:val="000000" w:themeColor="text1"/>
          <w:sz w:val="32"/>
          <w:szCs w:val="32"/>
        </w:rPr>
        <w:t xml:space="preserve">70 </w:t>
      </w:r>
      <w:r w:rsidRPr="00FC6D9B">
        <w:rPr>
          <w:rFonts w:ascii="TH SarabunPSK" w:hAnsi="TH SarabunPSK" w:cs="TH SarabunPSK"/>
          <w:b/>
          <w:bCs/>
          <w:color w:val="000000" w:themeColor="text1"/>
          <w:sz w:val="32"/>
          <w:szCs w:val="32"/>
          <w:cs/>
        </w:rPr>
        <w:t xml:space="preserve">ของหน่วยงานในจังหวัด/กรม </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มีการจัดทำแผนขับเคลื่อนองค์กรแห่งความสุขและดำเนินงานตามแผนฯ</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จังหวัด</w:t>
      </w:r>
      <w:r w:rsidRPr="00FC6D9B">
        <w:rPr>
          <w:rFonts w:ascii="TH SarabunPSK" w:hAnsi="TH SarabunPSK" w:cs="TH SarabunPSK"/>
          <w:color w:val="000000" w:themeColor="text1"/>
          <w:sz w:val="32"/>
          <w:szCs w:val="32"/>
          <w:cs/>
        </w:rPr>
        <w:t>..........................................................</w:t>
      </w:r>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44"/>
        <w:gridCol w:w="1190"/>
        <w:gridCol w:w="1191"/>
        <w:gridCol w:w="1532"/>
        <w:gridCol w:w="1190"/>
        <w:gridCol w:w="1191"/>
        <w:gridCol w:w="1191"/>
        <w:gridCol w:w="1134"/>
      </w:tblGrid>
      <w:tr w:rsidR="004B2A71" w:rsidRPr="00FC6D9B" w:rsidTr="004B2A71">
        <w:tc>
          <w:tcPr>
            <w:tcW w:w="1044" w:type="dxa"/>
            <w:vMerge w:val="restart"/>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หน่วยงาน</w:t>
            </w:r>
          </w:p>
        </w:tc>
        <w:tc>
          <w:tcPr>
            <w:tcW w:w="3913" w:type="dxa"/>
            <w:gridSpan w:val="3"/>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องค์ประกอบของแผนขับเคลื่อนองค์กรแห่งความสุข</w:t>
            </w:r>
          </w:p>
        </w:tc>
        <w:tc>
          <w:tcPr>
            <w:tcW w:w="3572" w:type="dxa"/>
            <w:gridSpan w:val="3"/>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ผลการดำเนินงานตามแผน</w:t>
            </w:r>
          </w:p>
        </w:tc>
        <w:tc>
          <w:tcPr>
            <w:tcW w:w="1134" w:type="dxa"/>
            <w:vMerge w:val="restart"/>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ปัญหา/อุปสรรค</w:t>
            </w:r>
          </w:p>
        </w:tc>
      </w:tr>
      <w:tr w:rsidR="004B2A71" w:rsidRPr="00FC6D9B" w:rsidTr="004B2A71">
        <w:trPr>
          <w:cantSplit/>
          <w:trHeight w:val="2211"/>
        </w:trPr>
        <w:tc>
          <w:tcPr>
            <w:tcW w:w="1044" w:type="dxa"/>
            <w:vMerge/>
            <w:vAlign w:val="center"/>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1190" w:type="dxa"/>
            <w:textDirection w:val="btLr"/>
            <w:vAlign w:val="center"/>
          </w:tcPr>
          <w:p w:rsidR="004B2A71" w:rsidRPr="00FC6D9B" w:rsidRDefault="004B2A71" w:rsidP="004B2A71">
            <w:pPr>
              <w:ind w:left="113" w:right="113"/>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ผลวิเคราะห์ </w:t>
            </w:r>
            <w:r w:rsidRPr="00FC6D9B">
              <w:rPr>
                <w:rFonts w:ascii="TH SarabunPSK" w:hAnsi="TH SarabunPSK" w:cs="TH SarabunPSK"/>
                <w:b/>
                <w:bCs/>
                <w:color w:val="000000" w:themeColor="text1"/>
                <w:sz w:val="32"/>
                <w:szCs w:val="32"/>
              </w:rPr>
              <w:t>Hppinometer</w:t>
            </w:r>
          </w:p>
        </w:tc>
        <w:tc>
          <w:tcPr>
            <w:tcW w:w="1191" w:type="dxa"/>
            <w:textDirection w:val="btLr"/>
            <w:vAlign w:val="center"/>
          </w:tcPr>
          <w:p w:rsidR="004B2A71" w:rsidRPr="00FC6D9B" w:rsidRDefault="004B2A71" w:rsidP="004B2A71">
            <w:pPr>
              <w:ind w:left="113" w:right="113"/>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 xml:space="preserve">ผลวิเคราะห์ </w:t>
            </w:r>
            <w:r w:rsidRPr="00FC6D9B">
              <w:rPr>
                <w:rFonts w:ascii="TH SarabunPSK" w:hAnsi="TH SarabunPSK" w:cs="TH SarabunPSK"/>
                <w:b/>
                <w:bCs/>
                <w:color w:val="000000" w:themeColor="text1"/>
                <w:sz w:val="32"/>
                <w:szCs w:val="32"/>
              </w:rPr>
              <w:t>HPI</w:t>
            </w:r>
          </w:p>
        </w:tc>
        <w:tc>
          <w:tcPr>
            <w:tcW w:w="1532" w:type="dxa"/>
            <w:textDirection w:val="btLr"/>
            <w:vAlign w:val="center"/>
          </w:tcPr>
          <w:p w:rsidR="004B2A71" w:rsidRPr="00FC6D9B" w:rsidRDefault="004B2A71" w:rsidP="004B2A71">
            <w:pPr>
              <w:ind w:left="113" w:right="113"/>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ข้อมูลสถานการณ์กำลังคน</w:t>
            </w:r>
          </w:p>
          <w:p w:rsidR="004B2A71" w:rsidRPr="00FC6D9B" w:rsidRDefault="004B2A71" w:rsidP="004B2A71">
            <w:pPr>
              <w:ind w:left="113" w:right="113"/>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(เช่น อัตรากำลัง กลุ่มอายุ สายงาน)</w:t>
            </w:r>
          </w:p>
        </w:tc>
        <w:tc>
          <w:tcPr>
            <w:tcW w:w="1190" w:type="dxa"/>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ดำเนินการแล้ว</w:t>
            </w:r>
          </w:p>
        </w:tc>
        <w:tc>
          <w:tcPr>
            <w:tcW w:w="1191" w:type="dxa"/>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อยู่ระหว่างดำเนินการ</w:t>
            </w:r>
          </w:p>
        </w:tc>
        <w:tc>
          <w:tcPr>
            <w:tcW w:w="1191" w:type="dxa"/>
            <w:vAlign w:val="center"/>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ปรับแผน</w:t>
            </w:r>
          </w:p>
        </w:tc>
        <w:tc>
          <w:tcPr>
            <w:tcW w:w="1134" w:type="dxa"/>
            <w:vMerge/>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044" w:type="dxa"/>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vAlign w:val="center"/>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vAlign w:val="center"/>
          </w:tcPr>
          <w:p w:rsidR="004B2A71" w:rsidRPr="00FC6D9B" w:rsidRDefault="004B2A71" w:rsidP="004B2A71">
            <w:pPr>
              <w:contextualSpacing/>
              <w:rPr>
                <w:rFonts w:ascii="TH SarabunPSK" w:hAnsi="TH SarabunPSK" w:cs="TH SarabunPSK"/>
                <w:color w:val="000000" w:themeColor="text1"/>
                <w:sz w:val="32"/>
                <w:szCs w:val="32"/>
              </w:rPr>
            </w:pPr>
          </w:p>
        </w:tc>
        <w:tc>
          <w:tcPr>
            <w:tcW w:w="1532" w:type="dxa"/>
            <w:vAlign w:val="center"/>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044" w:type="dxa"/>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532" w:type="dxa"/>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1044" w:type="dxa"/>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532" w:type="dxa"/>
          </w:tcPr>
          <w:p w:rsidR="004B2A71" w:rsidRPr="00FC6D9B" w:rsidRDefault="004B2A71" w:rsidP="004B2A71">
            <w:pPr>
              <w:contextualSpacing/>
              <w:rPr>
                <w:rFonts w:ascii="TH SarabunPSK" w:hAnsi="TH SarabunPSK" w:cs="TH SarabunPSK"/>
                <w:color w:val="000000" w:themeColor="text1"/>
                <w:sz w:val="32"/>
                <w:szCs w:val="32"/>
              </w:rPr>
            </w:pPr>
          </w:p>
        </w:tc>
        <w:tc>
          <w:tcPr>
            <w:tcW w:w="1190"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91" w:type="dxa"/>
          </w:tcPr>
          <w:p w:rsidR="004B2A71" w:rsidRPr="00FC6D9B" w:rsidRDefault="004B2A71" w:rsidP="004B2A71">
            <w:pPr>
              <w:contextualSpacing/>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rPr>
                <w:rFonts w:ascii="TH SarabunPSK" w:hAnsi="TH SarabunPSK" w:cs="TH SarabunPSK"/>
                <w:color w:val="000000" w:themeColor="text1"/>
                <w:sz w:val="32"/>
                <w:szCs w:val="32"/>
              </w:rPr>
            </w:pPr>
          </w:p>
        </w:tc>
      </w:tr>
    </w:tbl>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color w:val="000000" w:themeColor="text1"/>
          <w:sz w:val="32"/>
          <w:szCs w:val="32"/>
        </w:rPr>
      </w:pPr>
    </w:p>
    <w:p w:rsidR="004B2A71" w:rsidRPr="00FC6D9B" w:rsidRDefault="004B2A71" w:rsidP="00502B9D">
      <w:pPr>
        <w:contextualSpacing/>
        <w:rPr>
          <w:rFonts w:ascii="TH SarabunPSK" w:hAnsi="TH SarabunPSK" w:cs="TH SarabunPSK"/>
          <w:color w:val="000000" w:themeColor="text1"/>
          <w:sz w:val="32"/>
          <w:szCs w:val="32"/>
        </w:rPr>
      </w:pPr>
    </w:p>
    <w:p w:rsidR="004B2A71" w:rsidRPr="00FC6D9B" w:rsidRDefault="004B2A71" w:rsidP="004B2A71">
      <w:pPr>
        <w:contextualSpacing/>
        <w:jc w:val="right"/>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เอกสารแนบ </w:t>
      </w:r>
      <w:r w:rsidRPr="00FC6D9B">
        <w:rPr>
          <w:rFonts w:ascii="TH SarabunPSK" w:hAnsi="TH SarabunPSK" w:cs="TH SarabunPSK"/>
          <w:b/>
          <w:bCs/>
          <w:color w:val="000000" w:themeColor="text1"/>
          <w:sz w:val="32"/>
          <w:szCs w:val="32"/>
        </w:rPr>
        <w:t>3</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แบบประเมินผลการดำเนินงานไตรมาส </w:t>
      </w:r>
      <w:r w:rsidRPr="00FC6D9B">
        <w:rPr>
          <w:rFonts w:ascii="TH SarabunPSK" w:hAnsi="TH SarabunPSK" w:cs="TH SarabunPSK"/>
          <w:b/>
          <w:bCs/>
          <w:color w:val="000000" w:themeColor="text1"/>
          <w:sz w:val="32"/>
          <w:szCs w:val="32"/>
        </w:rPr>
        <w:t>4</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มี </w:t>
      </w:r>
      <w:r w:rsidRPr="00FC6D9B">
        <w:rPr>
          <w:rFonts w:ascii="TH SarabunPSK" w:hAnsi="TH SarabunPSK" w:cs="TH SarabunPSK"/>
          <w:b/>
          <w:bCs/>
          <w:color w:val="000000" w:themeColor="text1"/>
          <w:sz w:val="32"/>
          <w:szCs w:val="32"/>
        </w:rPr>
        <w:t>Success Story</w:t>
      </w:r>
      <w:r w:rsidRPr="00FC6D9B">
        <w:rPr>
          <w:rFonts w:ascii="TH SarabunPSK" w:hAnsi="TH SarabunPSK" w:cs="TH SarabunPSK"/>
          <w:b/>
          <w:bCs/>
          <w:color w:val="000000" w:themeColor="text1"/>
          <w:sz w:val="32"/>
          <w:szCs w:val="32"/>
          <w:cs/>
        </w:rPr>
        <w:t xml:space="preserve"> หรือ </w:t>
      </w:r>
      <w:r w:rsidRPr="00FC6D9B">
        <w:rPr>
          <w:rFonts w:ascii="TH SarabunPSK" w:hAnsi="TH SarabunPSK" w:cs="TH SarabunPSK"/>
          <w:b/>
          <w:bCs/>
          <w:color w:val="000000" w:themeColor="text1"/>
          <w:sz w:val="32"/>
          <w:szCs w:val="32"/>
        </w:rPr>
        <w:t>Bright Spot</w:t>
      </w:r>
      <w:r w:rsidRPr="00FC6D9B">
        <w:rPr>
          <w:rFonts w:ascii="TH SarabunPSK" w:hAnsi="TH SarabunPSK" w:cs="TH SarabunPSK"/>
          <w:b/>
          <w:bCs/>
          <w:color w:val="000000" w:themeColor="text1"/>
          <w:sz w:val="32"/>
          <w:szCs w:val="32"/>
          <w:cs/>
        </w:rPr>
        <w:t xml:space="preserve"> จากการขับเคลื่อนองค์กรแห่งความสุข จังหวัด/กรมละ </w:t>
      </w: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xml:space="preserve"> เรื่อง</w:t>
      </w:r>
    </w:p>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(เกณฑ์การคัดเลือกตามเอกสารแนบ </w:t>
      </w: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 w:val="32"/>
          <w:szCs w:val="32"/>
          <w:cs/>
        </w:rPr>
        <w:t>)</w:t>
      </w:r>
    </w:p>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จังหวัด</w:t>
      </w:r>
      <w:r w:rsidRPr="00FC6D9B">
        <w:rPr>
          <w:rFonts w:ascii="TH SarabunPSK" w:hAnsi="TH SarabunPSK" w:cs="TH SarabunPSK"/>
          <w:color w:val="000000" w:themeColor="text1"/>
          <w:sz w:val="32"/>
          <w:szCs w:val="32"/>
          <w:cs/>
        </w:rPr>
        <w:t>..........................................................</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หน่วยงาน</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ประเด็น </w:t>
      </w:r>
      <w:r w:rsidRPr="00FC6D9B">
        <w:rPr>
          <w:rFonts w:ascii="TH SarabunPSK" w:hAnsi="TH SarabunPSK" w:cs="TH SarabunPSK"/>
          <w:b/>
          <w:bCs/>
          <w:color w:val="000000" w:themeColor="text1"/>
          <w:sz w:val="32"/>
          <w:szCs w:val="32"/>
        </w:rPr>
        <w:t xml:space="preserve">Success story </w:t>
      </w:r>
      <w:r w:rsidRPr="00FC6D9B">
        <w:rPr>
          <w:rFonts w:ascii="TH SarabunPSK" w:hAnsi="TH SarabunPSK" w:cs="TH SarabunPSK"/>
          <w:b/>
          <w:bCs/>
          <w:color w:val="000000" w:themeColor="text1"/>
          <w:sz w:val="32"/>
          <w:szCs w:val="32"/>
          <w:cs/>
        </w:rPr>
        <w:t xml:space="preserve">หรือ </w:t>
      </w:r>
      <w:r w:rsidRPr="00FC6D9B">
        <w:rPr>
          <w:rFonts w:ascii="TH SarabunPSK" w:hAnsi="TH SarabunPSK" w:cs="TH SarabunPSK"/>
          <w:b/>
          <w:bCs/>
          <w:color w:val="000000" w:themeColor="text1"/>
          <w:sz w:val="32"/>
          <w:szCs w:val="32"/>
        </w:rPr>
        <w:t>Bright spot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บทสรุปผู้บริหาร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ปัจจัยแห่งความสำเร็จ</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ข้อเสนอเพื่อการพัฒนา</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ผู้ประสานงาน</w:t>
      </w:r>
      <w:r w:rsidRPr="00FC6D9B">
        <w:rPr>
          <w:rFonts w:ascii="TH SarabunPSK" w:hAnsi="TH SarabunPSK" w:cs="TH SarabunPSK"/>
          <w:color w:val="000000" w:themeColor="text1"/>
          <w:sz w:val="32"/>
          <w:szCs w:val="32"/>
          <w:cs/>
        </w:rPr>
        <w:t>…………………………………………………………</w:t>
      </w:r>
      <w:r w:rsidRPr="00FC6D9B">
        <w:rPr>
          <w:rFonts w:ascii="TH SarabunPSK" w:hAnsi="TH SarabunPSK" w:cs="TH SarabunPSK"/>
          <w:b/>
          <w:bCs/>
          <w:color w:val="000000" w:themeColor="text1"/>
          <w:sz w:val="32"/>
          <w:szCs w:val="32"/>
          <w:cs/>
        </w:rPr>
        <w:t>เบอร์ติดต่อ</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jc w:val="right"/>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เอกสารแนบ </w:t>
      </w:r>
      <w:r w:rsidRPr="00FC6D9B">
        <w:rPr>
          <w:rFonts w:ascii="TH SarabunPSK" w:hAnsi="TH SarabunPSK" w:cs="TH SarabunPSK"/>
          <w:color w:val="000000" w:themeColor="text1"/>
          <w:sz w:val="32"/>
          <w:szCs w:val="32"/>
        </w:rPr>
        <w:t>4</w:t>
      </w:r>
    </w:p>
    <w:p w:rsidR="004B2A71" w:rsidRPr="00FC6D9B" w:rsidRDefault="004B2A71" w:rsidP="004B2A71">
      <w:pPr>
        <w:ind w:hanging="284"/>
        <w:contextualSpacing/>
        <w:jc w:val="center"/>
        <w:rPr>
          <w:rFonts w:ascii="TH SarabunPSK" w:hAnsi="TH SarabunPSK" w:cs="TH SarabunPSK"/>
          <w:color w:val="000000" w:themeColor="text1"/>
          <w:sz w:val="32"/>
          <w:szCs w:val="32"/>
          <w:cs/>
        </w:rPr>
      </w:pPr>
      <w:r>
        <w:rPr>
          <w:rFonts w:ascii="TH SarabunPSK" w:hAnsi="TH SarabunPSK" w:cs="TH SarabunPSK" w:hint="cs"/>
          <w:noProof/>
          <w:color w:val="000000" w:themeColor="text1"/>
          <w:sz w:val="32"/>
          <w:szCs w:val="32"/>
        </w:rPr>
        <w:drawing>
          <wp:inline distT="0" distB="0" distL="0" distR="0">
            <wp:extent cx="6930702" cy="7434470"/>
            <wp:effectExtent l="19050" t="0" r="349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เอกสารแนบ 4แบบประเมินองค์กรแห่งความสุขที่ 1.png"/>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692" b="4181"/>
                    <a:stretch/>
                  </pic:blipFill>
                  <pic:spPr bwMode="auto">
                    <a:xfrm>
                      <a:off x="0" y="0"/>
                      <a:ext cx="6936338" cy="74405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2A71" w:rsidRPr="00FC6D9B" w:rsidRDefault="004B2A71" w:rsidP="004B2A71">
      <w:pPr>
        <w:contextualSpacing/>
        <w:rPr>
          <w:rFonts w:ascii="TH SarabunPSK" w:hAnsi="TH SarabunPSK" w:cs="TH SarabunPSK"/>
          <w:color w:val="000000" w:themeColor="text1"/>
          <w:sz w:val="32"/>
          <w:szCs w:val="32"/>
        </w:rPr>
      </w:pPr>
      <w:r>
        <w:rPr>
          <w:rFonts w:ascii="TH SarabunPSK" w:hAnsi="TH SarabunPSK" w:cs="TH SarabunPSK"/>
          <w:noProof/>
          <w:color w:val="000000" w:themeColor="text1"/>
          <w:sz w:val="32"/>
          <w:szCs w:val="32"/>
        </w:rPr>
        <w:lastRenderedPageBreak/>
        <w:drawing>
          <wp:inline distT="0" distB="0" distL="0" distR="0">
            <wp:extent cx="6471377" cy="7265504"/>
            <wp:effectExtent l="19050" t="0" r="5623"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เอกสารแนบ 4แบบประเมินองค์กรแห่งความสุขที่ 2.png"/>
                    <pic:cNvPicPr/>
                  </pic:nvPicPr>
                  <pic:blipFill rotWithShape="1">
                    <a:blip r:embed="rId3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5">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704" t="7197" r="5772" b="3255"/>
                    <a:stretch/>
                  </pic:blipFill>
                  <pic:spPr bwMode="auto">
                    <a:xfrm>
                      <a:off x="0" y="0"/>
                      <a:ext cx="6480130" cy="72753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jc w:val="center"/>
        <w:rPr>
          <w:rFonts w:ascii="TH SarabunPSK" w:hAnsi="TH SarabunPSK" w:cs="TH SarabunPSK"/>
          <w:color w:val="000000" w:themeColor="text1"/>
          <w:sz w:val="32"/>
          <w:szCs w:val="32"/>
        </w:rPr>
      </w:pPr>
      <w:r>
        <w:rPr>
          <w:rFonts w:ascii="TH SarabunPSK" w:hAnsi="TH SarabunPSK" w:cs="TH SarabunPSK"/>
          <w:noProof/>
          <w:color w:val="000000" w:themeColor="text1"/>
          <w:sz w:val="32"/>
          <w:szCs w:val="32"/>
        </w:rPr>
        <w:lastRenderedPageBreak/>
        <w:drawing>
          <wp:inline distT="0" distB="0" distL="0" distR="0">
            <wp:extent cx="6231200" cy="625171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เอกสารแนบ 4แบบประเมินองค์กรแห่งความสุขที่ 3.png"/>
                    <pic:cNvPicPr/>
                  </pic:nvPicPr>
                  <pic:blipFill rotWithShape="1">
                    <a:blip r:embed="rId9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7">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791" t="8373" r="4155" b="3649"/>
                    <a:stretch/>
                  </pic:blipFill>
                  <pic:spPr bwMode="auto">
                    <a:xfrm>
                      <a:off x="0" y="0"/>
                      <a:ext cx="6231081" cy="62515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2A71" w:rsidRPr="00FC6D9B" w:rsidRDefault="004B2A71" w:rsidP="004B2A71">
      <w:pPr>
        <w:contextualSpacing/>
        <w:rPr>
          <w:rFonts w:ascii="TH SarabunPSK" w:hAnsi="TH SarabunPSK" w:cs="TH SarabunPSK"/>
          <w:color w:val="000000" w:themeColor="text1"/>
          <w:sz w:val="32"/>
          <w:szCs w:val="32"/>
        </w:rPr>
      </w:pPr>
      <w:r>
        <w:rPr>
          <w:rFonts w:ascii="TH SarabunPSK" w:hAnsi="TH SarabunPSK" w:cs="TH SarabunPSK"/>
          <w:noProof/>
          <w:color w:val="000000" w:themeColor="text1"/>
          <w:sz w:val="32"/>
          <w:szCs w:val="32"/>
        </w:rPr>
        <w:lastRenderedPageBreak/>
        <w:drawing>
          <wp:inline distT="0" distB="0" distL="0" distR="0">
            <wp:extent cx="6539948" cy="71561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เอกสารแนบ 4แบบประเมินองค์กรแห่งความสุขที่ 4.png"/>
                    <pic:cNvPicPr/>
                  </pic:nvPicPr>
                  <pic:blipFill rotWithShape="1">
                    <a:blip r:embed="rId9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9">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468" t="8056" r="4595" b="4193"/>
                    <a:stretch/>
                  </pic:blipFill>
                  <pic:spPr bwMode="auto">
                    <a:xfrm>
                      <a:off x="0" y="0"/>
                      <a:ext cx="6551345" cy="71686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2A71" w:rsidRDefault="004B2A71" w:rsidP="004B2A71">
      <w:pPr>
        <w:contextualSpacing/>
        <w:rPr>
          <w:rFonts w:ascii="TH SarabunPSK" w:hAnsi="TH SarabunPSK" w:cs="TH SarabunPSK"/>
          <w:color w:val="000000" w:themeColor="text1"/>
          <w:sz w:val="32"/>
          <w:szCs w:val="32"/>
        </w:rPr>
      </w:pPr>
      <w:r>
        <w:rPr>
          <w:rFonts w:ascii="TH SarabunPSK" w:hAnsi="TH SarabunPSK" w:cs="TH SarabunPSK"/>
          <w:noProof/>
          <w:color w:val="000000" w:themeColor="text1"/>
          <w:sz w:val="32"/>
          <w:szCs w:val="32"/>
        </w:rPr>
        <w:lastRenderedPageBreak/>
        <w:drawing>
          <wp:inline distT="0" distB="0" distL="0" distR="0">
            <wp:extent cx="6454846" cy="8080513"/>
            <wp:effectExtent l="19050" t="0" r="310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เอกสารแนบ 4แบบประเมินองค์กรแห่งความสุขที่ 5.png"/>
                    <pic:cNvPicPr/>
                  </pic:nvPicPr>
                  <pic:blipFill rotWithShape="1">
                    <a:blip r:embed="rId1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01">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80" t="6860" r="4155" b="4054"/>
                    <a:stretch/>
                  </pic:blipFill>
                  <pic:spPr bwMode="auto">
                    <a:xfrm>
                      <a:off x="0" y="0"/>
                      <a:ext cx="6458938" cy="80856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B2A71" w:rsidRPr="00FC6D9B" w:rsidRDefault="004B2A71" w:rsidP="004B2A71">
      <w:pPr>
        <w:contextualSpacing/>
        <w:rPr>
          <w:rFonts w:ascii="TH SarabunPSK" w:hAnsi="TH SarabunPSK" w:cs="TH SarabunPSK"/>
          <w:color w:val="000000" w:themeColor="text1"/>
          <w:sz w:val="32"/>
          <w:szCs w:val="32"/>
        </w:rPr>
      </w:pPr>
    </w:p>
    <w:tbl>
      <w:tblPr>
        <w:tblStyle w:val="30"/>
        <w:tblW w:w="10374" w:type="dxa"/>
        <w:tblInd w:w="-5" w:type="dxa"/>
        <w:tblLook w:val="04A0"/>
      </w:tblPr>
      <w:tblGrid>
        <w:gridCol w:w="2636"/>
        <w:gridCol w:w="3381"/>
        <w:gridCol w:w="4357"/>
      </w:tblGrid>
      <w:tr w:rsidR="004B2A71" w:rsidRPr="00F647F4" w:rsidTr="004B2A71">
        <w:tc>
          <w:tcPr>
            <w:tcW w:w="2636" w:type="dxa"/>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cs/>
              </w:rPr>
              <w:t>หมวด</w:t>
            </w:r>
          </w:p>
        </w:tc>
        <w:tc>
          <w:tcPr>
            <w:tcW w:w="7738" w:type="dxa"/>
            <w:gridSpan w:val="2"/>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rPr>
              <w:t xml:space="preserve">Governance Excellence </w:t>
            </w:r>
            <w:r w:rsidRPr="00F647F4">
              <w:rPr>
                <w:rFonts w:ascii="TH SarabunPSK" w:hAnsi="TH SarabunPSK" w:cs="TH SarabunPSK"/>
                <w:b/>
                <w:bCs/>
                <w:color w:val="FF0000"/>
                <w:cs/>
              </w:rPr>
              <w:t>(ยุทธศาสตร์บริหารเป็นเลิศด้วยธรรมาภิบาล)</w:t>
            </w:r>
          </w:p>
        </w:tc>
      </w:tr>
      <w:tr w:rsidR="004B2A71" w:rsidRPr="00F647F4" w:rsidTr="004B2A71">
        <w:tc>
          <w:tcPr>
            <w:tcW w:w="2636" w:type="dxa"/>
          </w:tcPr>
          <w:p w:rsidR="004B2A71" w:rsidRPr="00F647F4" w:rsidRDefault="004B2A71" w:rsidP="004B2A71">
            <w:pPr>
              <w:rPr>
                <w:rFonts w:ascii="TH SarabunPSK" w:hAnsi="TH SarabunPSK" w:cs="TH SarabunPSK"/>
                <w:b/>
                <w:bCs/>
                <w:color w:val="FF0000"/>
              </w:rPr>
            </w:pPr>
            <w:r w:rsidRPr="00F647F4">
              <w:rPr>
                <w:rFonts w:ascii="TH SarabunPSK" w:hAnsi="TH SarabunPSK" w:cs="TH SarabunPSK"/>
                <w:b/>
                <w:bCs/>
                <w:color w:val="FF0000"/>
                <w:cs/>
              </w:rPr>
              <w:t>แผนที่</w:t>
            </w:r>
          </w:p>
        </w:tc>
        <w:tc>
          <w:tcPr>
            <w:tcW w:w="7738" w:type="dxa"/>
            <w:gridSpan w:val="2"/>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rPr>
              <w:t>1</w:t>
            </w:r>
            <w:r w:rsidRPr="00F647F4">
              <w:rPr>
                <w:rFonts w:ascii="TH SarabunPSK" w:hAnsi="TH SarabunPSK" w:cs="TH SarabunPSK"/>
                <w:b/>
                <w:bCs/>
                <w:color w:val="FF0000"/>
                <w:cs/>
              </w:rPr>
              <w:t>1</w:t>
            </w:r>
            <w:r w:rsidRPr="00F647F4">
              <w:rPr>
                <w:rFonts w:ascii="TH SarabunPSK" w:hAnsi="TH SarabunPSK" w:cs="TH SarabunPSK"/>
                <w:b/>
                <w:bCs/>
                <w:color w:val="FF0000"/>
              </w:rPr>
              <w:t xml:space="preserve">. </w:t>
            </w:r>
            <w:r w:rsidRPr="00F647F4">
              <w:rPr>
                <w:rFonts w:ascii="TH SarabunPSK" w:hAnsi="TH SarabunPSK" w:cs="TH SarabunPSK"/>
                <w:b/>
                <w:bCs/>
                <w:color w:val="FF0000"/>
                <w:cs/>
              </w:rPr>
              <w:t>การพัฒนาระบบธรรมาภิบาลและองค์กรคุณภาพ</w:t>
            </w:r>
          </w:p>
        </w:tc>
      </w:tr>
      <w:tr w:rsidR="004B2A71" w:rsidRPr="00F647F4" w:rsidTr="004B2A71">
        <w:tc>
          <w:tcPr>
            <w:tcW w:w="2636" w:type="dxa"/>
          </w:tcPr>
          <w:p w:rsidR="004B2A71" w:rsidRPr="00F647F4" w:rsidRDefault="004B2A71" w:rsidP="004B2A71">
            <w:pPr>
              <w:rPr>
                <w:rFonts w:ascii="TH SarabunPSK" w:hAnsi="TH SarabunPSK" w:cs="TH SarabunPSK"/>
                <w:b/>
                <w:bCs/>
                <w:color w:val="FF0000"/>
              </w:rPr>
            </w:pPr>
            <w:r w:rsidRPr="00F647F4">
              <w:rPr>
                <w:rFonts w:ascii="TH SarabunPSK" w:hAnsi="TH SarabunPSK" w:cs="TH SarabunPSK"/>
                <w:b/>
                <w:bCs/>
                <w:color w:val="FF0000"/>
                <w:cs/>
              </w:rPr>
              <w:t>โครงการที่</w:t>
            </w:r>
          </w:p>
        </w:tc>
        <w:tc>
          <w:tcPr>
            <w:tcW w:w="7738" w:type="dxa"/>
            <w:gridSpan w:val="2"/>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cs/>
              </w:rPr>
              <w:t>2. โครงการพัฒนาองค์กรคุณภาพ</w:t>
            </w:r>
          </w:p>
        </w:tc>
      </w:tr>
      <w:tr w:rsidR="004B2A71" w:rsidRPr="00F647F4" w:rsidTr="004B2A71">
        <w:tc>
          <w:tcPr>
            <w:tcW w:w="2636" w:type="dxa"/>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cs/>
              </w:rPr>
              <w:t>ระดับการวัดผล</w:t>
            </w:r>
          </w:p>
        </w:tc>
        <w:tc>
          <w:tcPr>
            <w:tcW w:w="7738" w:type="dxa"/>
            <w:gridSpan w:val="2"/>
          </w:tcPr>
          <w:p w:rsidR="004B2A71" w:rsidRPr="00F647F4" w:rsidRDefault="004B2A71" w:rsidP="004B2A71">
            <w:pPr>
              <w:rPr>
                <w:rFonts w:ascii="TH SarabunPSK" w:hAnsi="TH SarabunPSK" w:cs="TH SarabunPSK"/>
                <w:b/>
                <w:bCs/>
                <w:color w:val="FF0000"/>
              </w:rPr>
            </w:pPr>
            <w:r w:rsidRPr="00F647F4">
              <w:rPr>
                <w:rFonts w:ascii="TH SarabunPSK" w:hAnsi="TH SarabunPSK" w:cs="TH SarabunPSK"/>
                <w:b/>
                <w:bCs/>
                <w:color w:val="FF0000"/>
                <w:cs/>
              </w:rPr>
              <w:t>เขต/จังหวัด</w:t>
            </w:r>
          </w:p>
        </w:tc>
      </w:tr>
      <w:tr w:rsidR="004B2A71" w:rsidRPr="00F647F4" w:rsidTr="004B2A71">
        <w:tc>
          <w:tcPr>
            <w:tcW w:w="2636" w:type="dxa"/>
          </w:tcPr>
          <w:p w:rsidR="004B2A71" w:rsidRPr="00F647F4" w:rsidRDefault="004B2A71" w:rsidP="004B2A71">
            <w:pPr>
              <w:rPr>
                <w:rFonts w:ascii="TH SarabunPSK" w:hAnsi="TH SarabunPSK" w:cs="TH SarabunPSK"/>
                <w:b/>
                <w:bCs/>
                <w:color w:val="FF0000"/>
                <w:cs/>
              </w:rPr>
            </w:pPr>
            <w:r w:rsidRPr="00F647F4">
              <w:rPr>
                <w:rFonts w:ascii="TH SarabunPSK" w:hAnsi="TH SarabunPSK" w:cs="TH SarabunPSK"/>
                <w:b/>
                <w:bCs/>
                <w:color w:val="FF0000"/>
                <w:cs/>
              </w:rPr>
              <w:t>ชื่อตัวชี้วัด</w:t>
            </w:r>
          </w:p>
        </w:tc>
        <w:tc>
          <w:tcPr>
            <w:tcW w:w="7738" w:type="dxa"/>
            <w:gridSpan w:val="2"/>
          </w:tcPr>
          <w:p w:rsidR="004B2A71" w:rsidRPr="00F647F4" w:rsidRDefault="004B2A71" w:rsidP="004B2A71">
            <w:pPr>
              <w:pStyle w:val="af9"/>
              <w:spacing w:before="0" w:beforeAutospacing="0" w:after="0" w:afterAutospacing="0"/>
              <w:rPr>
                <w:rFonts w:ascii="TH SarabunPSK" w:hAnsi="TH SarabunPSK" w:cs="TH SarabunPSK"/>
                <w:b/>
                <w:bCs/>
                <w:color w:val="FF0000"/>
                <w:sz w:val="32"/>
              </w:rPr>
            </w:pPr>
            <w:r w:rsidRPr="00F647F4">
              <w:rPr>
                <w:rFonts w:ascii="TH SarabunPSK" w:hAnsi="TH SarabunPSK" w:cs="TH SarabunPSK"/>
                <w:b/>
                <w:bCs/>
                <w:color w:val="FF0000"/>
                <w:sz w:val="32"/>
                <w:cs/>
              </w:rPr>
              <w:t>45</w:t>
            </w:r>
            <w:r w:rsidRPr="00F647F4">
              <w:rPr>
                <w:rFonts w:ascii="TH SarabunPSK" w:hAnsi="TH SarabunPSK" w:cs="TH SarabunPSK"/>
                <w:b/>
                <w:bCs/>
                <w:color w:val="FF0000"/>
                <w:sz w:val="32"/>
              </w:rPr>
              <w:t xml:space="preserve">. </w:t>
            </w:r>
            <w:r w:rsidRPr="00F647F4">
              <w:rPr>
                <w:rFonts w:ascii="TH SarabunPSK" w:hAnsi="TH SarabunPSK" w:cs="TH SarabunPSK"/>
                <w:b/>
                <w:bCs/>
                <w:color w:val="FF0000"/>
                <w:kern w:val="24"/>
                <w:sz w:val="32"/>
                <w:cs/>
              </w:rPr>
              <w:t>ร้อยละความสำเร็จของส่วนราชการในสังกัดสำนักงานปลัดกระทรวงสาธารณสุขที่ดำเนินการพัฒนาคุณภาพการบริหารจัดการภาครัฐผ่านเกณฑ์ที่กำหนด</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คำนิยาม</w:t>
            </w:r>
          </w:p>
        </w:tc>
        <w:tc>
          <w:tcPr>
            <w:tcW w:w="7738" w:type="dxa"/>
            <w:gridSpan w:val="2"/>
          </w:tcPr>
          <w:p w:rsidR="004B2A71" w:rsidRPr="00FC6D9B" w:rsidRDefault="004B2A71" w:rsidP="004B2A71">
            <w:pPr>
              <w:shd w:val="clear" w:color="auto" w:fill="FFFFFF"/>
              <w:rPr>
                <w:rFonts w:ascii="TH SarabunPSK" w:hAnsi="TH SarabunPSK" w:cs="TH SarabunPSK"/>
                <w:color w:val="000000" w:themeColor="text1"/>
              </w:rPr>
            </w:pPr>
            <w:r w:rsidRPr="00FC6D9B">
              <w:rPr>
                <w:rFonts w:ascii="TH SarabunPSK" w:hAnsi="TH SarabunPSK" w:cs="TH SarabunPSK"/>
                <w:b/>
                <w:bCs/>
                <w:color w:val="000000" w:themeColor="text1"/>
                <w:cs/>
              </w:rPr>
              <w:t>ส่วนราชการในสังกัดสำนักงานปลัดกระทรวงสาธารณสุข</w:t>
            </w:r>
            <w:r w:rsidRPr="00FC6D9B">
              <w:rPr>
                <w:rFonts w:ascii="TH SarabunPSK" w:hAnsi="TH SarabunPSK" w:cs="TH SarabunPSK"/>
                <w:color w:val="000000" w:themeColor="text1"/>
                <w:cs/>
              </w:rPr>
              <w:t xml:space="preserve"> หมายถึง ส่วนราชการตามกฎกระทรวงแบ่งส่วนราชการสำนักงานปลัดกระทรวงสาธารณสุข พ.ศ. 2560 ดังนี้</w:t>
            </w:r>
          </w:p>
          <w:p w:rsidR="004B2A71" w:rsidRPr="00FC6D9B" w:rsidRDefault="004B2A71" w:rsidP="00634754">
            <w:pPr>
              <w:pStyle w:val="a6"/>
              <w:numPr>
                <w:ilvl w:val="0"/>
                <w:numId w:val="22"/>
              </w:numPr>
              <w:shd w:val="clear" w:color="auto" w:fill="FFFFFF"/>
              <w:ind w:left="561"/>
              <w:jc w:val="thaiDistribute"/>
              <w:rPr>
                <w:rFonts w:ascii="TH SarabunPSK" w:hAnsi="TH SarabunPSK" w:cs="TH SarabunPSK"/>
                <w:color w:val="000000" w:themeColor="text1"/>
              </w:rPr>
            </w:pPr>
            <w:r w:rsidRPr="00FC6D9B">
              <w:rPr>
                <w:rFonts w:ascii="TH SarabunPSK" w:hAnsi="TH SarabunPSK" w:cs="TH SarabunPSK"/>
                <w:color w:val="000000" w:themeColor="text1"/>
                <w:cs/>
              </w:rPr>
              <w:t xml:space="preserve">กองในสังกัดสำนักงานปลัดกระทรวงสาธารณสุข ส่วนกลาง จำนวน  </w:t>
            </w:r>
            <w:r w:rsidRPr="00FC6D9B">
              <w:rPr>
                <w:rFonts w:ascii="TH SarabunPSK" w:hAnsi="TH SarabunPSK" w:cs="TH SarabunPSK"/>
                <w:color w:val="000000" w:themeColor="text1"/>
              </w:rPr>
              <w:t xml:space="preserve">13 </w:t>
            </w:r>
            <w:r w:rsidRPr="00FC6D9B">
              <w:rPr>
                <w:rFonts w:ascii="TH SarabunPSK" w:hAnsi="TH SarabunPSK" w:cs="TH SarabunPSK"/>
                <w:color w:val="000000" w:themeColor="text1"/>
                <w:cs/>
              </w:rPr>
              <w:t>กอง</w:t>
            </w:r>
          </w:p>
          <w:p w:rsidR="004B2A71" w:rsidRPr="00FC6D9B" w:rsidRDefault="004B2A71" w:rsidP="00634754">
            <w:pPr>
              <w:pStyle w:val="a6"/>
              <w:numPr>
                <w:ilvl w:val="0"/>
                <w:numId w:val="22"/>
              </w:numPr>
              <w:shd w:val="clear" w:color="auto" w:fill="FFFFFF"/>
              <w:ind w:left="561"/>
              <w:jc w:val="thaiDistribute"/>
              <w:rPr>
                <w:rFonts w:ascii="TH SarabunPSK" w:hAnsi="TH SarabunPSK" w:cs="TH SarabunPSK"/>
                <w:strike/>
                <w:color w:val="000000" w:themeColor="text1"/>
              </w:rPr>
            </w:pPr>
            <w:r w:rsidRPr="00FC6D9B">
              <w:rPr>
                <w:rFonts w:ascii="TH SarabunPSK" w:eastAsia="Times New Roman" w:hAnsi="TH SarabunPSK" w:cs="TH SarabunPSK"/>
                <w:color w:val="000000" w:themeColor="text1"/>
                <w:cs/>
              </w:rPr>
              <w:t xml:space="preserve">สำนักงานสาธารณสุขจังหวัด จำนวน </w:t>
            </w:r>
            <w:r w:rsidRPr="00FC6D9B">
              <w:rPr>
                <w:rFonts w:ascii="TH SarabunPSK" w:eastAsia="Times New Roman" w:hAnsi="TH SarabunPSK" w:cs="TH SarabunPSK"/>
                <w:color w:val="000000" w:themeColor="text1"/>
              </w:rPr>
              <w:t xml:space="preserve">76 </w:t>
            </w:r>
            <w:r w:rsidRPr="00FC6D9B">
              <w:rPr>
                <w:rFonts w:ascii="TH SarabunPSK" w:eastAsia="Times New Roman" w:hAnsi="TH SarabunPSK" w:cs="TH SarabunPSK"/>
                <w:color w:val="000000" w:themeColor="text1"/>
                <w:cs/>
              </w:rPr>
              <w:t>แห่ง</w:t>
            </w:r>
          </w:p>
          <w:p w:rsidR="004B2A71" w:rsidRPr="00FC6D9B" w:rsidRDefault="004B2A71" w:rsidP="00634754">
            <w:pPr>
              <w:pStyle w:val="a6"/>
              <w:numPr>
                <w:ilvl w:val="0"/>
                <w:numId w:val="22"/>
              </w:numPr>
              <w:shd w:val="clear" w:color="auto" w:fill="FFFFFF"/>
              <w:ind w:left="561"/>
              <w:jc w:val="thaiDistribute"/>
              <w:rPr>
                <w:rFonts w:ascii="TH SarabunPSK" w:hAnsi="TH SarabunPSK" w:cs="TH SarabunPSK"/>
                <w:color w:val="000000" w:themeColor="text1"/>
              </w:rPr>
            </w:pPr>
            <w:r w:rsidRPr="00FC6D9B">
              <w:rPr>
                <w:rFonts w:ascii="TH SarabunPSK" w:eastAsia="Times New Roman" w:hAnsi="TH SarabunPSK" w:cs="TH SarabunPSK"/>
                <w:color w:val="000000" w:themeColor="text1"/>
                <w:cs/>
              </w:rPr>
              <w:t xml:space="preserve">สำนักงานสาธารณสุขอำเภอจำนวน </w:t>
            </w:r>
            <w:r w:rsidRPr="00FC6D9B">
              <w:rPr>
                <w:rFonts w:ascii="TH SarabunPSK" w:eastAsia="Times New Roman" w:hAnsi="TH SarabunPSK" w:cs="TH SarabunPSK"/>
                <w:color w:val="000000" w:themeColor="text1"/>
              </w:rPr>
              <w:t xml:space="preserve">878 </w:t>
            </w:r>
            <w:r w:rsidRPr="00FC6D9B">
              <w:rPr>
                <w:rFonts w:ascii="TH SarabunPSK" w:eastAsia="Times New Roman" w:hAnsi="TH SarabunPSK" w:cs="TH SarabunPSK"/>
                <w:color w:val="000000" w:themeColor="text1"/>
                <w:cs/>
              </w:rPr>
              <w:t>แห่ง</w:t>
            </w:r>
          </w:p>
          <w:p w:rsidR="004B2A71" w:rsidRPr="00FC6D9B" w:rsidRDefault="004B2A71" w:rsidP="004B2A71">
            <w:pPr>
              <w:shd w:val="clear" w:color="auto" w:fill="FFFFFF"/>
              <w:jc w:val="thaiDistribute"/>
              <w:rPr>
                <w:rFonts w:ascii="TH SarabunPSK" w:hAnsi="TH SarabunPSK" w:cs="TH SarabunPSK"/>
                <w:color w:val="000000" w:themeColor="text1"/>
              </w:rPr>
            </w:pPr>
            <w:r w:rsidRPr="00FC6D9B">
              <w:rPr>
                <w:rFonts w:ascii="TH SarabunPSK" w:hAnsi="TH SarabunPSK" w:cs="TH SarabunPSK"/>
                <w:b/>
                <w:bCs/>
                <w:color w:val="000000" w:themeColor="text1"/>
                <w:cs/>
              </w:rPr>
              <w:t>การพัฒนาคุณภาพการบริหารจัดการภาครัฐ</w:t>
            </w:r>
            <w:r w:rsidRPr="00FC6D9B">
              <w:rPr>
                <w:rFonts w:ascii="TH SarabunPSK" w:hAnsi="TH SarabunPSK" w:cs="TH SarabunPSK"/>
                <w:color w:val="000000" w:themeColor="text1"/>
                <w:cs/>
              </w:rPr>
              <w:t xml:space="preserve"> หมายถึง การดำเนินการพัฒนาคุณภาพการบริหารจัดการองค์การตามแนวทางเกณฑ์คุณภาพการบริหารจัดการภาครัฐ พ</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ศ</w:t>
            </w:r>
            <w:r w:rsidRPr="00FC6D9B">
              <w:rPr>
                <w:rFonts w:ascii="TH SarabunPSK" w:hAnsi="TH SarabunPSK" w:cs="TH SarabunPSK"/>
                <w:color w:val="000000" w:themeColor="text1"/>
              </w:rPr>
              <w:t xml:space="preserve">.2558 </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Public Sector Management Quality Award: PMQA</w:t>
            </w:r>
            <w:r w:rsidRPr="00FC6D9B">
              <w:rPr>
                <w:rFonts w:ascii="TH SarabunPSK" w:hAnsi="TH SarabunPSK" w:cs="TH SarabunPSK"/>
                <w:color w:val="000000" w:themeColor="text1"/>
                <w:cs/>
              </w:rPr>
              <w:t xml:space="preserve">) ประกอบด้วย    1) ลักษณะสำคัญขององค์การ 2) เกณฑ์คุณภาพการบริหารจัดการภาครัฐ 7 หมวด คือ หมวด </w:t>
            </w:r>
            <w:r w:rsidRPr="00FC6D9B">
              <w:rPr>
                <w:rFonts w:ascii="TH SarabunPSK" w:hAnsi="TH SarabunPSK" w:cs="TH SarabunPSK"/>
                <w:color w:val="000000" w:themeColor="text1"/>
              </w:rPr>
              <w:t xml:space="preserve">1 </w:t>
            </w:r>
            <w:r w:rsidRPr="00FC6D9B">
              <w:rPr>
                <w:rFonts w:ascii="TH SarabunPSK" w:hAnsi="TH SarabunPSK" w:cs="TH SarabunPSK"/>
                <w:color w:val="000000" w:themeColor="text1"/>
                <w:cs/>
              </w:rPr>
              <w:t xml:space="preserve">การนำองค์การหมวด </w:t>
            </w:r>
            <w:r w:rsidRPr="00FC6D9B">
              <w:rPr>
                <w:rFonts w:ascii="TH SarabunPSK" w:hAnsi="TH SarabunPSK" w:cs="TH SarabunPSK"/>
                <w:color w:val="000000" w:themeColor="text1"/>
              </w:rPr>
              <w:t xml:space="preserve">2 </w:t>
            </w:r>
            <w:r w:rsidRPr="00FC6D9B">
              <w:rPr>
                <w:rFonts w:ascii="TH SarabunPSK" w:hAnsi="TH SarabunPSK" w:cs="TH SarabunPSK"/>
                <w:color w:val="000000" w:themeColor="text1"/>
                <w:cs/>
              </w:rPr>
              <w:t xml:space="preserve">การวางแผนเชิงยุทธศาสตร์หมวด </w:t>
            </w:r>
            <w:r w:rsidRPr="00FC6D9B">
              <w:rPr>
                <w:rFonts w:ascii="TH SarabunPSK" w:hAnsi="TH SarabunPSK" w:cs="TH SarabunPSK"/>
                <w:color w:val="000000" w:themeColor="text1"/>
              </w:rPr>
              <w:t xml:space="preserve">3 </w:t>
            </w:r>
            <w:r w:rsidRPr="00FC6D9B">
              <w:rPr>
                <w:rFonts w:ascii="TH SarabunPSK" w:hAnsi="TH SarabunPSK" w:cs="TH SarabunPSK"/>
                <w:color w:val="000000" w:themeColor="text1"/>
                <w:cs/>
              </w:rPr>
              <w:t xml:space="preserve">การให้ความสำคัญกับผู้รับบริการและผู้มีส่วนได้ส่วนเสียหมวด </w:t>
            </w:r>
            <w:r w:rsidRPr="00FC6D9B">
              <w:rPr>
                <w:rFonts w:ascii="TH SarabunPSK" w:hAnsi="TH SarabunPSK" w:cs="TH SarabunPSK"/>
                <w:color w:val="000000" w:themeColor="text1"/>
              </w:rPr>
              <w:t xml:space="preserve">4 </w:t>
            </w:r>
            <w:r w:rsidRPr="00FC6D9B">
              <w:rPr>
                <w:rFonts w:ascii="TH SarabunPSK" w:hAnsi="TH SarabunPSK" w:cs="TH SarabunPSK"/>
                <w:color w:val="000000" w:themeColor="text1"/>
                <w:cs/>
              </w:rPr>
              <w:t xml:space="preserve">การวัด การวิเคราะห์และการจัดการความรู้หมวด </w:t>
            </w:r>
            <w:r w:rsidRPr="00FC6D9B">
              <w:rPr>
                <w:rFonts w:ascii="TH SarabunPSK" w:hAnsi="TH SarabunPSK" w:cs="TH SarabunPSK"/>
                <w:color w:val="000000" w:themeColor="text1"/>
              </w:rPr>
              <w:t xml:space="preserve">5 </w:t>
            </w:r>
            <w:r w:rsidRPr="00FC6D9B">
              <w:rPr>
                <w:rFonts w:ascii="TH SarabunPSK" w:hAnsi="TH SarabunPSK" w:cs="TH SarabunPSK"/>
                <w:color w:val="000000" w:themeColor="text1"/>
                <w:cs/>
              </w:rPr>
              <w:t xml:space="preserve">การมุ่งเน้นบุคลากรหมวด </w:t>
            </w:r>
            <w:r w:rsidRPr="00FC6D9B">
              <w:rPr>
                <w:rFonts w:ascii="TH SarabunPSK" w:hAnsi="TH SarabunPSK" w:cs="TH SarabunPSK"/>
                <w:color w:val="000000" w:themeColor="text1"/>
              </w:rPr>
              <w:t xml:space="preserve">6 </w:t>
            </w:r>
            <w:r w:rsidRPr="00FC6D9B">
              <w:rPr>
                <w:rFonts w:ascii="TH SarabunPSK" w:hAnsi="TH SarabunPSK" w:cs="TH SarabunPSK"/>
                <w:color w:val="000000" w:themeColor="text1"/>
                <w:cs/>
              </w:rPr>
              <w:t>การมุ่งเน้นระบบปฏิบัติการ และหมวด</w:t>
            </w:r>
            <w:r w:rsidRPr="00FC6D9B">
              <w:rPr>
                <w:rFonts w:ascii="TH SarabunPSK" w:hAnsi="TH SarabunPSK" w:cs="TH SarabunPSK"/>
                <w:color w:val="000000" w:themeColor="text1"/>
              </w:rPr>
              <w:t xml:space="preserve"> 7 </w:t>
            </w:r>
            <w:r w:rsidRPr="00FC6D9B">
              <w:rPr>
                <w:rFonts w:ascii="TH SarabunPSK" w:hAnsi="TH SarabunPSK" w:cs="TH SarabunPSK"/>
                <w:color w:val="000000" w:themeColor="text1"/>
                <w:cs/>
              </w:rPr>
              <w:t>ผลลัพธ์การดำเนินการโดยส่วนราชการดำเนินการภาคบังคับปีละ 2 หมวดจนครบ 6 หมวด ดังนี้</w:t>
            </w:r>
          </w:p>
          <w:p w:rsidR="004B2A71" w:rsidRPr="00FC6D9B" w:rsidRDefault="004B2A71" w:rsidP="00634754">
            <w:pPr>
              <w:pStyle w:val="a6"/>
              <w:numPr>
                <w:ilvl w:val="0"/>
                <w:numId w:val="25"/>
              </w:numPr>
              <w:shd w:val="clear" w:color="auto" w:fill="FFFFFF"/>
              <w:ind w:left="463"/>
              <w:jc w:val="thaiDistribute"/>
              <w:rPr>
                <w:rFonts w:ascii="TH SarabunPSK" w:hAnsi="TH SarabunPSK" w:cs="TH SarabunPSK"/>
                <w:color w:val="000000" w:themeColor="text1"/>
              </w:rPr>
            </w:pPr>
            <w:r w:rsidRPr="00FC6D9B">
              <w:rPr>
                <w:rFonts w:ascii="TH SarabunPSK" w:hAnsi="TH SarabunPSK" w:cs="TH SarabunPSK"/>
                <w:color w:val="000000" w:themeColor="text1"/>
                <w:cs/>
              </w:rPr>
              <w:t>จัดทำลักษณะสำคัญขององค์การ จำนวน 13 คำถาม และทบทวนทุกปี</w:t>
            </w:r>
          </w:p>
          <w:p w:rsidR="004B2A71" w:rsidRPr="00FC6D9B" w:rsidRDefault="004B2A71" w:rsidP="00634754">
            <w:pPr>
              <w:pStyle w:val="a6"/>
              <w:numPr>
                <w:ilvl w:val="0"/>
                <w:numId w:val="25"/>
              </w:numPr>
              <w:shd w:val="clear" w:color="auto" w:fill="FFFFFF"/>
              <w:ind w:left="463"/>
              <w:jc w:val="thaiDistribute"/>
              <w:rPr>
                <w:rFonts w:ascii="TH SarabunPSK" w:hAnsi="TH SarabunPSK" w:cs="TH SarabunPSK"/>
                <w:color w:val="000000" w:themeColor="text1"/>
              </w:rPr>
            </w:pPr>
            <w:r w:rsidRPr="00FC6D9B">
              <w:rPr>
                <w:rFonts w:ascii="TH SarabunPSK" w:hAnsi="TH SarabunPSK" w:cs="TH SarabunPSK"/>
                <w:color w:val="000000" w:themeColor="text1"/>
                <w:cs/>
              </w:rPr>
              <w:t>ดำเนินการภาคบังคับปีละ 2 หมวด ปีงบประมาณ พ.ศ.2562 ดำเนินการหมวด 2 กับ หมวด 4 และคงรักษาสภาพ (</w:t>
            </w:r>
            <w:r w:rsidRPr="00FC6D9B">
              <w:rPr>
                <w:rFonts w:ascii="TH SarabunPSK" w:hAnsi="TH SarabunPSK" w:cs="TH SarabunPSK"/>
                <w:color w:val="000000" w:themeColor="text1"/>
              </w:rPr>
              <w:t>Maintain</w:t>
            </w:r>
            <w:r w:rsidRPr="00FC6D9B">
              <w:rPr>
                <w:rFonts w:ascii="TH SarabunPSK" w:hAnsi="TH SarabunPSK" w:cs="TH SarabunPSK"/>
                <w:color w:val="000000" w:themeColor="text1"/>
                <w:cs/>
              </w:rPr>
              <w:t xml:space="preserve">)หมวด 1 กับ หมวด 5 </w:t>
            </w:r>
          </w:p>
          <w:tbl>
            <w:tblPr>
              <w:tblW w:w="3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6"/>
              <w:gridCol w:w="2340"/>
            </w:tblGrid>
            <w:tr w:rsidR="004B2A71" w:rsidRPr="00FC6D9B" w:rsidTr="004B2A71">
              <w:trPr>
                <w:trHeight w:val="161"/>
                <w:jc w:val="center"/>
              </w:trPr>
              <w:tc>
                <w:tcPr>
                  <w:tcW w:w="1636" w:type="dxa"/>
                </w:tcPr>
                <w:p w:rsidR="004B2A71" w:rsidRPr="00FC6D9B" w:rsidRDefault="004B2A71" w:rsidP="004B2A71">
                  <w:pPr>
                    <w:spacing w:line="220" w:lineRule="exact"/>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พ.ศ.</w:t>
                  </w:r>
                </w:p>
              </w:tc>
              <w:tc>
                <w:tcPr>
                  <w:tcW w:w="2340" w:type="dxa"/>
                </w:tcPr>
                <w:p w:rsidR="004B2A71" w:rsidRPr="00FC6D9B" w:rsidRDefault="004B2A71" w:rsidP="004B2A71">
                  <w:pPr>
                    <w:spacing w:line="220" w:lineRule="exact"/>
                    <w:jc w:val="center"/>
                    <w:rPr>
                      <w:rFonts w:ascii="TH SarabunPSK" w:hAnsi="TH SarabunPSK" w:cs="TH SarabunPSK"/>
                      <w:color w:val="000000" w:themeColor="text1"/>
                      <w:sz w:val="28"/>
                    </w:rPr>
                  </w:pPr>
                  <w:r w:rsidRPr="00FC6D9B">
                    <w:rPr>
                      <w:rFonts w:ascii="TH SarabunPSK" w:hAnsi="TH SarabunPSK" w:cs="TH SarabunPSK"/>
                      <w:color w:val="000000" w:themeColor="text1"/>
                      <w:sz w:val="28"/>
                      <w:cs/>
                    </w:rPr>
                    <w:t>ภาคบังคับ</w:t>
                  </w:r>
                </w:p>
              </w:tc>
            </w:tr>
            <w:tr w:rsidR="004B2A71" w:rsidRPr="00FC6D9B" w:rsidTr="004B2A71">
              <w:trPr>
                <w:trHeight w:val="265"/>
                <w:jc w:val="center"/>
              </w:trPr>
              <w:tc>
                <w:tcPr>
                  <w:tcW w:w="1636"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2561</w:t>
                  </w:r>
                </w:p>
              </w:tc>
              <w:tc>
                <w:tcPr>
                  <w:tcW w:w="2340"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 xml:space="preserve">หมวด </w:t>
                  </w:r>
                  <w:r w:rsidRPr="00FC6D9B">
                    <w:rPr>
                      <w:rFonts w:ascii="TH SarabunPSK" w:hAnsi="TH SarabunPSK" w:cs="TH SarabunPSK"/>
                      <w:color w:val="000000" w:themeColor="text1"/>
                      <w:sz w:val="28"/>
                    </w:rPr>
                    <w:t>1</w:t>
                  </w:r>
                  <w:r w:rsidRPr="00FC6D9B">
                    <w:rPr>
                      <w:rFonts w:ascii="TH SarabunPSK" w:hAnsi="TH SarabunPSK" w:cs="TH SarabunPSK"/>
                      <w:color w:val="000000" w:themeColor="text1"/>
                      <w:sz w:val="28"/>
                      <w:cs/>
                    </w:rPr>
                    <w:t>,หมวด</w:t>
                  </w:r>
                  <w:r w:rsidRPr="00FC6D9B">
                    <w:rPr>
                      <w:rFonts w:ascii="TH SarabunPSK" w:hAnsi="TH SarabunPSK" w:cs="TH SarabunPSK"/>
                      <w:color w:val="000000" w:themeColor="text1"/>
                      <w:sz w:val="28"/>
                    </w:rPr>
                    <w:t xml:space="preserve"> 5 </w:t>
                  </w:r>
                  <w:r w:rsidRPr="00FC6D9B">
                    <w:rPr>
                      <w:rFonts w:ascii="TH SarabunPSK" w:hAnsi="TH SarabunPSK" w:cs="TH SarabunPSK"/>
                      <w:color w:val="000000" w:themeColor="text1"/>
                      <w:sz w:val="28"/>
                      <w:cs/>
                    </w:rPr>
                    <w:t>(</w:t>
                  </w:r>
                  <w:r w:rsidRPr="00FC6D9B">
                    <w:rPr>
                      <w:rFonts w:ascii="TH SarabunPSK" w:hAnsi="TH SarabunPSK" w:cs="TH SarabunPSK"/>
                      <w:color w:val="000000" w:themeColor="text1"/>
                      <w:sz w:val="28"/>
                    </w:rPr>
                    <w:t>Maintain</w:t>
                  </w:r>
                  <w:r w:rsidRPr="00FC6D9B">
                    <w:rPr>
                      <w:rFonts w:ascii="TH SarabunPSK" w:hAnsi="TH SarabunPSK" w:cs="TH SarabunPSK"/>
                      <w:color w:val="000000" w:themeColor="text1"/>
                      <w:sz w:val="28"/>
                      <w:cs/>
                    </w:rPr>
                    <w:t>)</w:t>
                  </w:r>
                </w:p>
              </w:tc>
            </w:tr>
            <w:tr w:rsidR="004B2A71" w:rsidRPr="00FC6D9B" w:rsidTr="004B2A71">
              <w:trPr>
                <w:trHeight w:val="265"/>
                <w:jc w:val="center"/>
              </w:trPr>
              <w:tc>
                <w:tcPr>
                  <w:tcW w:w="1636"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2562</w:t>
                  </w:r>
                </w:p>
              </w:tc>
              <w:tc>
                <w:tcPr>
                  <w:tcW w:w="2340" w:type="dxa"/>
                </w:tcPr>
                <w:p w:rsidR="004B2A71" w:rsidRPr="00FC6D9B" w:rsidRDefault="004B2A71" w:rsidP="004B2A71">
                  <w:pPr>
                    <w:jc w:val="center"/>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หมวด </w:t>
                  </w:r>
                  <w:r w:rsidRPr="00FC6D9B">
                    <w:rPr>
                      <w:rFonts w:ascii="TH SarabunPSK" w:hAnsi="TH SarabunPSK" w:cs="TH SarabunPSK"/>
                      <w:color w:val="000000" w:themeColor="text1"/>
                      <w:sz w:val="28"/>
                    </w:rPr>
                    <w:t>2</w:t>
                  </w:r>
                  <w:r w:rsidRPr="00FC6D9B">
                    <w:rPr>
                      <w:rFonts w:ascii="TH SarabunPSK" w:hAnsi="TH SarabunPSK" w:cs="TH SarabunPSK"/>
                      <w:color w:val="000000" w:themeColor="text1"/>
                      <w:sz w:val="28"/>
                      <w:cs/>
                    </w:rPr>
                    <w:t>,หมวด</w:t>
                  </w:r>
                  <w:r w:rsidRPr="00FC6D9B">
                    <w:rPr>
                      <w:rFonts w:ascii="TH SarabunPSK" w:hAnsi="TH SarabunPSK" w:cs="TH SarabunPSK"/>
                      <w:color w:val="000000" w:themeColor="text1"/>
                      <w:sz w:val="28"/>
                    </w:rPr>
                    <w:t xml:space="preserve"> 4</w:t>
                  </w:r>
                </w:p>
              </w:tc>
            </w:tr>
            <w:tr w:rsidR="004B2A71" w:rsidRPr="00FC6D9B" w:rsidTr="004B2A71">
              <w:trPr>
                <w:trHeight w:val="265"/>
                <w:jc w:val="center"/>
              </w:trPr>
              <w:tc>
                <w:tcPr>
                  <w:tcW w:w="1636"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2563</w:t>
                  </w:r>
                </w:p>
              </w:tc>
              <w:tc>
                <w:tcPr>
                  <w:tcW w:w="2340" w:type="dxa"/>
                </w:tcPr>
                <w:p w:rsidR="004B2A71" w:rsidRPr="00FC6D9B" w:rsidRDefault="004B2A71" w:rsidP="004B2A71">
                  <w:pPr>
                    <w:jc w:val="center"/>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หมวด </w:t>
                  </w:r>
                  <w:r w:rsidRPr="00FC6D9B">
                    <w:rPr>
                      <w:rFonts w:ascii="TH SarabunPSK" w:hAnsi="TH SarabunPSK" w:cs="TH SarabunPSK"/>
                      <w:color w:val="000000" w:themeColor="text1"/>
                      <w:sz w:val="28"/>
                    </w:rPr>
                    <w:t>3</w:t>
                  </w:r>
                  <w:r w:rsidRPr="00FC6D9B">
                    <w:rPr>
                      <w:rFonts w:ascii="TH SarabunPSK" w:hAnsi="TH SarabunPSK" w:cs="TH SarabunPSK"/>
                      <w:color w:val="000000" w:themeColor="text1"/>
                      <w:sz w:val="28"/>
                      <w:cs/>
                    </w:rPr>
                    <w:t>,หมวด</w:t>
                  </w:r>
                  <w:r w:rsidRPr="00FC6D9B">
                    <w:rPr>
                      <w:rFonts w:ascii="TH SarabunPSK" w:hAnsi="TH SarabunPSK" w:cs="TH SarabunPSK"/>
                      <w:color w:val="000000" w:themeColor="text1"/>
                      <w:sz w:val="28"/>
                    </w:rPr>
                    <w:t xml:space="preserve"> 6</w:t>
                  </w:r>
                </w:p>
              </w:tc>
            </w:tr>
            <w:tr w:rsidR="004B2A71" w:rsidRPr="00FC6D9B" w:rsidTr="004B2A71">
              <w:trPr>
                <w:trHeight w:val="265"/>
                <w:jc w:val="center"/>
              </w:trPr>
              <w:tc>
                <w:tcPr>
                  <w:tcW w:w="1636"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lastRenderedPageBreak/>
                    <w:t>2564</w:t>
                  </w:r>
                </w:p>
              </w:tc>
              <w:tc>
                <w:tcPr>
                  <w:tcW w:w="2340"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หมวด 1- 6</w:t>
                  </w:r>
                </w:p>
              </w:tc>
            </w:tr>
            <w:tr w:rsidR="004B2A71" w:rsidRPr="00FC6D9B" w:rsidTr="004B2A71">
              <w:trPr>
                <w:trHeight w:val="265"/>
                <w:jc w:val="center"/>
              </w:trPr>
              <w:tc>
                <w:tcPr>
                  <w:tcW w:w="1636"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2565</w:t>
                  </w:r>
                </w:p>
              </w:tc>
              <w:tc>
                <w:tcPr>
                  <w:tcW w:w="2340"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หมวด 1- 6</w:t>
                  </w:r>
                </w:p>
              </w:tc>
            </w:tr>
          </w:tbl>
          <w:p w:rsidR="004B2A71" w:rsidRPr="00FC6D9B" w:rsidRDefault="004B2A71" w:rsidP="00634754">
            <w:pPr>
              <w:pStyle w:val="a6"/>
              <w:numPr>
                <w:ilvl w:val="0"/>
                <w:numId w:val="25"/>
              </w:numPr>
              <w:shd w:val="clear" w:color="auto" w:fill="FFFFFF"/>
              <w:ind w:left="463"/>
              <w:jc w:val="thaiDistribute"/>
              <w:rPr>
                <w:rFonts w:ascii="TH SarabunPSK" w:hAnsi="TH SarabunPSK" w:cs="TH SarabunPSK"/>
                <w:color w:val="000000" w:themeColor="text1"/>
              </w:rPr>
            </w:pPr>
            <w:r w:rsidRPr="00FC6D9B">
              <w:rPr>
                <w:rFonts w:ascii="TH SarabunPSK" w:hAnsi="TH SarabunPSK" w:cs="TH SarabunPSK"/>
                <w:color w:val="000000" w:themeColor="text1"/>
                <w:cs/>
              </w:rPr>
              <w:t>นำโอกาสในการปรับปรุง (</w:t>
            </w:r>
            <w:r w:rsidRPr="00FC6D9B">
              <w:rPr>
                <w:rFonts w:ascii="TH SarabunPSK" w:hAnsi="TH SarabunPSK" w:cs="TH SarabunPSK"/>
                <w:color w:val="000000" w:themeColor="text1"/>
              </w:rPr>
              <w:t>Opportunity For Improvement: OFI</w:t>
            </w:r>
            <w:r w:rsidRPr="00FC6D9B">
              <w:rPr>
                <w:rFonts w:ascii="TH SarabunPSK" w:hAnsi="TH SarabunPSK" w:cs="TH SarabunPSK"/>
                <w:color w:val="000000" w:themeColor="text1"/>
                <w:cs/>
              </w:rPr>
              <w:t>) 3 ลำดับแรก ที่ได้จากการประเมินองค์การด้วยตนเอง (</w:t>
            </w:r>
            <w:r w:rsidRPr="00FC6D9B">
              <w:rPr>
                <w:rFonts w:ascii="TH SarabunPSK" w:hAnsi="TH SarabunPSK" w:cs="TH SarabunPSK"/>
                <w:color w:val="000000" w:themeColor="text1"/>
              </w:rPr>
              <w:t>SelfAssessment</w:t>
            </w:r>
            <w:r w:rsidRPr="00FC6D9B">
              <w:rPr>
                <w:rFonts w:ascii="TH SarabunPSK" w:hAnsi="TH SarabunPSK" w:cs="TH SarabunPSK"/>
                <w:color w:val="000000" w:themeColor="text1"/>
                <w:cs/>
              </w:rPr>
              <w:t xml:space="preserve">) เทียบกับเกณฑ์ฯ  มาจัดทำแผนพัฒนาองค์การ หมวดละ 1 แผน </w:t>
            </w:r>
          </w:p>
          <w:p w:rsidR="004B2A71" w:rsidRPr="00FC6D9B" w:rsidRDefault="004B2A71" w:rsidP="00634754">
            <w:pPr>
              <w:pStyle w:val="a6"/>
              <w:numPr>
                <w:ilvl w:val="0"/>
                <w:numId w:val="25"/>
              </w:numPr>
              <w:shd w:val="clear" w:color="auto" w:fill="FFFFFF"/>
              <w:spacing w:after="160" w:line="259" w:lineRule="auto"/>
              <w:ind w:left="471"/>
              <w:jc w:val="thaiDistribute"/>
              <w:rPr>
                <w:rFonts w:ascii="TH SarabunPSK" w:hAnsi="TH SarabunPSK" w:cs="TH SarabunPSK"/>
                <w:color w:val="000000" w:themeColor="text1"/>
              </w:rPr>
            </w:pPr>
            <w:r w:rsidRPr="00FC6D9B">
              <w:rPr>
                <w:rFonts w:ascii="TH SarabunPSK" w:hAnsi="TH SarabunPSK" w:cs="TH SarabunPSK"/>
                <w:color w:val="000000" w:themeColor="text1"/>
                <w:cs/>
              </w:rPr>
              <w:t>กลุ่มพัฒนาระบบบริหาร สำนักงานปลัดกระทรวงสาธารณสุข กำหนดตัวชี้วัดบังคับ หมวดละ 2 ตัวชี้วัด ใช้วัดผลการดำเนินงานของส่วนราชการ</w:t>
            </w:r>
          </w:p>
          <w:p w:rsidR="004B2A71" w:rsidRPr="00FC6D9B" w:rsidRDefault="004B2A71" w:rsidP="00634754">
            <w:pPr>
              <w:pStyle w:val="a6"/>
              <w:numPr>
                <w:ilvl w:val="0"/>
                <w:numId w:val="25"/>
              </w:numPr>
              <w:shd w:val="clear" w:color="auto" w:fill="FFFFFF"/>
              <w:spacing w:after="160" w:line="259" w:lineRule="auto"/>
              <w:ind w:left="471"/>
              <w:jc w:val="thaiDistribute"/>
              <w:rPr>
                <w:rFonts w:ascii="TH SarabunPSK" w:hAnsi="TH SarabunPSK" w:cs="TH SarabunPSK"/>
                <w:color w:val="000000" w:themeColor="text1"/>
              </w:rPr>
            </w:pPr>
            <w:r w:rsidRPr="00FC6D9B">
              <w:rPr>
                <w:rFonts w:ascii="TH SarabunPSK" w:hAnsi="TH SarabunPSK" w:cs="TH SarabunPSK"/>
                <w:color w:val="000000" w:themeColor="text1"/>
                <w:spacing w:val="-6"/>
                <w:cs/>
              </w:rPr>
              <w:t>ให้ส่วนราชการกำหนดตัวชี้วัดขึ้นเองหมวดละ 3 ตัวชี้วัดตามหัวข้อเกณฑ์ฯ หมวด 7</w:t>
            </w:r>
            <w:r w:rsidRPr="00FC6D9B">
              <w:rPr>
                <w:rFonts w:ascii="TH SarabunPSK" w:hAnsi="TH SarabunPSK" w:cs="TH SarabunPSK"/>
                <w:color w:val="000000" w:themeColor="text1"/>
                <w:cs/>
              </w:rPr>
              <w:t xml:space="preserve"> ให้มีความสอดคล้องกับ </w:t>
            </w:r>
            <w:r w:rsidRPr="00FC6D9B">
              <w:rPr>
                <w:rFonts w:ascii="TH SarabunPSK" w:hAnsi="TH SarabunPSK" w:cs="TH SarabunPSK"/>
                <w:color w:val="000000" w:themeColor="text1"/>
              </w:rPr>
              <w:t>OFI</w:t>
            </w:r>
            <w:r w:rsidRPr="00FC6D9B">
              <w:rPr>
                <w:rFonts w:ascii="TH SarabunPSK" w:hAnsi="TH SarabunPSK" w:cs="TH SarabunPSK"/>
                <w:color w:val="000000" w:themeColor="text1"/>
                <w:cs/>
              </w:rPr>
              <w:t xml:space="preserve"> พร้อมจัดทำรายละเอียดตัวชี้วัด (</w:t>
            </w:r>
            <w:r w:rsidRPr="00FC6D9B">
              <w:rPr>
                <w:rFonts w:ascii="TH SarabunPSK" w:hAnsi="TH SarabunPSK" w:cs="TH SarabunPSK"/>
                <w:color w:val="000000" w:themeColor="text1"/>
              </w:rPr>
              <w:t>KPI Template</w:t>
            </w:r>
            <w:r w:rsidRPr="00FC6D9B">
              <w:rPr>
                <w:rFonts w:ascii="TH SarabunPSK" w:hAnsi="TH SarabunPSK" w:cs="TH SarabunPSK"/>
                <w:color w:val="000000" w:themeColor="text1"/>
                <w:cs/>
              </w:rPr>
              <w:t>)</w:t>
            </w:r>
          </w:p>
          <w:p w:rsidR="004B2A71" w:rsidRPr="00FC6D9B" w:rsidRDefault="004B2A71" w:rsidP="00634754">
            <w:pPr>
              <w:pStyle w:val="a6"/>
              <w:numPr>
                <w:ilvl w:val="0"/>
                <w:numId w:val="25"/>
              </w:numPr>
              <w:shd w:val="clear" w:color="auto" w:fill="FFFFFF"/>
              <w:ind w:left="463"/>
              <w:jc w:val="thaiDistribute"/>
              <w:rPr>
                <w:rFonts w:ascii="TH SarabunPSK" w:hAnsi="TH SarabunPSK" w:cs="TH SarabunPSK"/>
                <w:color w:val="000000" w:themeColor="text1"/>
              </w:rPr>
            </w:pPr>
            <w:r w:rsidRPr="00FC6D9B">
              <w:rPr>
                <w:rFonts w:ascii="TH SarabunPSK" w:hAnsi="TH SarabunPSK" w:cs="TH SarabunPSK"/>
                <w:color w:val="000000" w:themeColor="text1"/>
                <w:cs/>
              </w:rPr>
              <w:t>ดำเนินการตามแผนพัฒนาองค์การของส่วนราชการ</w:t>
            </w:r>
          </w:p>
          <w:p w:rsidR="004B2A71" w:rsidRPr="00FC6D9B" w:rsidRDefault="004B2A71" w:rsidP="00634754">
            <w:pPr>
              <w:pStyle w:val="a6"/>
              <w:numPr>
                <w:ilvl w:val="0"/>
                <w:numId w:val="25"/>
              </w:numPr>
              <w:shd w:val="clear" w:color="auto" w:fill="FFFFFF"/>
              <w:ind w:left="463"/>
              <w:jc w:val="thaiDistribute"/>
              <w:rPr>
                <w:rFonts w:ascii="TH SarabunPSK" w:hAnsi="TH SarabunPSK" w:cs="TH SarabunPSK"/>
                <w:color w:val="000000" w:themeColor="text1"/>
              </w:rPr>
            </w:pPr>
            <w:r w:rsidRPr="00FC6D9B">
              <w:rPr>
                <w:rFonts w:ascii="TH SarabunPSK" w:hAnsi="TH SarabunPSK" w:cs="TH SarabunPSK"/>
                <w:color w:val="000000" w:themeColor="text1"/>
                <w:cs/>
              </w:rPr>
              <w:t>จัดส่งเอกสารผลการดำเนินงาน รอบ 3</w:t>
            </w:r>
            <w:r w:rsidRPr="00FC6D9B">
              <w:rPr>
                <w:rFonts w:ascii="TH SarabunPSK" w:hAnsi="TH SarabunPSK" w:cs="TH SarabunPSK"/>
                <w:color w:val="000000" w:themeColor="text1"/>
              </w:rPr>
              <w:t xml:space="preserve">, 6, 9 </w:t>
            </w:r>
            <w:r w:rsidRPr="00FC6D9B">
              <w:rPr>
                <w:rFonts w:ascii="TH SarabunPSK" w:hAnsi="TH SarabunPSK" w:cs="TH SarabunPSK"/>
                <w:color w:val="000000" w:themeColor="text1"/>
                <w:cs/>
              </w:rPr>
              <w:t>และ 12 เดือน ให้กลุ่มพัฒนาระบบบริหาร สำนักงานปลัดกระทรวงสาธารณสุข ภายในระยะเวลาที่กำหนด</w:t>
            </w:r>
          </w:p>
          <w:p w:rsidR="004B2A71" w:rsidRPr="00FC6D9B" w:rsidRDefault="004B2A71" w:rsidP="00634754">
            <w:pPr>
              <w:pStyle w:val="a6"/>
              <w:numPr>
                <w:ilvl w:val="0"/>
                <w:numId w:val="25"/>
              </w:numPr>
              <w:shd w:val="clear" w:color="auto" w:fill="FFFFFF"/>
              <w:ind w:left="471"/>
              <w:jc w:val="thaiDistribute"/>
              <w:rPr>
                <w:rFonts w:ascii="TH SarabunPSK" w:hAnsi="TH SarabunPSK" w:cs="TH SarabunPSK"/>
                <w:color w:val="000000" w:themeColor="text1"/>
              </w:rPr>
            </w:pPr>
            <w:r w:rsidRPr="00FC6D9B">
              <w:rPr>
                <w:rFonts w:ascii="TH SarabunPSK" w:hAnsi="TH SarabunPSK" w:cs="TH SarabunPSK"/>
                <w:color w:val="000000" w:themeColor="text1"/>
                <w:cs/>
              </w:rPr>
              <w:t xml:space="preserve">ประชุมติดตามผลการดำเนินงานผ่านระบบ </w:t>
            </w:r>
            <w:r w:rsidRPr="00FC6D9B">
              <w:rPr>
                <w:rFonts w:ascii="TH SarabunPSK" w:hAnsi="TH SarabunPSK" w:cs="TH SarabunPSK"/>
                <w:color w:val="000000" w:themeColor="text1"/>
              </w:rPr>
              <w:t xml:space="preserve">VDO Conference </w:t>
            </w:r>
            <w:r w:rsidRPr="00FC6D9B">
              <w:rPr>
                <w:rFonts w:ascii="TH SarabunPSK" w:hAnsi="TH SarabunPSK" w:cs="TH SarabunPSK"/>
                <w:color w:val="000000" w:themeColor="text1"/>
                <w:cs/>
              </w:rPr>
              <w:t>ทุก 3 เดือน</w:t>
            </w:r>
          </w:p>
          <w:p w:rsidR="004B2A71" w:rsidRPr="00FC6D9B" w:rsidRDefault="004B2A71" w:rsidP="00634754">
            <w:pPr>
              <w:pStyle w:val="a6"/>
              <w:numPr>
                <w:ilvl w:val="0"/>
                <w:numId w:val="25"/>
              </w:numPr>
              <w:shd w:val="clear" w:color="auto" w:fill="FFFFFF"/>
              <w:ind w:left="471"/>
              <w:jc w:val="thaiDistribute"/>
              <w:rPr>
                <w:rFonts w:ascii="TH SarabunPSK" w:hAnsi="TH SarabunPSK" w:cs="TH SarabunPSK"/>
                <w:color w:val="000000" w:themeColor="text1"/>
                <w:cs/>
              </w:rPr>
            </w:pPr>
            <w:r w:rsidRPr="00FC6D9B">
              <w:rPr>
                <w:rFonts w:ascii="TH SarabunPSK" w:hAnsi="TH SarabunPSK" w:cs="TH SarabunPSK"/>
                <w:color w:val="000000" w:themeColor="text1"/>
                <w:cs/>
              </w:rPr>
              <w:t>ตรวจประเมินผลการดำเนินงานส่วนราชการในพื้นที่ โดยทีมผู้ตรวจประเมิน (</w:t>
            </w:r>
            <w:r w:rsidRPr="00FC6D9B">
              <w:rPr>
                <w:rFonts w:ascii="TH SarabunPSK" w:hAnsi="TH SarabunPSK" w:cs="TH SarabunPSK"/>
                <w:color w:val="000000" w:themeColor="text1"/>
              </w:rPr>
              <w:t xml:space="preserve">Auditor) </w:t>
            </w:r>
            <w:r w:rsidRPr="00FC6D9B">
              <w:rPr>
                <w:rFonts w:ascii="TH SarabunPSK" w:hAnsi="TH SarabunPSK" w:cs="TH SarabunPSK"/>
                <w:color w:val="000000" w:themeColor="text1"/>
                <w:cs/>
              </w:rPr>
              <w:t>และกลุ่มพัฒนาระบบบริหาร จำนวน 2 รอบ</w:t>
            </w:r>
          </w:p>
        </w:tc>
      </w:tr>
      <w:tr w:rsidR="004B2A71" w:rsidRPr="00FC6D9B" w:rsidTr="004B2A71">
        <w:trPr>
          <w:trHeight w:val="2042"/>
        </w:trPr>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lastRenderedPageBreak/>
              <w:t>เกณฑ์เป้าหมาย</w:t>
            </w:r>
          </w:p>
          <w:p w:rsidR="004B2A71" w:rsidRPr="00FC6D9B" w:rsidRDefault="004B2A71" w:rsidP="004B2A71">
            <w:pPr>
              <w:rPr>
                <w:rFonts w:ascii="TH SarabunPSK" w:hAnsi="TH SarabunPSK" w:cs="TH SarabunPSK"/>
                <w:b/>
                <w:bCs/>
                <w:color w:val="000000" w:themeColor="text1"/>
              </w:rPr>
            </w:pPr>
          </w:p>
          <w:p w:rsidR="004B2A71" w:rsidRPr="00FC6D9B" w:rsidRDefault="004B2A71" w:rsidP="004B2A71">
            <w:pPr>
              <w:rPr>
                <w:rFonts w:ascii="TH SarabunPSK" w:hAnsi="TH SarabunPSK" w:cs="TH SarabunPSK"/>
                <w:b/>
                <w:bCs/>
                <w:color w:val="000000" w:themeColor="text1"/>
              </w:rPr>
            </w:pPr>
          </w:p>
          <w:p w:rsidR="004B2A71" w:rsidRPr="00FC6D9B" w:rsidRDefault="004B2A71" w:rsidP="004B2A71">
            <w:pPr>
              <w:rPr>
                <w:rFonts w:ascii="TH SarabunPSK" w:hAnsi="TH SarabunPSK" w:cs="TH SarabunPSK"/>
                <w:b/>
                <w:bCs/>
                <w:color w:val="000000" w:themeColor="text1"/>
                <w:cs/>
              </w:rPr>
            </w:pPr>
          </w:p>
        </w:tc>
        <w:tc>
          <w:tcPr>
            <w:tcW w:w="7738" w:type="dxa"/>
            <w:gridSpan w:val="2"/>
          </w:tcPr>
          <w:p w:rsidR="004B2A71" w:rsidRPr="00FC6D9B" w:rsidRDefault="004B2A71" w:rsidP="004B2A71">
            <w:pPr>
              <w:pStyle w:val="a6"/>
              <w:rPr>
                <w:rFonts w:ascii="TH SarabunPSK" w:hAnsi="TH SarabunPSK" w:cs="TH SarabunPSK"/>
                <w:color w:val="000000" w:themeColor="text1"/>
                <w:sz w:val="16"/>
                <w:szCs w:val="16"/>
                <w:cs/>
              </w:rPr>
            </w:pPr>
          </w:p>
          <w:tbl>
            <w:tblPr>
              <w:tblStyle w:val="30"/>
              <w:tblW w:w="0" w:type="auto"/>
              <w:tblLook w:val="04A0"/>
            </w:tblPr>
            <w:tblGrid>
              <w:gridCol w:w="4597"/>
              <w:gridCol w:w="2410"/>
            </w:tblGrid>
            <w:tr w:rsidR="004B2A71" w:rsidRPr="00FC6D9B" w:rsidTr="004B2A71">
              <w:tc>
                <w:tcPr>
                  <w:tcW w:w="4597" w:type="dxa"/>
                </w:tcPr>
                <w:p w:rsidR="004B2A71" w:rsidRPr="00FC6D9B" w:rsidRDefault="004B2A71" w:rsidP="004B2A71">
                  <w:pPr>
                    <w:jc w:val="center"/>
                    <w:rPr>
                      <w:rFonts w:ascii="TH SarabunPSK" w:hAnsi="TH SarabunPSK" w:cs="TH SarabunPSK"/>
                      <w:b/>
                      <w:bCs/>
                      <w:color w:val="000000" w:themeColor="text1"/>
                      <w:sz w:val="24"/>
                      <w:szCs w:val="24"/>
                    </w:rPr>
                  </w:pPr>
                  <w:r w:rsidRPr="00FC6D9B">
                    <w:rPr>
                      <w:rFonts w:ascii="TH SarabunPSK" w:hAnsi="TH SarabunPSK" w:cs="TH SarabunPSK"/>
                      <w:b/>
                      <w:bCs/>
                      <w:color w:val="000000" w:themeColor="text1"/>
                      <w:sz w:val="28"/>
                      <w:cs/>
                    </w:rPr>
                    <w:t>ระดับหน่วยงาน</w:t>
                  </w:r>
                </w:p>
              </w:tc>
              <w:tc>
                <w:tcPr>
                  <w:tcW w:w="2410" w:type="dxa"/>
                </w:tcPr>
                <w:p w:rsidR="004B2A71" w:rsidRPr="00FC6D9B" w:rsidRDefault="004B2A71" w:rsidP="004B2A71">
                  <w:pPr>
                    <w:jc w:val="center"/>
                    <w:rPr>
                      <w:rFonts w:ascii="TH SarabunPSK" w:hAnsi="TH SarabunPSK" w:cs="TH SarabunPSK"/>
                      <w:b/>
                      <w:bCs/>
                      <w:strike/>
                      <w:color w:val="000000" w:themeColor="text1"/>
                      <w:sz w:val="28"/>
                    </w:rPr>
                  </w:pPr>
                  <w:r w:rsidRPr="00FC6D9B">
                    <w:rPr>
                      <w:rFonts w:ascii="TH SarabunPSK" w:hAnsi="TH SarabunPSK" w:cs="TH SarabunPSK"/>
                      <w:b/>
                      <w:bCs/>
                      <w:color w:val="000000" w:themeColor="text1"/>
                      <w:sz w:val="28"/>
                      <w:cs/>
                    </w:rPr>
                    <w:t xml:space="preserve">ปีงบประมาณ </w:t>
                  </w:r>
                  <w:r w:rsidRPr="00FC6D9B">
                    <w:rPr>
                      <w:rFonts w:ascii="TH SarabunPSK" w:hAnsi="TH SarabunPSK" w:cs="TH SarabunPSK"/>
                      <w:b/>
                      <w:bCs/>
                      <w:color w:val="000000" w:themeColor="text1"/>
                      <w:sz w:val="28"/>
                    </w:rPr>
                    <w:t>256</w:t>
                  </w:r>
                  <w:r w:rsidRPr="00FC6D9B">
                    <w:rPr>
                      <w:rFonts w:ascii="TH SarabunPSK" w:hAnsi="TH SarabunPSK" w:cs="TH SarabunPSK"/>
                      <w:b/>
                      <w:bCs/>
                      <w:color w:val="000000" w:themeColor="text1"/>
                      <w:sz w:val="28"/>
                      <w:cs/>
                    </w:rPr>
                    <w:t>2</w:t>
                  </w:r>
                </w:p>
              </w:tc>
            </w:tr>
            <w:tr w:rsidR="004B2A71" w:rsidRPr="00FC6D9B" w:rsidTr="004B2A71">
              <w:trPr>
                <w:trHeight w:val="413"/>
              </w:trPr>
              <w:tc>
                <w:tcPr>
                  <w:tcW w:w="4597" w:type="dxa"/>
                </w:tcPr>
                <w:p w:rsidR="004B2A71" w:rsidRPr="00FC6D9B" w:rsidRDefault="004B2A71" w:rsidP="004B2A71">
                  <w:pPr>
                    <w:pStyle w:val="a6"/>
                    <w:ind w:left="-47"/>
                    <w:rPr>
                      <w:rFonts w:ascii="TH SarabunPSK" w:hAnsi="TH SarabunPSK" w:cs="TH SarabunPSK"/>
                      <w:strike/>
                      <w:color w:val="000000" w:themeColor="text1"/>
                      <w:sz w:val="28"/>
                      <w:cs/>
                    </w:rPr>
                  </w:pPr>
                  <w:r w:rsidRPr="00FC6D9B">
                    <w:rPr>
                      <w:rFonts w:ascii="TH SarabunPSK" w:hAnsi="TH SarabunPSK" w:cs="TH SarabunPSK"/>
                      <w:color w:val="000000" w:themeColor="text1"/>
                      <w:sz w:val="28"/>
                      <w:cs/>
                    </w:rPr>
                    <w:t>1. กองในสังกัดสำนักงานปลัดกระทรวงสาธารณสุข ส่วนกลาง</w:t>
                  </w:r>
                </w:p>
              </w:tc>
              <w:tc>
                <w:tcPr>
                  <w:tcW w:w="2410" w:type="dxa"/>
                </w:tcPr>
                <w:p w:rsidR="004B2A71" w:rsidRPr="00FC6D9B" w:rsidRDefault="004B2A71" w:rsidP="004B2A71">
                  <w:pPr>
                    <w:jc w:val="center"/>
                    <w:rPr>
                      <w:rFonts w:ascii="TH SarabunPSK" w:hAnsi="TH SarabunPSK" w:cs="TH SarabunPSK"/>
                      <w:color w:val="000000" w:themeColor="text1"/>
                      <w:sz w:val="28"/>
                    </w:rPr>
                  </w:pPr>
                  <w:r w:rsidRPr="00FC6D9B">
                    <w:rPr>
                      <w:rFonts w:ascii="TH SarabunPSK" w:hAnsi="TH SarabunPSK" w:cs="TH SarabunPSK"/>
                      <w:color w:val="000000" w:themeColor="text1"/>
                      <w:sz w:val="28"/>
                      <w:cs/>
                    </w:rPr>
                    <w:t xml:space="preserve">ระดับ 5(ร้อยละ </w:t>
                  </w:r>
                  <w:r w:rsidRPr="00FC6D9B">
                    <w:rPr>
                      <w:rFonts w:ascii="TH SarabunPSK" w:hAnsi="TH SarabunPSK" w:cs="TH SarabunPSK"/>
                      <w:color w:val="000000" w:themeColor="text1"/>
                      <w:sz w:val="28"/>
                    </w:rPr>
                    <w:t>7</w:t>
                  </w:r>
                  <w:r w:rsidRPr="00FC6D9B">
                    <w:rPr>
                      <w:rFonts w:ascii="TH SarabunPSK" w:hAnsi="TH SarabunPSK" w:cs="TH SarabunPSK"/>
                      <w:color w:val="000000" w:themeColor="text1"/>
                      <w:sz w:val="28"/>
                      <w:cs/>
                    </w:rPr>
                    <w:t>0)</w:t>
                  </w:r>
                </w:p>
              </w:tc>
            </w:tr>
            <w:tr w:rsidR="004B2A71" w:rsidRPr="00FC6D9B" w:rsidTr="004B2A71">
              <w:trPr>
                <w:trHeight w:val="413"/>
              </w:trPr>
              <w:tc>
                <w:tcPr>
                  <w:tcW w:w="4597" w:type="dxa"/>
                </w:tcPr>
                <w:p w:rsidR="004B2A71" w:rsidRPr="00FC6D9B" w:rsidRDefault="004B2A71" w:rsidP="004B2A71">
                  <w:pPr>
                    <w:rPr>
                      <w:rFonts w:ascii="TH SarabunPSK" w:hAnsi="TH SarabunPSK" w:cs="TH SarabunPSK"/>
                      <w:strike/>
                      <w:color w:val="000000" w:themeColor="text1"/>
                      <w:sz w:val="28"/>
                      <w:cs/>
                    </w:rPr>
                  </w:pPr>
                  <w:r w:rsidRPr="00FC6D9B">
                    <w:rPr>
                      <w:rFonts w:ascii="TH SarabunPSK" w:hAnsi="TH SarabunPSK" w:cs="TH SarabunPSK"/>
                      <w:color w:val="000000" w:themeColor="text1"/>
                      <w:sz w:val="28"/>
                      <w:cs/>
                    </w:rPr>
                    <w:t>2.สำนักงานสาธารณสุขจังหวัด</w:t>
                  </w:r>
                </w:p>
              </w:tc>
              <w:tc>
                <w:tcPr>
                  <w:tcW w:w="2410"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 xml:space="preserve">ระดับ </w:t>
                  </w:r>
                  <w:r w:rsidRPr="00FC6D9B">
                    <w:rPr>
                      <w:rFonts w:ascii="TH SarabunPSK" w:hAnsi="TH SarabunPSK" w:cs="TH SarabunPSK"/>
                      <w:color w:val="000000" w:themeColor="text1"/>
                      <w:sz w:val="28"/>
                    </w:rPr>
                    <w:t xml:space="preserve">5 </w:t>
                  </w:r>
                  <w:r w:rsidRPr="00FC6D9B">
                    <w:rPr>
                      <w:rFonts w:ascii="TH SarabunPSK" w:hAnsi="TH SarabunPSK" w:cs="TH SarabunPSK"/>
                      <w:color w:val="000000" w:themeColor="text1"/>
                      <w:sz w:val="28"/>
                      <w:cs/>
                    </w:rPr>
                    <w:t xml:space="preserve">(ร้อยละ </w:t>
                  </w:r>
                  <w:r w:rsidRPr="00FC6D9B">
                    <w:rPr>
                      <w:rFonts w:ascii="TH SarabunPSK" w:hAnsi="TH SarabunPSK" w:cs="TH SarabunPSK"/>
                      <w:color w:val="000000" w:themeColor="text1"/>
                      <w:sz w:val="28"/>
                    </w:rPr>
                    <w:t>7</w:t>
                  </w:r>
                  <w:r w:rsidRPr="00FC6D9B">
                    <w:rPr>
                      <w:rFonts w:ascii="TH SarabunPSK" w:hAnsi="TH SarabunPSK" w:cs="TH SarabunPSK"/>
                      <w:color w:val="000000" w:themeColor="text1"/>
                      <w:sz w:val="28"/>
                      <w:cs/>
                    </w:rPr>
                    <w:t>0)</w:t>
                  </w:r>
                </w:p>
              </w:tc>
            </w:tr>
            <w:tr w:rsidR="004B2A71" w:rsidRPr="00FC6D9B" w:rsidTr="004B2A71">
              <w:trPr>
                <w:trHeight w:val="413"/>
              </w:trPr>
              <w:tc>
                <w:tcPr>
                  <w:tcW w:w="4597" w:type="dxa"/>
                </w:tcPr>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cs/>
                    </w:rPr>
                    <w:t>3.สำนักงานสาธารณสุขอำเภอ</w:t>
                  </w:r>
                </w:p>
              </w:tc>
              <w:tc>
                <w:tcPr>
                  <w:tcW w:w="2410" w:type="dxa"/>
                </w:tcPr>
                <w:p w:rsidR="004B2A71" w:rsidRPr="00FC6D9B" w:rsidRDefault="004B2A71" w:rsidP="004B2A71">
                  <w:pPr>
                    <w:jc w:val="center"/>
                    <w:rPr>
                      <w:rFonts w:ascii="TH SarabunPSK" w:hAnsi="TH SarabunPSK" w:cs="TH SarabunPSK"/>
                      <w:color w:val="000000" w:themeColor="text1"/>
                      <w:sz w:val="28"/>
                      <w:cs/>
                    </w:rPr>
                  </w:pPr>
                  <w:r w:rsidRPr="00FC6D9B">
                    <w:rPr>
                      <w:rFonts w:ascii="TH SarabunPSK" w:hAnsi="TH SarabunPSK" w:cs="TH SarabunPSK"/>
                      <w:color w:val="000000" w:themeColor="text1"/>
                      <w:sz w:val="28"/>
                      <w:cs/>
                    </w:rPr>
                    <w:t xml:space="preserve">ระดับ </w:t>
                  </w:r>
                  <w:r w:rsidRPr="00FC6D9B">
                    <w:rPr>
                      <w:rFonts w:ascii="TH SarabunPSK" w:hAnsi="TH SarabunPSK" w:cs="TH SarabunPSK"/>
                      <w:color w:val="000000" w:themeColor="text1"/>
                      <w:sz w:val="28"/>
                    </w:rPr>
                    <w:t xml:space="preserve">5 </w:t>
                  </w:r>
                  <w:r w:rsidRPr="00FC6D9B">
                    <w:rPr>
                      <w:rFonts w:ascii="TH SarabunPSK" w:hAnsi="TH SarabunPSK" w:cs="TH SarabunPSK"/>
                      <w:color w:val="000000" w:themeColor="text1"/>
                      <w:sz w:val="28"/>
                      <w:cs/>
                    </w:rPr>
                    <w:t xml:space="preserve">(ร้อยละ </w:t>
                  </w:r>
                  <w:r w:rsidRPr="00FC6D9B">
                    <w:rPr>
                      <w:rFonts w:ascii="TH SarabunPSK" w:hAnsi="TH SarabunPSK" w:cs="TH SarabunPSK"/>
                      <w:color w:val="000000" w:themeColor="text1"/>
                      <w:sz w:val="28"/>
                    </w:rPr>
                    <w:t>4</w:t>
                  </w:r>
                  <w:r w:rsidRPr="00FC6D9B">
                    <w:rPr>
                      <w:rFonts w:ascii="TH SarabunPSK" w:hAnsi="TH SarabunPSK" w:cs="TH SarabunPSK"/>
                      <w:color w:val="000000" w:themeColor="text1"/>
                      <w:sz w:val="28"/>
                      <w:cs/>
                    </w:rPr>
                    <w:t>0)</w:t>
                  </w:r>
                </w:p>
              </w:tc>
            </w:tr>
          </w:tbl>
          <w:p w:rsidR="004B2A71" w:rsidRPr="00FC6D9B" w:rsidRDefault="004B2A71" w:rsidP="004B2A71">
            <w:pPr>
              <w:rPr>
                <w:rFonts w:ascii="TH SarabunPSK" w:hAnsi="TH SarabunPSK" w:cs="TH SarabunPSK"/>
                <w:color w:val="000000" w:themeColor="text1"/>
              </w:rPr>
            </w:pP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วัตถุประสงค์</w:t>
            </w:r>
          </w:p>
        </w:tc>
        <w:tc>
          <w:tcPr>
            <w:tcW w:w="7738" w:type="dxa"/>
            <w:gridSpan w:val="2"/>
          </w:tcPr>
          <w:p w:rsidR="004B2A71" w:rsidRPr="00FC6D9B" w:rsidRDefault="004B2A71" w:rsidP="00634754">
            <w:pPr>
              <w:pStyle w:val="Pa2"/>
              <w:numPr>
                <w:ilvl w:val="0"/>
                <w:numId w:val="21"/>
              </w:numPr>
              <w:spacing w:line="240" w:lineRule="auto"/>
              <w:ind w:left="345" w:hanging="284"/>
              <w:jc w:val="thaiDistribute"/>
              <w:rPr>
                <w:rStyle w:val="A20"/>
                <w:color w:val="000000" w:themeColor="text1"/>
                <w:sz w:val="32"/>
                <w:szCs w:val="32"/>
              </w:rPr>
            </w:pPr>
            <w:r w:rsidRPr="00FC6D9B">
              <w:rPr>
                <w:rStyle w:val="A20"/>
                <w:color w:val="000000" w:themeColor="text1"/>
                <w:sz w:val="32"/>
                <w:szCs w:val="32"/>
                <w:cs/>
              </w:rPr>
              <w:t>เพื่อยกระดับคุณภาพการปฏิบัติงานของส่วนราชการในสังกัดสำนักงานปลัดกระทรวงสาธารณสุขให้สอดคล้องกับพระราชกฤษฎีกาว่าด้วยหลักเกณฑ์และวิธีการบริหารกิจการบ้านเมืองที่ดีพ</w:t>
            </w:r>
            <w:r w:rsidRPr="00FC6D9B">
              <w:rPr>
                <w:rStyle w:val="A20"/>
                <w:color w:val="000000" w:themeColor="text1"/>
                <w:sz w:val="32"/>
                <w:szCs w:val="32"/>
              </w:rPr>
              <w:t>.</w:t>
            </w:r>
            <w:r w:rsidRPr="00FC6D9B">
              <w:rPr>
                <w:rStyle w:val="A20"/>
                <w:color w:val="000000" w:themeColor="text1"/>
                <w:sz w:val="32"/>
                <w:szCs w:val="32"/>
                <w:cs/>
              </w:rPr>
              <w:t>ศ</w:t>
            </w:r>
            <w:r w:rsidRPr="00FC6D9B">
              <w:rPr>
                <w:rStyle w:val="A20"/>
                <w:color w:val="000000" w:themeColor="text1"/>
                <w:sz w:val="32"/>
                <w:szCs w:val="32"/>
              </w:rPr>
              <w:t>. 2546</w:t>
            </w:r>
          </w:p>
          <w:p w:rsidR="004B2A71" w:rsidRPr="00FC6D9B" w:rsidRDefault="004B2A71" w:rsidP="00634754">
            <w:pPr>
              <w:pStyle w:val="Pa2"/>
              <w:numPr>
                <w:ilvl w:val="0"/>
                <w:numId w:val="21"/>
              </w:numPr>
              <w:spacing w:line="240" w:lineRule="auto"/>
              <w:ind w:left="345" w:hanging="284"/>
              <w:jc w:val="thaiDistribute"/>
              <w:rPr>
                <w:color w:val="000000" w:themeColor="text1"/>
                <w:sz w:val="32"/>
                <w:szCs w:val="32"/>
              </w:rPr>
            </w:pPr>
            <w:r w:rsidRPr="00FC6D9B">
              <w:rPr>
                <w:rStyle w:val="A20"/>
                <w:color w:val="000000" w:themeColor="text1"/>
                <w:sz w:val="32"/>
                <w:szCs w:val="32"/>
                <w:cs/>
              </w:rPr>
              <w:t>เพื่อนำเ</w:t>
            </w:r>
            <w:r w:rsidRPr="00FC6D9B">
              <w:rPr>
                <w:color w:val="000000" w:themeColor="text1"/>
                <w:sz w:val="32"/>
                <w:szCs w:val="32"/>
                <w:cs/>
              </w:rPr>
              <w:t>กณฑ์</w:t>
            </w:r>
            <w:r w:rsidRPr="00FC6D9B">
              <w:rPr>
                <w:rFonts w:eastAsia="Calibri"/>
                <w:color w:val="000000" w:themeColor="text1"/>
                <w:sz w:val="32"/>
                <w:szCs w:val="32"/>
                <w:cs/>
              </w:rPr>
              <w:t>คุณภาพการบริหารจัดการภาครัฐ พ</w:t>
            </w:r>
            <w:r w:rsidRPr="00FC6D9B">
              <w:rPr>
                <w:rFonts w:eastAsia="Calibri"/>
                <w:color w:val="000000" w:themeColor="text1"/>
                <w:sz w:val="32"/>
                <w:szCs w:val="32"/>
              </w:rPr>
              <w:t>.</w:t>
            </w:r>
            <w:r w:rsidRPr="00FC6D9B">
              <w:rPr>
                <w:rFonts w:eastAsia="Calibri"/>
                <w:color w:val="000000" w:themeColor="text1"/>
                <w:sz w:val="32"/>
                <w:szCs w:val="32"/>
                <w:cs/>
              </w:rPr>
              <w:t>ศ</w:t>
            </w:r>
            <w:r w:rsidRPr="00FC6D9B">
              <w:rPr>
                <w:rFonts w:eastAsia="Calibri"/>
                <w:color w:val="000000" w:themeColor="text1"/>
                <w:sz w:val="32"/>
                <w:szCs w:val="32"/>
              </w:rPr>
              <w:t>.2558</w:t>
            </w:r>
            <w:r w:rsidRPr="00FC6D9B">
              <w:rPr>
                <w:rFonts w:eastAsia="Calibri"/>
                <w:color w:val="000000" w:themeColor="text1"/>
                <w:sz w:val="32"/>
                <w:szCs w:val="32"/>
                <w:cs/>
              </w:rPr>
              <w:t xml:space="preserve"> มา</w:t>
            </w:r>
            <w:r w:rsidRPr="00FC6D9B">
              <w:rPr>
                <w:rStyle w:val="A20"/>
                <w:color w:val="000000" w:themeColor="text1"/>
                <w:sz w:val="32"/>
                <w:szCs w:val="32"/>
                <w:cs/>
              </w:rPr>
              <w:t>ใช้เป็นแนวทางในการดำเนินการพัฒนาคุณภาพการบริหารจัดการองค์การและเป็นบรรทัดฐานการติดตามประเมินผลของส่วนราชการในสังกัดสำนักงานปลัดกระทรวงสาธารณสุข</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ประชากรกลุ่มเป้าหมาย</w:t>
            </w:r>
          </w:p>
        </w:tc>
        <w:tc>
          <w:tcPr>
            <w:tcW w:w="7738" w:type="dxa"/>
            <w:gridSpan w:val="2"/>
          </w:tcPr>
          <w:p w:rsidR="004B2A71" w:rsidRPr="00FC6D9B" w:rsidRDefault="004B2A71" w:rsidP="00634754">
            <w:pPr>
              <w:pStyle w:val="a6"/>
              <w:numPr>
                <w:ilvl w:val="0"/>
                <w:numId w:val="26"/>
              </w:numPr>
              <w:ind w:left="345" w:hanging="284"/>
              <w:rPr>
                <w:rFonts w:ascii="TH SarabunPSK" w:hAnsi="TH SarabunPSK" w:cs="TH SarabunPSK"/>
                <w:color w:val="000000" w:themeColor="text1"/>
              </w:rPr>
            </w:pPr>
            <w:r w:rsidRPr="00FC6D9B">
              <w:rPr>
                <w:rFonts w:ascii="TH SarabunPSK" w:hAnsi="TH SarabunPSK" w:cs="TH SarabunPSK"/>
                <w:color w:val="000000" w:themeColor="text1"/>
                <w:cs/>
              </w:rPr>
              <w:t>กองในสังกัดสำนักงานปลัดกระทรวงสาธารณสุข ส่วนกลาง</w:t>
            </w:r>
          </w:p>
          <w:p w:rsidR="004B2A71" w:rsidRPr="00FC6D9B" w:rsidRDefault="004B2A71" w:rsidP="00634754">
            <w:pPr>
              <w:pStyle w:val="a6"/>
              <w:numPr>
                <w:ilvl w:val="0"/>
                <w:numId w:val="26"/>
              </w:numPr>
              <w:ind w:left="345" w:hanging="284"/>
              <w:rPr>
                <w:rFonts w:ascii="TH SarabunPSK" w:hAnsi="TH SarabunPSK" w:cs="TH SarabunPSK"/>
                <w:color w:val="000000" w:themeColor="text1"/>
              </w:rPr>
            </w:pPr>
            <w:r w:rsidRPr="00FC6D9B">
              <w:rPr>
                <w:rFonts w:ascii="TH SarabunPSK" w:hAnsi="TH SarabunPSK" w:cs="TH SarabunPSK"/>
                <w:color w:val="000000" w:themeColor="text1"/>
                <w:cs/>
              </w:rPr>
              <w:t>สำนักงานสาธารณสุขจังหวัด</w:t>
            </w:r>
          </w:p>
          <w:p w:rsidR="004B2A71" w:rsidRPr="00FC6D9B" w:rsidRDefault="004B2A71" w:rsidP="00634754">
            <w:pPr>
              <w:pStyle w:val="a6"/>
              <w:numPr>
                <w:ilvl w:val="0"/>
                <w:numId w:val="26"/>
              </w:numPr>
              <w:ind w:left="345" w:hanging="284"/>
              <w:rPr>
                <w:rFonts w:ascii="TH SarabunPSK" w:hAnsi="TH SarabunPSK" w:cs="TH SarabunPSK"/>
                <w:color w:val="000000" w:themeColor="text1"/>
                <w:cs/>
              </w:rPr>
            </w:pPr>
            <w:r w:rsidRPr="00FC6D9B">
              <w:rPr>
                <w:rFonts w:ascii="TH SarabunPSK" w:hAnsi="TH SarabunPSK" w:cs="TH SarabunPSK"/>
                <w:color w:val="000000" w:themeColor="text1"/>
                <w:cs/>
              </w:rPr>
              <w:t>สำนักงานสาธารณสุขอำเภอ</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lastRenderedPageBreak/>
              <w:t>วิธีการจัดเก็บข้อมูล</w:t>
            </w:r>
          </w:p>
        </w:tc>
        <w:tc>
          <w:tcPr>
            <w:tcW w:w="7738" w:type="dxa"/>
            <w:gridSpan w:val="2"/>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 xml:space="preserve">จากรายงานผลการประเมินของกลุ่มพัฒนาระบบบริหาร </w:t>
            </w:r>
          </w:p>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สำนักงานปลัดกระทรวงสาธารณสุข</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แหล่งข้อมูล</w:t>
            </w:r>
          </w:p>
        </w:tc>
        <w:tc>
          <w:tcPr>
            <w:tcW w:w="7738" w:type="dxa"/>
            <w:gridSpan w:val="2"/>
          </w:tcPr>
          <w:p w:rsidR="004B2A71" w:rsidRPr="00FC6D9B" w:rsidRDefault="004B2A71" w:rsidP="00634754">
            <w:pPr>
              <w:pStyle w:val="a6"/>
              <w:numPr>
                <w:ilvl w:val="0"/>
                <w:numId w:val="27"/>
              </w:numPr>
              <w:ind w:left="345"/>
              <w:rPr>
                <w:rFonts w:ascii="TH SarabunPSK" w:hAnsi="TH SarabunPSK" w:cs="TH SarabunPSK"/>
                <w:color w:val="000000" w:themeColor="text1"/>
              </w:rPr>
            </w:pPr>
            <w:r w:rsidRPr="00FC6D9B">
              <w:rPr>
                <w:rFonts w:ascii="TH SarabunPSK" w:hAnsi="TH SarabunPSK" w:cs="TH SarabunPSK"/>
                <w:color w:val="000000" w:themeColor="text1"/>
                <w:cs/>
              </w:rPr>
              <w:t>กองในสังกัดสำนักงานปลัดกระทรวงสาธารณสุข ส่วนกลาง</w:t>
            </w:r>
          </w:p>
          <w:p w:rsidR="004B2A71" w:rsidRPr="00FC6D9B" w:rsidRDefault="004B2A71" w:rsidP="00634754">
            <w:pPr>
              <w:pStyle w:val="a6"/>
              <w:numPr>
                <w:ilvl w:val="0"/>
                <w:numId w:val="27"/>
              </w:numPr>
              <w:ind w:left="345"/>
              <w:rPr>
                <w:rFonts w:ascii="TH SarabunPSK" w:hAnsi="TH SarabunPSK" w:cs="TH SarabunPSK"/>
                <w:color w:val="000000" w:themeColor="text1"/>
              </w:rPr>
            </w:pPr>
            <w:r w:rsidRPr="00FC6D9B">
              <w:rPr>
                <w:rFonts w:ascii="TH SarabunPSK" w:hAnsi="TH SarabunPSK" w:cs="TH SarabunPSK"/>
                <w:color w:val="000000" w:themeColor="text1"/>
                <w:cs/>
              </w:rPr>
              <w:t>สำนักงานสาธารณสุขจังหวัด</w:t>
            </w:r>
          </w:p>
          <w:p w:rsidR="004B2A71" w:rsidRPr="00FC6D9B" w:rsidRDefault="004B2A71" w:rsidP="00634754">
            <w:pPr>
              <w:pStyle w:val="a6"/>
              <w:numPr>
                <w:ilvl w:val="0"/>
                <w:numId w:val="27"/>
              </w:numPr>
              <w:ind w:left="345"/>
              <w:rPr>
                <w:rFonts w:ascii="TH SarabunPSK" w:hAnsi="TH SarabunPSK" w:cs="TH SarabunPSK"/>
                <w:color w:val="000000" w:themeColor="text1"/>
              </w:rPr>
            </w:pPr>
            <w:r w:rsidRPr="00FC6D9B">
              <w:rPr>
                <w:rFonts w:ascii="TH SarabunPSK" w:hAnsi="TH SarabunPSK" w:cs="TH SarabunPSK"/>
                <w:color w:val="000000" w:themeColor="text1"/>
                <w:cs/>
              </w:rPr>
              <w:t>สำนักงานสาธารณสุขอำเภอ</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1</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A = </w:t>
            </w:r>
            <w:r w:rsidRPr="00FC6D9B">
              <w:rPr>
                <w:rFonts w:ascii="TH SarabunPSK" w:hAnsi="TH SarabunPSK" w:cs="TH SarabunPSK"/>
                <w:color w:val="000000" w:themeColor="text1"/>
                <w:cs/>
              </w:rPr>
              <w:t xml:space="preserve">จำนวนกองในสังกัดสำนักงานปลัดกระทรวงสาธารณสุขส่วนกลางที่ดำเนินการผ่านเกณฑ์ที่กำหนด </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2</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B = </w:t>
            </w:r>
            <w:r w:rsidRPr="00FC6D9B">
              <w:rPr>
                <w:rFonts w:ascii="TH SarabunPSK" w:hAnsi="TH SarabunPSK" w:cs="TH SarabunPSK"/>
                <w:color w:val="000000" w:themeColor="text1"/>
                <w:cs/>
              </w:rPr>
              <w:t>จำนวนกองในสังกัดสำนักงานปลัดกระทรวงสาธารณสุขส่วนกลางทั้งหมด</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3</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A = </w:t>
            </w:r>
            <w:r w:rsidRPr="00FC6D9B">
              <w:rPr>
                <w:rFonts w:ascii="TH SarabunPSK" w:hAnsi="TH SarabunPSK" w:cs="TH SarabunPSK"/>
                <w:color w:val="000000" w:themeColor="text1"/>
                <w:cs/>
              </w:rPr>
              <w:t xml:space="preserve">จำนวนสำนักงานสาธารณสุขจังหวัดที่ดำเนินการผ่านเกณฑ์ที่กำหนด </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4</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B = </w:t>
            </w:r>
            <w:r w:rsidRPr="00FC6D9B">
              <w:rPr>
                <w:rFonts w:ascii="TH SarabunPSK" w:hAnsi="TH SarabunPSK" w:cs="TH SarabunPSK"/>
                <w:color w:val="000000" w:themeColor="text1"/>
                <w:cs/>
              </w:rPr>
              <w:t>จำนวนสำนักงานสาธารณสุขจังหวัดทั้งหมด</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5</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A = </w:t>
            </w:r>
            <w:r w:rsidRPr="00FC6D9B">
              <w:rPr>
                <w:rFonts w:ascii="TH SarabunPSK" w:hAnsi="TH SarabunPSK" w:cs="TH SarabunPSK"/>
                <w:color w:val="000000" w:themeColor="text1"/>
                <w:cs/>
              </w:rPr>
              <w:t xml:space="preserve">จำนวนสำนักงานสาธารณสุขอำเภอที่ดำเนินการผ่านเกณฑ์ที่กำหนด </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รายการข้อมูล </w:t>
            </w:r>
            <w:r w:rsidRPr="00FC6D9B">
              <w:rPr>
                <w:rFonts w:ascii="TH SarabunPSK" w:hAnsi="TH SarabunPSK" w:cs="TH SarabunPSK"/>
                <w:b/>
                <w:bCs/>
                <w:color w:val="000000" w:themeColor="text1"/>
              </w:rPr>
              <w:t>6</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 xml:space="preserve">B = </w:t>
            </w:r>
            <w:r w:rsidRPr="00FC6D9B">
              <w:rPr>
                <w:rFonts w:ascii="TH SarabunPSK" w:hAnsi="TH SarabunPSK" w:cs="TH SarabunPSK"/>
                <w:color w:val="000000" w:themeColor="text1"/>
                <w:cs/>
              </w:rPr>
              <w:t>จำนวนสำนักงานสาธารณสุขอำเภอทั้งหมด</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สูตรคำนวณตัวชี้วัด</w:t>
            </w:r>
          </w:p>
        </w:tc>
        <w:tc>
          <w:tcPr>
            <w:tcW w:w="7738" w:type="dxa"/>
            <w:gridSpan w:val="2"/>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w:t>
            </w:r>
            <w:r w:rsidRPr="00FC6D9B">
              <w:rPr>
                <w:rFonts w:ascii="TH SarabunPSK" w:hAnsi="TH SarabunPSK" w:cs="TH SarabunPSK"/>
                <w:color w:val="000000" w:themeColor="text1"/>
              </w:rPr>
              <w:t>A/B</w:t>
            </w:r>
            <w:r w:rsidRPr="00FC6D9B">
              <w:rPr>
                <w:rFonts w:ascii="TH SarabunPSK" w:hAnsi="TH SarabunPSK" w:cs="TH SarabunPSK"/>
                <w:color w:val="000000" w:themeColor="text1"/>
                <w:cs/>
              </w:rPr>
              <w:t xml:space="preserve">) </w:t>
            </w:r>
            <w:r w:rsidRPr="00FC6D9B">
              <w:rPr>
                <w:rFonts w:ascii="TH SarabunPSK" w:hAnsi="TH SarabunPSK" w:cs="TH SarabunPSK"/>
                <w:color w:val="000000" w:themeColor="text1"/>
              </w:rPr>
              <w:t>X 100</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ระยะเวลาประเมินผล</w:t>
            </w:r>
          </w:p>
        </w:tc>
        <w:tc>
          <w:tcPr>
            <w:tcW w:w="7738" w:type="dxa"/>
            <w:gridSpan w:val="2"/>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cs/>
              </w:rPr>
              <w:t>ไตรมาส 4</w:t>
            </w:r>
          </w:p>
        </w:tc>
      </w:tr>
      <w:tr w:rsidR="004B2A71" w:rsidRPr="00FC6D9B" w:rsidTr="004B2A71">
        <w:trPr>
          <w:trHeight w:val="548"/>
        </w:trPr>
        <w:tc>
          <w:tcPr>
            <w:tcW w:w="10374" w:type="dxa"/>
            <w:gridSpan w:val="3"/>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 xml:space="preserve">เกณฑ์การประเมิน </w:t>
            </w:r>
          </w:p>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t>ปี 256</w:t>
            </w:r>
            <w:r w:rsidRPr="00FC6D9B">
              <w:rPr>
                <w:rFonts w:ascii="TH SarabunPSK" w:hAnsi="TH SarabunPSK" w:cs="TH SarabunPSK"/>
                <w:b/>
                <w:bCs/>
                <w:color w:val="000000" w:themeColor="text1"/>
              </w:rPr>
              <w:t>2 :</w:t>
            </w:r>
          </w:p>
          <w:tbl>
            <w:tblPr>
              <w:tblStyle w:val="30"/>
              <w:tblpPr w:leftFromText="180" w:rightFromText="180" w:vertAnchor="text" w:horzAnchor="margin" w:tblpXSpec="center" w:tblpY="23"/>
              <w:tblOverlap w:val="never"/>
              <w:tblW w:w="9072" w:type="dxa"/>
              <w:tblLook w:val="04A0"/>
            </w:tblPr>
            <w:tblGrid>
              <w:gridCol w:w="2268"/>
              <w:gridCol w:w="2268"/>
              <w:gridCol w:w="2268"/>
              <w:gridCol w:w="2268"/>
            </w:tblGrid>
            <w:tr w:rsidR="004B2A71" w:rsidRPr="00FC6D9B" w:rsidTr="004B2A71">
              <w:tc>
                <w:tcPr>
                  <w:tcW w:w="2268" w:type="dxa"/>
                </w:tcPr>
                <w:p w:rsidR="004B2A71" w:rsidRPr="00FC6D9B" w:rsidRDefault="004B2A71" w:rsidP="004B2A71">
                  <w:pPr>
                    <w:jc w:val="center"/>
                    <w:rPr>
                      <w:rFonts w:ascii="TH SarabunPSK" w:hAnsi="TH SarabunPSK" w:cs="TH SarabunPSK"/>
                      <w:b/>
                      <w:bCs/>
                      <w:color w:val="000000" w:themeColor="text1"/>
                      <w:sz w:val="28"/>
                      <w:cs/>
                    </w:rPr>
                  </w:pPr>
                  <w:r w:rsidRPr="00FC6D9B">
                    <w:rPr>
                      <w:rFonts w:ascii="TH SarabunPSK" w:hAnsi="TH SarabunPSK" w:cs="TH SarabunPSK"/>
                      <w:b/>
                      <w:bCs/>
                      <w:color w:val="000000" w:themeColor="text1"/>
                      <w:sz w:val="28"/>
                      <w:cs/>
                    </w:rPr>
                    <w:t xml:space="preserve">รอบ </w:t>
                  </w:r>
                  <w:r w:rsidRPr="00FC6D9B">
                    <w:rPr>
                      <w:rFonts w:ascii="TH SarabunPSK" w:hAnsi="TH SarabunPSK" w:cs="TH SarabunPSK"/>
                      <w:b/>
                      <w:bCs/>
                      <w:color w:val="000000" w:themeColor="text1"/>
                      <w:sz w:val="28"/>
                    </w:rPr>
                    <w:t xml:space="preserve">3 </w:t>
                  </w:r>
                  <w:r w:rsidRPr="00FC6D9B">
                    <w:rPr>
                      <w:rFonts w:ascii="TH SarabunPSK" w:hAnsi="TH SarabunPSK" w:cs="TH SarabunPSK"/>
                      <w:b/>
                      <w:bCs/>
                      <w:color w:val="000000" w:themeColor="text1"/>
                      <w:sz w:val="28"/>
                      <w:cs/>
                    </w:rPr>
                    <w:t>เดือน</w:t>
                  </w:r>
                </w:p>
              </w:tc>
              <w:tc>
                <w:tcPr>
                  <w:tcW w:w="2268" w:type="dxa"/>
                </w:tcPr>
                <w:p w:rsidR="004B2A71" w:rsidRPr="00FC6D9B" w:rsidRDefault="004B2A71" w:rsidP="004B2A71">
                  <w:pPr>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cs/>
                    </w:rPr>
                    <w:t xml:space="preserve">รอบ </w:t>
                  </w:r>
                  <w:r w:rsidRPr="00FC6D9B">
                    <w:rPr>
                      <w:rFonts w:ascii="TH SarabunPSK" w:hAnsi="TH SarabunPSK" w:cs="TH SarabunPSK"/>
                      <w:b/>
                      <w:bCs/>
                      <w:color w:val="000000" w:themeColor="text1"/>
                      <w:sz w:val="28"/>
                    </w:rPr>
                    <w:t xml:space="preserve">6 </w:t>
                  </w:r>
                  <w:r w:rsidRPr="00FC6D9B">
                    <w:rPr>
                      <w:rFonts w:ascii="TH SarabunPSK" w:hAnsi="TH SarabunPSK" w:cs="TH SarabunPSK"/>
                      <w:b/>
                      <w:bCs/>
                      <w:color w:val="000000" w:themeColor="text1"/>
                      <w:sz w:val="28"/>
                      <w:cs/>
                    </w:rPr>
                    <w:t>เดือน</w:t>
                  </w:r>
                </w:p>
              </w:tc>
              <w:tc>
                <w:tcPr>
                  <w:tcW w:w="2268" w:type="dxa"/>
                </w:tcPr>
                <w:p w:rsidR="004B2A71" w:rsidRPr="00FC6D9B" w:rsidRDefault="004B2A71" w:rsidP="004B2A71">
                  <w:pPr>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cs/>
                    </w:rPr>
                    <w:t xml:space="preserve">รอบ </w:t>
                  </w:r>
                  <w:r w:rsidRPr="00FC6D9B">
                    <w:rPr>
                      <w:rFonts w:ascii="TH SarabunPSK" w:hAnsi="TH SarabunPSK" w:cs="TH SarabunPSK"/>
                      <w:b/>
                      <w:bCs/>
                      <w:color w:val="000000" w:themeColor="text1"/>
                      <w:sz w:val="28"/>
                    </w:rPr>
                    <w:t xml:space="preserve">9 </w:t>
                  </w:r>
                  <w:r w:rsidRPr="00FC6D9B">
                    <w:rPr>
                      <w:rFonts w:ascii="TH SarabunPSK" w:hAnsi="TH SarabunPSK" w:cs="TH SarabunPSK"/>
                      <w:b/>
                      <w:bCs/>
                      <w:color w:val="000000" w:themeColor="text1"/>
                      <w:sz w:val="28"/>
                      <w:cs/>
                    </w:rPr>
                    <w:t>เดือน</w:t>
                  </w:r>
                </w:p>
              </w:tc>
              <w:tc>
                <w:tcPr>
                  <w:tcW w:w="2268" w:type="dxa"/>
                </w:tcPr>
                <w:p w:rsidR="004B2A71" w:rsidRPr="00FC6D9B" w:rsidRDefault="004B2A71" w:rsidP="004B2A71">
                  <w:pPr>
                    <w:jc w:val="center"/>
                    <w:rPr>
                      <w:rFonts w:ascii="TH SarabunPSK" w:hAnsi="TH SarabunPSK" w:cs="TH SarabunPSK"/>
                      <w:b/>
                      <w:bCs/>
                      <w:color w:val="000000" w:themeColor="text1"/>
                      <w:sz w:val="28"/>
                    </w:rPr>
                  </w:pPr>
                  <w:r w:rsidRPr="00FC6D9B">
                    <w:rPr>
                      <w:rFonts w:ascii="TH SarabunPSK" w:hAnsi="TH SarabunPSK" w:cs="TH SarabunPSK"/>
                      <w:b/>
                      <w:bCs/>
                      <w:color w:val="000000" w:themeColor="text1"/>
                      <w:sz w:val="28"/>
                      <w:cs/>
                    </w:rPr>
                    <w:t xml:space="preserve">รอบ </w:t>
                  </w:r>
                  <w:r w:rsidRPr="00FC6D9B">
                    <w:rPr>
                      <w:rFonts w:ascii="TH SarabunPSK" w:hAnsi="TH SarabunPSK" w:cs="TH SarabunPSK"/>
                      <w:b/>
                      <w:bCs/>
                      <w:color w:val="000000" w:themeColor="text1"/>
                      <w:sz w:val="28"/>
                    </w:rPr>
                    <w:t xml:space="preserve">12 </w:t>
                  </w:r>
                  <w:r w:rsidRPr="00FC6D9B">
                    <w:rPr>
                      <w:rFonts w:ascii="TH SarabunPSK" w:hAnsi="TH SarabunPSK" w:cs="TH SarabunPSK"/>
                      <w:b/>
                      <w:bCs/>
                      <w:color w:val="000000" w:themeColor="text1"/>
                      <w:sz w:val="28"/>
                      <w:cs/>
                    </w:rPr>
                    <w:t>เดือน</w:t>
                  </w:r>
                </w:p>
              </w:tc>
            </w:tr>
            <w:tr w:rsidR="004B2A71" w:rsidRPr="00FC6D9B" w:rsidTr="004B2A71">
              <w:trPr>
                <w:trHeight w:val="380"/>
              </w:trPr>
              <w:tc>
                <w:tcPr>
                  <w:tcW w:w="2268" w:type="dxa"/>
                </w:tcPr>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cs/>
                    </w:rPr>
                    <w:t>1.ส่วนราชการจัดทำรายงานลักษณะสำคัญขององค์การ   ครบ 13 คำถามภายในระยะ เวลาที่กำหนด</w:t>
                  </w:r>
                </w:p>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w:t>
                  </w:r>
                  <w:r w:rsidRPr="00FC6D9B">
                    <w:rPr>
                      <w:rFonts w:ascii="TH SarabunPSK" w:hAnsi="TH SarabunPSK" w:cs="TH SarabunPSK"/>
                      <w:color w:val="000000" w:themeColor="text1"/>
                      <w:spacing w:val="-4"/>
                      <w:sz w:val="28"/>
                      <w:cs/>
                    </w:rPr>
                    <w:t>.ส่วนราชการมีผลประเมินองค์การ (</w:t>
                  </w:r>
                  <w:r w:rsidRPr="00FC6D9B">
                    <w:rPr>
                      <w:rFonts w:ascii="TH SarabunPSK" w:hAnsi="TH SarabunPSK" w:cs="TH SarabunPSK"/>
                      <w:color w:val="000000" w:themeColor="text1"/>
                      <w:spacing w:val="-4"/>
                      <w:sz w:val="28"/>
                    </w:rPr>
                    <w:t>SelfAssessment</w:t>
                  </w:r>
                  <w:r w:rsidRPr="00FC6D9B">
                    <w:rPr>
                      <w:rFonts w:ascii="TH SarabunPSK" w:hAnsi="TH SarabunPSK" w:cs="TH SarabunPSK"/>
                      <w:color w:val="000000" w:themeColor="text1"/>
                      <w:spacing w:val="-4"/>
                      <w:sz w:val="28"/>
                      <w:cs/>
                    </w:rPr>
                    <w:t xml:space="preserve">) เทียบกับเกณฑ์ฯ หมวด </w:t>
                  </w:r>
                  <w:r w:rsidRPr="00FC6D9B">
                    <w:rPr>
                      <w:rFonts w:ascii="TH SarabunPSK" w:hAnsi="TH SarabunPSK" w:cs="TH SarabunPSK"/>
                      <w:color w:val="000000" w:themeColor="text1"/>
                      <w:spacing w:val="-4"/>
                      <w:sz w:val="28"/>
                    </w:rPr>
                    <w:t>2</w:t>
                  </w:r>
                  <w:r w:rsidRPr="00FC6D9B">
                    <w:rPr>
                      <w:rFonts w:ascii="TH SarabunPSK" w:hAnsi="TH SarabunPSK" w:cs="TH SarabunPSK"/>
                      <w:color w:val="000000" w:themeColor="text1"/>
                      <w:spacing w:val="-4"/>
                      <w:sz w:val="28"/>
                      <w:cs/>
                    </w:rPr>
                    <w:t xml:space="preserve"> </w:t>
                  </w:r>
                  <w:r w:rsidRPr="00FC6D9B">
                    <w:rPr>
                      <w:rFonts w:ascii="TH SarabunPSK" w:hAnsi="TH SarabunPSK" w:cs="TH SarabunPSK"/>
                      <w:color w:val="000000" w:themeColor="text1"/>
                      <w:spacing w:val="-4"/>
                      <w:sz w:val="28"/>
                      <w:cs/>
                    </w:rPr>
                    <w:lastRenderedPageBreak/>
                    <w:t xml:space="preserve">กับหมวด </w:t>
                  </w:r>
                  <w:r w:rsidRPr="00FC6D9B">
                    <w:rPr>
                      <w:rFonts w:ascii="TH SarabunPSK" w:hAnsi="TH SarabunPSK" w:cs="TH SarabunPSK"/>
                      <w:color w:val="000000" w:themeColor="text1"/>
                      <w:spacing w:val="-4"/>
                      <w:sz w:val="28"/>
                    </w:rPr>
                    <w:t xml:space="preserve">4 </w:t>
                  </w:r>
                  <w:r w:rsidRPr="00FC6D9B">
                    <w:rPr>
                      <w:rFonts w:ascii="TH SarabunPSK" w:hAnsi="TH SarabunPSK" w:cs="TH SarabunPSK"/>
                      <w:color w:val="000000" w:themeColor="text1"/>
                      <w:spacing w:val="-4"/>
                      <w:sz w:val="28"/>
                      <w:cs/>
                    </w:rPr>
                    <w:t>ภายในระยะเวลาที่กำหนดและคงรักษาสภาพ (</w:t>
                  </w:r>
                  <w:r w:rsidRPr="00FC6D9B">
                    <w:rPr>
                      <w:rFonts w:ascii="TH SarabunPSK" w:hAnsi="TH SarabunPSK" w:cs="TH SarabunPSK"/>
                      <w:color w:val="000000" w:themeColor="text1"/>
                      <w:spacing w:val="-4"/>
                      <w:sz w:val="28"/>
                    </w:rPr>
                    <w:t>Maintain</w:t>
                  </w:r>
                  <w:r w:rsidRPr="00FC6D9B">
                    <w:rPr>
                      <w:rFonts w:ascii="TH SarabunPSK" w:hAnsi="TH SarabunPSK" w:cs="TH SarabunPSK"/>
                      <w:color w:val="000000" w:themeColor="text1"/>
                      <w:spacing w:val="-4"/>
                      <w:sz w:val="28"/>
                      <w:cs/>
                    </w:rPr>
                    <w:t>)หมวด 1 กับ หมวด 5</w:t>
                  </w:r>
                </w:p>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cs/>
                    </w:rPr>
                    <w:t>3</w:t>
                  </w:r>
                  <w:r w:rsidRPr="00FC6D9B">
                    <w:rPr>
                      <w:rFonts w:ascii="TH SarabunPSK" w:hAnsi="TH SarabunPSK" w:cs="TH SarabunPSK"/>
                      <w:color w:val="000000" w:themeColor="text1"/>
                      <w:sz w:val="28"/>
                    </w:rPr>
                    <w:t>.</w:t>
                  </w:r>
                  <w:r w:rsidRPr="00FC6D9B">
                    <w:rPr>
                      <w:rFonts w:ascii="TH SarabunPSK" w:hAnsi="TH SarabunPSK" w:cs="TH SarabunPSK"/>
                      <w:color w:val="000000" w:themeColor="text1"/>
                      <w:sz w:val="28"/>
                      <w:cs/>
                    </w:rPr>
                    <w:t xml:space="preserve">ส่วนราชการจัดทำแผนพัฒนาองค์การหมวด 2 กับหมวด 4   ได้ครบถ้วน (หมวดละ </w:t>
                  </w:r>
                  <w:r w:rsidRPr="00FC6D9B">
                    <w:rPr>
                      <w:rFonts w:ascii="TH SarabunPSK" w:hAnsi="TH SarabunPSK" w:cs="TH SarabunPSK"/>
                      <w:color w:val="000000" w:themeColor="text1"/>
                      <w:sz w:val="28"/>
                    </w:rPr>
                    <w:t xml:space="preserve">1 </w:t>
                  </w:r>
                  <w:r w:rsidRPr="00FC6D9B">
                    <w:rPr>
                      <w:rFonts w:ascii="TH SarabunPSK" w:hAnsi="TH SarabunPSK" w:cs="TH SarabunPSK"/>
                      <w:color w:val="000000" w:themeColor="text1"/>
                      <w:sz w:val="28"/>
                      <w:cs/>
                    </w:rPr>
                    <w:t>แผน) ภายในระยะเวลาที่กำหนด</w:t>
                  </w:r>
                </w:p>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cs/>
                    </w:rPr>
                    <w:t xml:space="preserve">4.ส่วนราชการกำหนดตัวชี้วัดหมวด 2 กับหมวด 4 ได้ครบถ้วน (บังคับหมวดละ 2 ตัวชี้วัด และกำหนดเองหมวดละ 3 ตัวชี้วัด  ที่สอดคล้องกับ </w:t>
                  </w:r>
                  <w:r w:rsidRPr="00FC6D9B">
                    <w:rPr>
                      <w:rFonts w:ascii="TH SarabunPSK" w:hAnsi="TH SarabunPSK" w:cs="TH SarabunPSK"/>
                      <w:color w:val="000000" w:themeColor="text1"/>
                      <w:sz w:val="28"/>
                    </w:rPr>
                    <w:t>OFI</w:t>
                  </w:r>
                  <w:r w:rsidRPr="00FC6D9B">
                    <w:rPr>
                      <w:rFonts w:ascii="TH SarabunPSK" w:hAnsi="TH SarabunPSK" w:cs="TH SarabunPSK"/>
                      <w:color w:val="000000" w:themeColor="text1"/>
                      <w:sz w:val="28"/>
                      <w:cs/>
                    </w:rPr>
                    <w:t>) ภายในระยะเวลาที่กำหนด</w:t>
                  </w:r>
                </w:p>
              </w:tc>
              <w:tc>
                <w:tcPr>
                  <w:tcW w:w="2268" w:type="dxa"/>
                </w:tcPr>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rPr>
                    <w:lastRenderedPageBreak/>
                    <w:t>1.</w:t>
                  </w:r>
                  <w:r w:rsidRPr="00FC6D9B">
                    <w:rPr>
                      <w:rFonts w:ascii="TH SarabunPSK" w:hAnsi="TH SarabunPSK" w:cs="TH SarabunPSK"/>
                      <w:color w:val="000000" w:themeColor="text1"/>
                      <w:sz w:val="28"/>
                      <w:cs/>
                    </w:rPr>
                    <w:t xml:space="preserve">ส่วนราชการส่งรายงานผลการดำเนินงานแผนพัฒนาองค์การครบ 2 หมวด ภายในระยะเวลาที่กำหนด </w:t>
                  </w:r>
                </w:p>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2.ส่วนราชการส่งรายงานผลการดำเนินงานตัวชี้วัดครบ  2 หมวด ภายในระยะเวลาที่</w:t>
                  </w:r>
                  <w:r w:rsidRPr="00FC6D9B">
                    <w:rPr>
                      <w:rFonts w:ascii="TH SarabunPSK" w:hAnsi="TH SarabunPSK" w:cs="TH SarabunPSK"/>
                      <w:color w:val="000000" w:themeColor="text1"/>
                      <w:sz w:val="28"/>
                      <w:cs/>
                    </w:rPr>
                    <w:lastRenderedPageBreak/>
                    <w:t>กำหนด</w:t>
                  </w:r>
                </w:p>
                <w:p w:rsidR="004B2A71" w:rsidRPr="00FC6D9B" w:rsidRDefault="004B2A71" w:rsidP="004B2A71">
                  <w:pPr>
                    <w:rPr>
                      <w:rFonts w:ascii="TH SarabunPSK" w:hAnsi="TH SarabunPSK" w:cs="TH SarabunPSK"/>
                      <w:color w:val="000000" w:themeColor="text1"/>
                      <w:sz w:val="28"/>
                    </w:rPr>
                  </w:pPr>
                </w:p>
              </w:tc>
              <w:tc>
                <w:tcPr>
                  <w:tcW w:w="2268" w:type="dxa"/>
                </w:tcPr>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rPr>
                    <w:lastRenderedPageBreak/>
                    <w:t>1.</w:t>
                  </w:r>
                  <w:r w:rsidRPr="00FC6D9B">
                    <w:rPr>
                      <w:rFonts w:ascii="TH SarabunPSK" w:hAnsi="TH SarabunPSK" w:cs="TH SarabunPSK"/>
                      <w:color w:val="000000" w:themeColor="text1"/>
                      <w:sz w:val="28"/>
                      <w:cs/>
                    </w:rPr>
                    <w:t>ส่วนราชการส่งรายงานผลการดำเนินงานแผนพัฒนาองค์การครบ 2 หมวด ภายในระยะเวลาที่กำหนด</w:t>
                  </w:r>
                </w:p>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cs/>
                    </w:rPr>
                    <w:t>2.ส่วนราชการส่งรายงานผลการดำเนินงานตัวชี้วัดครบ    2 หมวด ภายในระยะเวลาที่</w:t>
                  </w:r>
                  <w:r w:rsidRPr="00FC6D9B">
                    <w:rPr>
                      <w:rFonts w:ascii="TH SarabunPSK" w:hAnsi="TH SarabunPSK" w:cs="TH SarabunPSK"/>
                      <w:color w:val="000000" w:themeColor="text1"/>
                      <w:sz w:val="28"/>
                      <w:cs/>
                    </w:rPr>
                    <w:lastRenderedPageBreak/>
                    <w:t>กำหนด</w:t>
                  </w:r>
                </w:p>
                <w:p w:rsidR="004B2A71" w:rsidRPr="00FC6D9B" w:rsidRDefault="004B2A71" w:rsidP="004B2A71">
                  <w:pPr>
                    <w:rPr>
                      <w:rFonts w:ascii="TH SarabunPSK" w:hAnsi="TH SarabunPSK" w:cs="TH SarabunPSK"/>
                      <w:color w:val="000000" w:themeColor="text1"/>
                      <w:sz w:val="28"/>
                      <w:cs/>
                    </w:rPr>
                  </w:pPr>
                </w:p>
              </w:tc>
              <w:tc>
                <w:tcPr>
                  <w:tcW w:w="2268" w:type="dxa"/>
                </w:tcPr>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cs/>
                    </w:rPr>
                    <w:lastRenderedPageBreak/>
                    <w:t>1.กองในสังกัดสำนักงานปลัดกระทรวงสาธารณสุขส่วนกลางดำเนินการผ่านเกณฑ์ที่กำหนด ระดับ 5</w:t>
                  </w:r>
                </w:p>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cs/>
                    </w:rPr>
                    <w:t>(ร้อยละ 70)</w:t>
                  </w:r>
                </w:p>
                <w:p w:rsidR="004B2A71" w:rsidRPr="00FC6D9B" w:rsidRDefault="004B2A71" w:rsidP="004B2A71">
                  <w:pPr>
                    <w:rPr>
                      <w:rFonts w:ascii="TH SarabunPSK" w:hAnsi="TH SarabunPSK" w:cs="TH SarabunPSK"/>
                      <w:color w:val="000000" w:themeColor="text1"/>
                      <w:sz w:val="28"/>
                      <w:cs/>
                    </w:rPr>
                  </w:pPr>
                  <w:r w:rsidRPr="00FC6D9B">
                    <w:rPr>
                      <w:rFonts w:ascii="TH SarabunPSK" w:hAnsi="TH SarabunPSK" w:cs="TH SarabunPSK"/>
                      <w:color w:val="000000" w:themeColor="text1"/>
                      <w:sz w:val="28"/>
                    </w:rPr>
                    <w:t>2</w:t>
                  </w:r>
                  <w:r w:rsidRPr="00FC6D9B">
                    <w:rPr>
                      <w:rFonts w:ascii="TH SarabunPSK" w:hAnsi="TH SarabunPSK" w:cs="TH SarabunPSK"/>
                      <w:color w:val="000000" w:themeColor="text1"/>
                      <w:sz w:val="28"/>
                      <w:cs/>
                    </w:rPr>
                    <w:t>.สำนักสาธารณสุขจังหวัดดำเนินการผ่านเกณฑ์ที่</w:t>
                  </w:r>
                  <w:r w:rsidRPr="00FC6D9B">
                    <w:rPr>
                      <w:rFonts w:ascii="TH SarabunPSK" w:hAnsi="TH SarabunPSK" w:cs="TH SarabunPSK"/>
                      <w:color w:val="000000" w:themeColor="text1"/>
                      <w:sz w:val="28"/>
                      <w:cs/>
                    </w:rPr>
                    <w:lastRenderedPageBreak/>
                    <w:t>กำหนด ระดับ 5  (ร้อยละ 70)</w:t>
                  </w:r>
                </w:p>
                <w:p w:rsidR="004B2A71" w:rsidRPr="00FC6D9B" w:rsidRDefault="004B2A71" w:rsidP="004B2A71">
                  <w:pPr>
                    <w:rPr>
                      <w:rFonts w:ascii="TH SarabunPSK" w:hAnsi="TH SarabunPSK" w:cs="TH SarabunPSK"/>
                      <w:color w:val="000000" w:themeColor="text1"/>
                      <w:sz w:val="28"/>
                    </w:rPr>
                  </w:pPr>
                  <w:r w:rsidRPr="00FC6D9B">
                    <w:rPr>
                      <w:rFonts w:ascii="TH SarabunPSK" w:hAnsi="TH SarabunPSK" w:cs="TH SarabunPSK"/>
                      <w:color w:val="000000" w:themeColor="text1"/>
                      <w:sz w:val="28"/>
                    </w:rPr>
                    <w:t>3</w:t>
                  </w:r>
                  <w:r w:rsidRPr="00FC6D9B">
                    <w:rPr>
                      <w:rFonts w:ascii="TH SarabunPSK" w:hAnsi="TH SarabunPSK" w:cs="TH SarabunPSK"/>
                      <w:color w:val="000000" w:themeColor="text1"/>
                      <w:sz w:val="28"/>
                      <w:cs/>
                    </w:rPr>
                    <w:t xml:space="preserve">.สำนักสาธารณสุขอำเภอดำเนินการผ่านเกณฑ์ที่กำหนด ระดับ 5 (ร้อยละ </w:t>
                  </w:r>
                  <w:r w:rsidRPr="00FC6D9B">
                    <w:rPr>
                      <w:rFonts w:ascii="TH SarabunPSK" w:hAnsi="TH SarabunPSK" w:cs="TH SarabunPSK"/>
                      <w:color w:val="000000" w:themeColor="text1"/>
                      <w:sz w:val="28"/>
                    </w:rPr>
                    <w:t>4</w:t>
                  </w:r>
                  <w:r w:rsidRPr="00FC6D9B">
                    <w:rPr>
                      <w:rFonts w:ascii="TH SarabunPSK" w:hAnsi="TH SarabunPSK" w:cs="TH SarabunPSK"/>
                      <w:color w:val="000000" w:themeColor="text1"/>
                      <w:sz w:val="28"/>
                      <w:cs/>
                    </w:rPr>
                    <w:t>0)</w:t>
                  </w:r>
                </w:p>
              </w:tc>
            </w:tr>
          </w:tbl>
          <w:p w:rsidR="004B2A71" w:rsidRPr="00FC6D9B" w:rsidRDefault="004B2A71" w:rsidP="004B2A71">
            <w:pPr>
              <w:shd w:val="clear" w:color="auto" w:fill="FFFFFF"/>
              <w:jc w:val="thaiDistribute"/>
              <w:rPr>
                <w:rFonts w:ascii="TH SarabunPSK" w:hAnsi="TH SarabunPSK" w:cs="TH SarabunPSK"/>
                <w:color w:val="000000" w:themeColor="text1"/>
                <w:cs/>
              </w:rPr>
            </w:pPr>
          </w:p>
        </w:tc>
      </w:tr>
      <w:tr w:rsidR="004B2A71" w:rsidRPr="00FC6D9B" w:rsidTr="004B2A71">
        <w:trPr>
          <w:trHeight w:val="2967"/>
        </w:trPr>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lastRenderedPageBreak/>
              <w:t xml:space="preserve">วิธีการประเมินผล </w:t>
            </w:r>
            <w:r w:rsidRPr="00FC6D9B">
              <w:rPr>
                <w:rFonts w:ascii="TH SarabunPSK" w:hAnsi="TH SarabunPSK" w:cs="TH SarabunPSK"/>
                <w:b/>
                <w:bCs/>
                <w:color w:val="000000" w:themeColor="text1"/>
              </w:rPr>
              <w:t>:</w:t>
            </w:r>
          </w:p>
        </w:tc>
        <w:tc>
          <w:tcPr>
            <w:tcW w:w="7738" w:type="dxa"/>
            <w:gridSpan w:val="2"/>
          </w:tcPr>
          <w:p w:rsidR="004B2A71" w:rsidRPr="00FC6D9B" w:rsidRDefault="004B2A71" w:rsidP="004B2A71">
            <w:pPr>
              <w:rPr>
                <w:rFonts w:ascii="TH SarabunPSK" w:hAnsi="TH SarabunPSK" w:cs="TH SarabunPSK"/>
                <w:color w:val="000000" w:themeColor="text1"/>
                <w:sz w:val="16"/>
                <w:szCs w:val="16"/>
              </w:rPr>
            </w:pPr>
          </w:p>
          <w:tbl>
            <w:tblPr>
              <w:tblW w:w="7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33"/>
              <w:gridCol w:w="5850"/>
            </w:tblGrid>
            <w:tr w:rsidR="004B2A71" w:rsidRPr="00FC6D9B" w:rsidTr="004B2A71">
              <w:trPr>
                <w:trHeight w:val="395"/>
                <w:jc w:val="center"/>
              </w:trPr>
              <w:tc>
                <w:tcPr>
                  <w:tcW w:w="1333"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ระดับคะแนน</w:t>
                  </w:r>
                </w:p>
              </w:tc>
              <w:tc>
                <w:tcPr>
                  <w:tcW w:w="585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ขั้นตอนการดำเนินงาน</w:t>
                  </w:r>
                </w:p>
              </w:tc>
            </w:tr>
            <w:tr w:rsidR="004B2A71" w:rsidRPr="00FC6D9B" w:rsidTr="004B2A71">
              <w:trPr>
                <w:trHeight w:val="1565"/>
                <w:jc w:val="center"/>
              </w:trPr>
              <w:tc>
                <w:tcPr>
                  <w:tcW w:w="1333"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1</w:t>
                  </w:r>
                </w:p>
              </w:tc>
              <w:tc>
                <w:tcPr>
                  <w:tcW w:w="5850" w:type="dxa"/>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ส่วนราชการจัดทำลักษณะสำคัญขององค์การครบถ้วนได้แล้วเสร็จภายในวันที่ 2 ม.ค.2562</w:t>
                  </w:r>
                </w:p>
                <w:tbl>
                  <w:tblPr>
                    <w:tblW w:w="5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42"/>
                    <w:gridCol w:w="1134"/>
                    <w:gridCol w:w="1134"/>
                    <w:gridCol w:w="1134"/>
                    <w:gridCol w:w="1134"/>
                  </w:tblGrid>
                  <w:tr w:rsidR="004B2A71" w:rsidRPr="00FC6D9B" w:rsidTr="004B2A71">
                    <w:trPr>
                      <w:trHeight w:val="161"/>
                    </w:trPr>
                    <w:tc>
                      <w:tcPr>
                        <w:tcW w:w="5578" w:type="dxa"/>
                        <w:gridSpan w:val="5"/>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เกณฑ์การให้คะแนน</w:t>
                        </w:r>
                      </w:p>
                    </w:tc>
                  </w:tr>
                  <w:tr w:rsidR="004B2A71" w:rsidRPr="00FC6D9B" w:rsidTr="004B2A71">
                    <w:trPr>
                      <w:trHeight w:val="161"/>
                    </w:trPr>
                    <w:tc>
                      <w:tcPr>
                        <w:tcW w:w="104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0.20 คะแนน</w:t>
                        </w:r>
                      </w:p>
                    </w:tc>
                    <w:tc>
                      <w:tcPr>
                        <w:tcW w:w="1134"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0.40 คะแนน</w:t>
                        </w:r>
                      </w:p>
                    </w:tc>
                    <w:tc>
                      <w:tcPr>
                        <w:tcW w:w="1134"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0.60 คะแนน</w:t>
                        </w:r>
                      </w:p>
                    </w:tc>
                    <w:tc>
                      <w:tcPr>
                        <w:tcW w:w="1134"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0.80 คะแนน</w:t>
                        </w:r>
                      </w:p>
                    </w:tc>
                    <w:tc>
                      <w:tcPr>
                        <w:tcW w:w="1134"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1  คะแนน</w:t>
                        </w:r>
                      </w:p>
                    </w:tc>
                  </w:tr>
                  <w:tr w:rsidR="004B2A71" w:rsidRPr="00FC6D9B" w:rsidTr="004B2A71">
                    <w:trPr>
                      <w:trHeight w:val="265"/>
                    </w:trPr>
                    <w:tc>
                      <w:tcPr>
                        <w:tcW w:w="104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5 คำถาม</w:t>
                        </w:r>
                      </w:p>
                    </w:tc>
                    <w:tc>
                      <w:tcPr>
                        <w:tcW w:w="1134"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7 คำถาม</w:t>
                        </w:r>
                      </w:p>
                    </w:tc>
                    <w:tc>
                      <w:tcPr>
                        <w:tcW w:w="1134"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9 คำถาม</w:t>
                        </w:r>
                      </w:p>
                    </w:tc>
                    <w:tc>
                      <w:tcPr>
                        <w:tcW w:w="1134"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11 คำถาม</w:t>
                        </w:r>
                      </w:p>
                    </w:tc>
                    <w:tc>
                      <w:tcPr>
                        <w:tcW w:w="1134"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13 คำถาม</w:t>
                        </w:r>
                      </w:p>
                    </w:tc>
                  </w:tr>
                </w:tbl>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เกณฑ์การให้คะแนน +/- 2 คำถาม ต่อ 0.20 คะแนน (</w:t>
                  </w:r>
                  <w:r w:rsidRPr="00FC6D9B">
                    <w:rPr>
                      <w:rFonts w:ascii="TH SarabunPSK" w:hAnsi="TH SarabunPSK" w:cs="TH SarabunPSK"/>
                      <w:color w:val="000000" w:themeColor="text1"/>
                      <w:sz w:val="32"/>
                      <w:szCs w:val="32"/>
                    </w:rPr>
                    <w:t>interval)</w:t>
                  </w:r>
                </w:p>
              </w:tc>
            </w:tr>
            <w:tr w:rsidR="004B2A71" w:rsidRPr="00FC6D9B" w:rsidTr="004B2A71">
              <w:trPr>
                <w:trHeight w:val="56"/>
                <w:jc w:val="center"/>
              </w:trPr>
              <w:tc>
                <w:tcPr>
                  <w:tcW w:w="1333"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2</w:t>
                  </w:r>
                </w:p>
              </w:tc>
              <w:tc>
                <w:tcPr>
                  <w:tcW w:w="5850" w:type="dxa"/>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ส่วนราชการประเมินองค์การ (</w:t>
                  </w:r>
                  <w:r w:rsidRPr="00FC6D9B">
                    <w:rPr>
                      <w:rFonts w:ascii="TH SarabunPSK" w:hAnsi="TH SarabunPSK" w:cs="TH SarabunPSK"/>
                      <w:color w:val="000000" w:themeColor="text1"/>
                      <w:sz w:val="32"/>
                      <w:szCs w:val="32"/>
                    </w:rPr>
                    <w:t>SelfAssessment</w:t>
                  </w:r>
                  <w:r w:rsidRPr="00FC6D9B">
                    <w:rPr>
                      <w:rFonts w:ascii="TH SarabunPSK" w:hAnsi="TH SarabunPSK" w:cs="TH SarabunPSK"/>
                      <w:color w:val="000000" w:themeColor="text1"/>
                      <w:sz w:val="32"/>
                      <w:szCs w:val="32"/>
                      <w:cs/>
                    </w:rPr>
                    <w:t>) เทียบกับเกณฑ์คุณภาพการบริหารจัดการภาครัฐ พ.ศ. 2558 หมวด 2 กับ หมวด 4 ครบถ้วนได้แล้วเสร็จภายในวันที่ 2 ม.ค.2562</w:t>
                  </w:r>
                </w:p>
                <w:tbl>
                  <w:tblPr>
                    <w:tblW w:w="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1"/>
                    <w:gridCol w:w="982"/>
                    <w:gridCol w:w="989"/>
                    <w:gridCol w:w="900"/>
                    <w:gridCol w:w="989"/>
                    <w:gridCol w:w="989"/>
                  </w:tblGrid>
                  <w:tr w:rsidR="004B2A71" w:rsidRPr="00FC6D9B" w:rsidTr="004B2A71">
                    <w:tc>
                      <w:tcPr>
                        <w:tcW w:w="737" w:type="dxa"/>
                        <w:vMerge w:val="restart"/>
                        <w:shd w:val="clear" w:color="auto" w:fill="auto"/>
                        <w:vAlign w:val="center"/>
                      </w:tcPr>
                      <w:p w:rsidR="004B2A71" w:rsidRPr="00FC6D9B" w:rsidRDefault="004B2A71" w:rsidP="004B2A71">
                        <w:pPr>
                          <w:jc w:val="center"/>
                          <w:rPr>
                            <w:rFonts w:ascii="TH SarabunPSK" w:eastAsia="SimSun" w:hAnsi="TH SarabunPSK" w:cs="TH SarabunPSK"/>
                            <w:b/>
                            <w:bCs/>
                            <w:color w:val="000000" w:themeColor="text1"/>
                            <w:sz w:val="32"/>
                            <w:szCs w:val="32"/>
                            <w:lang w:eastAsia="zh-CN"/>
                          </w:rPr>
                        </w:pPr>
                        <w:r w:rsidRPr="00FC6D9B">
                          <w:rPr>
                            <w:rFonts w:ascii="TH SarabunPSK" w:eastAsia="SimSun" w:hAnsi="TH SarabunPSK" w:cs="TH SarabunPSK"/>
                            <w:b/>
                            <w:bCs/>
                            <w:color w:val="000000" w:themeColor="text1"/>
                            <w:sz w:val="32"/>
                            <w:szCs w:val="32"/>
                            <w:cs/>
                            <w:lang w:eastAsia="zh-CN"/>
                          </w:rPr>
                          <w:t>หมวด</w:t>
                        </w:r>
                      </w:p>
                    </w:tc>
                    <w:tc>
                      <w:tcPr>
                        <w:tcW w:w="4853" w:type="dxa"/>
                        <w:gridSpan w:val="5"/>
                        <w:shd w:val="clear" w:color="auto" w:fill="auto"/>
                      </w:tcPr>
                      <w:p w:rsidR="004B2A71" w:rsidRPr="00FC6D9B" w:rsidRDefault="004B2A71" w:rsidP="004B2A71">
                        <w:pPr>
                          <w:jc w:val="center"/>
                          <w:rPr>
                            <w:rFonts w:ascii="TH SarabunPSK" w:eastAsia="SimSun" w:hAnsi="TH SarabunPSK" w:cs="TH SarabunPSK"/>
                            <w:b/>
                            <w:bCs/>
                            <w:color w:val="000000" w:themeColor="text1"/>
                            <w:sz w:val="32"/>
                            <w:szCs w:val="32"/>
                            <w:lang w:eastAsia="zh-CN"/>
                          </w:rPr>
                        </w:pPr>
                        <w:r w:rsidRPr="00FC6D9B">
                          <w:rPr>
                            <w:rFonts w:ascii="TH SarabunPSK" w:hAnsi="TH SarabunPSK" w:cs="TH SarabunPSK"/>
                            <w:b/>
                            <w:bCs/>
                            <w:color w:val="000000" w:themeColor="text1"/>
                            <w:sz w:val="32"/>
                            <w:szCs w:val="32"/>
                            <w:cs/>
                          </w:rPr>
                          <w:t>เกณฑ์การให้คะแนน</w:t>
                        </w:r>
                      </w:p>
                    </w:tc>
                  </w:tr>
                  <w:tr w:rsidR="004B2A71" w:rsidRPr="00FC6D9B" w:rsidTr="004B2A71">
                    <w:tc>
                      <w:tcPr>
                        <w:tcW w:w="737" w:type="dxa"/>
                        <w:vMerge/>
                        <w:shd w:val="clear" w:color="auto" w:fill="auto"/>
                      </w:tcPr>
                      <w:p w:rsidR="004B2A71" w:rsidRPr="00FC6D9B" w:rsidRDefault="004B2A71" w:rsidP="004B2A71">
                        <w:pPr>
                          <w:rPr>
                            <w:rFonts w:ascii="TH SarabunPSK" w:eastAsia="SimSun" w:hAnsi="TH SarabunPSK" w:cs="TH SarabunPSK"/>
                            <w:b/>
                            <w:bCs/>
                            <w:color w:val="000000" w:themeColor="text1"/>
                            <w:sz w:val="32"/>
                            <w:szCs w:val="32"/>
                            <w:lang w:eastAsia="zh-CN"/>
                          </w:rPr>
                        </w:pPr>
                      </w:p>
                    </w:tc>
                    <w:tc>
                      <w:tcPr>
                        <w:tcW w:w="983"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0 คะแนน</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0 คะแนน</w:t>
                        </w:r>
                      </w:p>
                    </w:tc>
                    <w:tc>
                      <w:tcPr>
                        <w:tcW w:w="90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0 คะแนน</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 w:val="32"/>
                            <w:szCs w:val="32"/>
                            <w:cs/>
                          </w:rPr>
                          <w:t xml:space="preserve">0 คะแนน </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0.50</w:t>
                        </w:r>
                      </w:p>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คะแนน</w:t>
                        </w:r>
                      </w:p>
                    </w:tc>
                  </w:tr>
                  <w:tr w:rsidR="004B2A71" w:rsidRPr="00FC6D9B" w:rsidTr="004B2A71">
                    <w:tc>
                      <w:tcPr>
                        <w:tcW w:w="737" w:type="dxa"/>
                        <w:shd w:val="clear" w:color="auto" w:fill="auto"/>
                      </w:tcPr>
                      <w:p w:rsidR="004B2A71" w:rsidRPr="00FC6D9B" w:rsidRDefault="004B2A71" w:rsidP="004B2A71">
                        <w:pPr>
                          <w:rPr>
                            <w:rFonts w:ascii="TH SarabunPSK" w:eastAsia="SimSun" w:hAnsi="TH SarabunPSK" w:cs="TH SarabunPSK"/>
                            <w:color w:val="000000" w:themeColor="text1"/>
                            <w:sz w:val="32"/>
                            <w:szCs w:val="32"/>
                            <w:lang w:eastAsia="zh-CN"/>
                          </w:rPr>
                        </w:pPr>
                        <w:r w:rsidRPr="00FC6D9B">
                          <w:rPr>
                            <w:rFonts w:ascii="TH SarabunPSK" w:eastAsia="SimSun" w:hAnsi="TH SarabunPSK" w:cs="TH SarabunPSK"/>
                            <w:color w:val="000000" w:themeColor="text1"/>
                            <w:sz w:val="32"/>
                            <w:szCs w:val="32"/>
                            <w:cs/>
                            <w:lang w:eastAsia="zh-CN"/>
                          </w:rPr>
                          <w:t>หมวด 2</w:t>
                        </w:r>
                      </w:p>
                    </w:tc>
                    <w:tc>
                      <w:tcPr>
                        <w:tcW w:w="983"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5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7 คำถาม</w:t>
                        </w:r>
                      </w:p>
                    </w:tc>
                    <w:tc>
                      <w:tcPr>
                        <w:tcW w:w="90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9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11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13 คำถาม</w:t>
                        </w:r>
                      </w:p>
                    </w:tc>
                  </w:tr>
                  <w:tr w:rsidR="004B2A71" w:rsidRPr="00FC6D9B" w:rsidTr="004B2A71">
                    <w:tc>
                      <w:tcPr>
                        <w:tcW w:w="737" w:type="dxa"/>
                        <w:shd w:val="clear" w:color="auto" w:fill="auto"/>
                      </w:tcPr>
                      <w:p w:rsidR="004B2A71" w:rsidRPr="00FC6D9B" w:rsidRDefault="004B2A71" w:rsidP="004B2A71">
                        <w:pPr>
                          <w:rPr>
                            <w:rFonts w:ascii="TH SarabunPSK" w:eastAsia="SimSun" w:hAnsi="TH SarabunPSK" w:cs="TH SarabunPSK"/>
                            <w:color w:val="000000" w:themeColor="text1"/>
                            <w:sz w:val="32"/>
                            <w:szCs w:val="32"/>
                            <w:lang w:eastAsia="zh-CN"/>
                          </w:rPr>
                        </w:pPr>
                        <w:r w:rsidRPr="00FC6D9B">
                          <w:rPr>
                            <w:rFonts w:ascii="TH SarabunPSK" w:eastAsia="SimSun" w:hAnsi="TH SarabunPSK" w:cs="TH SarabunPSK"/>
                            <w:color w:val="000000" w:themeColor="text1"/>
                            <w:sz w:val="32"/>
                            <w:szCs w:val="32"/>
                            <w:cs/>
                            <w:lang w:eastAsia="zh-CN"/>
                          </w:rPr>
                          <w:t>หมวด 4</w:t>
                        </w:r>
                      </w:p>
                    </w:tc>
                    <w:tc>
                      <w:tcPr>
                        <w:tcW w:w="983"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6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8 คำถาม</w:t>
                        </w:r>
                      </w:p>
                    </w:tc>
                    <w:tc>
                      <w:tcPr>
                        <w:tcW w:w="90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10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12 คำถาม</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14 คำถาม</w:t>
                        </w:r>
                      </w:p>
                    </w:tc>
                  </w:tr>
                </w:tbl>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เกณฑ์การให้คะแนน +/- 2 คำถาม ต่อ 0.10 คะแนน (</w:t>
                  </w:r>
                  <w:r w:rsidRPr="00FC6D9B">
                    <w:rPr>
                      <w:rFonts w:ascii="TH SarabunPSK" w:hAnsi="TH SarabunPSK" w:cs="TH SarabunPSK"/>
                      <w:color w:val="000000" w:themeColor="text1"/>
                      <w:sz w:val="32"/>
                      <w:szCs w:val="32"/>
                    </w:rPr>
                    <w:t>interval)</w:t>
                  </w:r>
                </w:p>
              </w:tc>
            </w:tr>
            <w:tr w:rsidR="004B2A71" w:rsidRPr="00FC6D9B" w:rsidTr="004B2A71">
              <w:trPr>
                <w:trHeight w:val="1691"/>
                <w:jc w:val="center"/>
              </w:trPr>
              <w:tc>
                <w:tcPr>
                  <w:tcW w:w="1333"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3</w:t>
                  </w:r>
                </w:p>
              </w:tc>
              <w:tc>
                <w:tcPr>
                  <w:tcW w:w="5850" w:type="dxa"/>
                </w:tcPr>
                <w:tbl>
                  <w:tblPr>
                    <w:tblpPr w:leftFromText="180" w:rightFromText="180" w:vertAnchor="text" w:horzAnchor="margin" w:tblpXSpec="center" w:tblpY="1220"/>
                    <w:tblOverlap w:val="never"/>
                    <w:tblW w:w="4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70"/>
                    <w:gridCol w:w="1620"/>
                    <w:gridCol w:w="1615"/>
                  </w:tblGrid>
                  <w:tr w:rsidR="004B2A71" w:rsidRPr="00FC6D9B" w:rsidTr="004B2A71">
                    <w:trPr>
                      <w:trHeight w:val="161"/>
                    </w:trPr>
                    <w:tc>
                      <w:tcPr>
                        <w:tcW w:w="1170" w:type="dxa"/>
                        <w:vMerge w:val="restart"/>
                        <w:vAlign w:val="center"/>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พ.ศ.</w:t>
                        </w:r>
                      </w:p>
                    </w:tc>
                    <w:tc>
                      <w:tcPr>
                        <w:tcW w:w="3235" w:type="dxa"/>
                        <w:gridSpan w:val="2"/>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เกณฑ์การให้คะแนน</w:t>
                        </w:r>
                      </w:p>
                    </w:tc>
                  </w:tr>
                  <w:tr w:rsidR="004B2A71" w:rsidRPr="00FC6D9B" w:rsidTr="004B2A71">
                    <w:trPr>
                      <w:trHeight w:val="161"/>
                    </w:trPr>
                    <w:tc>
                      <w:tcPr>
                        <w:tcW w:w="1170" w:type="dxa"/>
                        <w:vMerge/>
                      </w:tcPr>
                      <w:p w:rsidR="004B2A71" w:rsidRPr="00FC6D9B" w:rsidRDefault="004B2A71" w:rsidP="004B2A71">
                        <w:pPr>
                          <w:jc w:val="center"/>
                          <w:rPr>
                            <w:rFonts w:ascii="TH SarabunPSK" w:hAnsi="TH SarabunPSK" w:cs="TH SarabunPSK"/>
                            <w:b/>
                            <w:bCs/>
                            <w:color w:val="000000" w:themeColor="text1"/>
                            <w:sz w:val="32"/>
                            <w:szCs w:val="32"/>
                            <w:cs/>
                          </w:rPr>
                        </w:pPr>
                      </w:p>
                    </w:tc>
                    <w:tc>
                      <w:tcPr>
                        <w:tcW w:w="162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0.50 คะแนน</w:t>
                        </w:r>
                      </w:p>
                    </w:tc>
                    <w:tc>
                      <w:tcPr>
                        <w:tcW w:w="1615"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1 คะแนน</w:t>
                        </w:r>
                      </w:p>
                    </w:tc>
                  </w:tr>
                  <w:tr w:rsidR="004B2A71" w:rsidRPr="00FC6D9B" w:rsidTr="004B2A71">
                    <w:trPr>
                      <w:trHeight w:val="265"/>
                    </w:trPr>
                    <w:tc>
                      <w:tcPr>
                        <w:tcW w:w="117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2562</w:t>
                        </w:r>
                      </w:p>
                    </w:tc>
                    <w:tc>
                      <w:tcPr>
                        <w:tcW w:w="162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มีแผน 1 หมวด</w:t>
                        </w:r>
                      </w:p>
                    </w:tc>
                    <w:tc>
                      <w:tcPr>
                        <w:tcW w:w="1615"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มีแผน 2 หมวด</w:t>
                        </w:r>
                      </w:p>
                    </w:tc>
                  </w:tr>
                </w:tbl>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ส่วนราชการจัดทำแผนพัฒนาองค์การของหมวด 2 กับ หมวด 4 ครบถ้วนได้แล้วเสร็จภายในวันที่ 2 ม.ค.2562</w:t>
                  </w: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lastRenderedPageBreak/>
                    <w:br/>
                  </w:r>
                </w:p>
              </w:tc>
            </w:tr>
            <w:tr w:rsidR="004B2A71" w:rsidRPr="00FC6D9B" w:rsidTr="004B2A71">
              <w:trPr>
                <w:trHeight w:val="2060"/>
                <w:jc w:val="center"/>
              </w:trPr>
              <w:tc>
                <w:tcPr>
                  <w:tcW w:w="1333"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4</w:t>
                  </w:r>
                </w:p>
              </w:tc>
              <w:tc>
                <w:tcPr>
                  <w:tcW w:w="5850" w:type="dxa"/>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ส่วนราชการจัดทำตัวชี้วัดที่สอดคล้องกับ </w:t>
                  </w:r>
                  <w:r w:rsidRPr="00FC6D9B">
                    <w:rPr>
                      <w:rFonts w:ascii="TH SarabunPSK" w:hAnsi="TH SarabunPSK" w:cs="TH SarabunPSK"/>
                      <w:color w:val="000000" w:themeColor="text1"/>
                      <w:sz w:val="32"/>
                      <w:szCs w:val="32"/>
                    </w:rPr>
                    <w:t xml:space="preserve">OFI </w:t>
                  </w:r>
                  <w:r w:rsidRPr="00FC6D9B">
                    <w:rPr>
                      <w:rFonts w:ascii="TH SarabunPSK" w:hAnsi="TH SarabunPSK" w:cs="TH SarabunPSK"/>
                      <w:color w:val="000000" w:themeColor="text1"/>
                      <w:sz w:val="32"/>
                      <w:szCs w:val="32"/>
                      <w:cs/>
                    </w:rPr>
                    <w:t>ของหมวด 2 กับ หมวด 4 ครบถ้วนได้แล้วเสร็จภายในวันที่ 2 ม.ค.2562</w:t>
                  </w:r>
                </w:p>
                <w:tbl>
                  <w:tblPr>
                    <w:tblpPr w:leftFromText="180" w:rightFromText="180" w:vertAnchor="page" w:horzAnchor="margin" w:tblpY="682"/>
                    <w:tblOverlap w:val="never"/>
                    <w:tblW w:w="5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1"/>
                    <w:gridCol w:w="896"/>
                    <w:gridCol w:w="939"/>
                    <w:gridCol w:w="963"/>
                    <w:gridCol w:w="963"/>
                    <w:gridCol w:w="963"/>
                  </w:tblGrid>
                  <w:tr w:rsidR="004B2A71" w:rsidRPr="00FC6D9B" w:rsidTr="004B2A71">
                    <w:tc>
                      <w:tcPr>
                        <w:tcW w:w="737" w:type="dxa"/>
                        <w:vMerge w:val="restart"/>
                        <w:shd w:val="clear" w:color="auto" w:fill="auto"/>
                        <w:vAlign w:val="center"/>
                      </w:tcPr>
                      <w:p w:rsidR="004B2A71" w:rsidRPr="00FC6D9B" w:rsidRDefault="004B2A71" w:rsidP="004B2A71">
                        <w:pPr>
                          <w:jc w:val="center"/>
                          <w:rPr>
                            <w:rFonts w:ascii="TH SarabunPSK" w:eastAsia="SimSun" w:hAnsi="TH SarabunPSK" w:cs="TH SarabunPSK"/>
                            <w:b/>
                            <w:bCs/>
                            <w:color w:val="000000" w:themeColor="text1"/>
                            <w:sz w:val="32"/>
                            <w:szCs w:val="32"/>
                            <w:lang w:eastAsia="zh-CN"/>
                          </w:rPr>
                        </w:pPr>
                        <w:r w:rsidRPr="00FC6D9B">
                          <w:rPr>
                            <w:rFonts w:ascii="TH SarabunPSK" w:eastAsia="SimSun" w:hAnsi="TH SarabunPSK" w:cs="TH SarabunPSK"/>
                            <w:b/>
                            <w:bCs/>
                            <w:color w:val="000000" w:themeColor="text1"/>
                            <w:sz w:val="32"/>
                            <w:szCs w:val="32"/>
                            <w:cs/>
                            <w:lang w:eastAsia="zh-CN"/>
                          </w:rPr>
                          <w:t>ตัวชี้วัด</w:t>
                        </w:r>
                      </w:p>
                    </w:tc>
                    <w:tc>
                      <w:tcPr>
                        <w:tcW w:w="4838" w:type="dxa"/>
                        <w:gridSpan w:val="5"/>
                        <w:shd w:val="clear" w:color="auto" w:fill="auto"/>
                      </w:tcPr>
                      <w:p w:rsidR="004B2A71" w:rsidRPr="00FC6D9B" w:rsidRDefault="004B2A71" w:rsidP="004B2A71">
                        <w:pPr>
                          <w:jc w:val="center"/>
                          <w:rPr>
                            <w:rFonts w:ascii="TH SarabunPSK" w:eastAsia="SimSun" w:hAnsi="TH SarabunPSK" w:cs="TH SarabunPSK"/>
                            <w:b/>
                            <w:bCs/>
                            <w:color w:val="000000" w:themeColor="text1"/>
                            <w:sz w:val="32"/>
                            <w:szCs w:val="32"/>
                            <w:lang w:eastAsia="zh-CN"/>
                          </w:rPr>
                        </w:pPr>
                        <w:r w:rsidRPr="00FC6D9B">
                          <w:rPr>
                            <w:rFonts w:ascii="TH SarabunPSK" w:hAnsi="TH SarabunPSK" w:cs="TH SarabunPSK"/>
                            <w:b/>
                            <w:bCs/>
                            <w:color w:val="000000" w:themeColor="text1"/>
                            <w:sz w:val="32"/>
                            <w:szCs w:val="32"/>
                            <w:cs/>
                          </w:rPr>
                          <w:t>เกณฑ์การให้คะแนน</w:t>
                        </w:r>
                      </w:p>
                    </w:tc>
                  </w:tr>
                  <w:tr w:rsidR="004B2A71" w:rsidRPr="00FC6D9B" w:rsidTr="004B2A71">
                    <w:tc>
                      <w:tcPr>
                        <w:tcW w:w="737" w:type="dxa"/>
                        <w:vMerge/>
                        <w:shd w:val="clear" w:color="auto" w:fill="auto"/>
                      </w:tcPr>
                      <w:p w:rsidR="004B2A71" w:rsidRPr="00FC6D9B" w:rsidRDefault="004B2A71" w:rsidP="004B2A71">
                        <w:pPr>
                          <w:rPr>
                            <w:rFonts w:ascii="TH SarabunPSK" w:eastAsia="SimSun" w:hAnsi="TH SarabunPSK" w:cs="TH SarabunPSK"/>
                            <w:b/>
                            <w:bCs/>
                            <w:color w:val="000000" w:themeColor="text1"/>
                            <w:sz w:val="32"/>
                            <w:szCs w:val="32"/>
                            <w:lang w:eastAsia="zh-CN"/>
                          </w:rPr>
                        </w:pPr>
                      </w:p>
                    </w:tc>
                    <w:tc>
                      <w:tcPr>
                        <w:tcW w:w="907"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1</w:t>
                        </w:r>
                        <w:r w:rsidRPr="00FC6D9B">
                          <w:rPr>
                            <w:rFonts w:ascii="TH SarabunPSK" w:hAnsi="TH SarabunPSK" w:cs="TH SarabunPSK"/>
                            <w:b/>
                            <w:bCs/>
                            <w:color w:val="000000" w:themeColor="text1"/>
                            <w:sz w:val="32"/>
                            <w:szCs w:val="32"/>
                            <w:cs/>
                          </w:rPr>
                          <w:t xml:space="preserve">0 คะแนน </w:t>
                        </w:r>
                      </w:p>
                    </w:tc>
                    <w:tc>
                      <w:tcPr>
                        <w:tcW w:w="961"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2</w:t>
                        </w:r>
                        <w:r w:rsidRPr="00FC6D9B">
                          <w:rPr>
                            <w:rFonts w:ascii="TH SarabunPSK" w:hAnsi="TH SarabunPSK" w:cs="TH SarabunPSK"/>
                            <w:b/>
                            <w:bCs/>
                            <w:color w:val="000000" w:themeColor="text1"/>
                            <w:sz w:val="32"/>
                            <w:szCs w:val="32"/>
                            <w:cs/>
                          </w:rPr>
                          <w:t xml:space="preserve">0 </w:t>
                        </w:r>
                      </w:p>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คะแนน</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0 คะแนน</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0.</w:t>
                        </w:r>
                        <w:r w:rsidRPr="00FC6D9B">
                          <w:rPr>
                            <w:rFonts w:ascii="TH SarabunPSK" w:hAnsi="TH SarabunPSK" w:cs="TH SarabunPSK"/>
                            <w:b/>
                            <w:bCs/>
                            <w:color w:val="000000" w:themeColor="text1"/>
                            <w:sz w:val="32"/>
                            <w:szCs w:val="32"/>
                          </w:rPr>
                          <w:t>4</w:t>
                        </w:r>
                        <w:r w:rsidRPr="00FC6D9B">
                          <w:rPr>
                            <w:rFonts w:ascii="TH SarabunPSK" w:hAnsi="TH SarabunPSK" w:cs="TH SarabunPSK"/>
                            <w:b/>
                            <w:bCs/>
                            <w:color w:val="000000" w:themeColor="text1"/>
                            <w:sz w:val="32"/>
                            <w:szCs w:val="32"/>
                            <w:cs/>
                          </w:rPr>
                          <w:t>0 คะแนน</w:t>
                        </w:r>
                      </w:p>
                    </w:tc>
                    <w:tc>
                      <w:tcPr>
                        <w:tcW w:w="990" w:type="dxa"/>
                        <w:shd w:val="clear" w:color="auto" w:fill="auto"/>
                        <w:vAlign w:val="center"/>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0.50</w:t>
                        </w:r>
                      </w:p>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คะแนน</w:t>
                        </w:r>
                      </w:p>
                    </w:tc>
                  </w:tr>
                  <w:tr w:rsidR="004B2A71" w:rsidRPr="00FC6D9B" w:rsidTr="004B2A71">
                    <w:tc>
                      <w:tcPr>
                        <w:tcW w:w="737" w:type="dxa"/>
                        <w:shd w:val="clear" w:color="auto" w:fill="auto"/>
                      </w:tcPr>
                      <w:p w:rsidR="004B2A71" w:rsidRPr="00FC6D9B" w:rsidRDefault="004B2A71" w:rsidP="004B2A71">
                        <w:pPr>
                          <w:rPr>
                            <w:rFonts w:ascii="TH SarabunPSK" w:eastAsia="SimSun" w:hAnsi="TH SarabunPSK" w:cs="TH SarabunPSK"/>
                            <w:color w:val="000000" w:themeColor="text1"/>
                            <w:sz w:val="32"/>
                            <w:szCs w:val="32"/>
                            <w:lang w:eastAsia="zh-CN"/>
                          </w:rPr>
                        </w:pPr>
                        <w:r w:rsidRPr="00FC6D9B">
                          <w:rPr>
                            <w:rFonts w:ascii="TH SarabunPSK" w:eastAsia="SimSun" w:hAnsi="TH SarabunPSK" w:cs="TH SarabunPSK"/>
                            <w:color w:val="000000" w:themeColor="text1"/>
                            <w:sz w:val="32"/>
                            <w:szCs w:val="32"/>
                            <w:cs/>
                            <w:lang w:eastAsia="zh-CN"/>
                          </w:rPr>
                          <w:t>หมวด 2</w:t>
                        </w:r>
                      </w:p>
                    </w:tc>
                    <w:tc>
                      <w:tcPr>
                        <w:tcW w:w="907"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 ตัวชี้วัด</w:t>
                        </w:r>
                      </w:p>
                    </w:tc>
                    <w:tc>
                      <w:tcPr>
                        <w:tcW w:w="961"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2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3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4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5 ตัวชี้วัด</w:t>
                        </w:r>
                      </w:p>
                    </w:tc>
                  </w:tr>
                  <w:tr w:rsidR="004B2A71" w:rsidRPr="00FC6D9B" w:rsidTr="004B2A71">
                    <w:tc>
                      <w:tcPr>
                        <w:tcW w:w="737" w:type="dxa"/>
                        <w:shd w:val="clear" w:color="auto" w:fill="auto"/>
                      </w:tcPr>
                      <w:p w:rsidR="004B2A71" w:rsidRPr="00FC6D9B" w:rsidRDefault="004B2A71" w:rsidP="004B2A71">
                        <w:pPr>
                          <w:rPr>
                            <w:rFonts w:ascii="TH SarabunPSK" w:eastAsia="SimSun" w:hAnsi="TH SarabunPSK" w:cs="TH SarabunPSK"/>
                            <w:color w:val="000000" w:themeColor="text1"/>
                            <w:sz w:val="32"/>
                            <w:szCs w:val="32"/>
                            <w:lang w:eastAsia="zh-CN"/>
                          </w:rPr>
                        </w:pPr>
                        <w:r w:rsidRPr="00FC6D9B">
                          <w:rPr>
                            <w:rFonts w:ascii="TH SarabunPSK" w:eastAsia="SimSun" w:hAnsi="TH SarabunPSK" w:cs="TH SarabunPSK"/>
                            <w:color w:val="000000" w:themeColor="text1"/>
                            <w:sz w:val="32"/>
                            <w:szCs w:val="32"/>
                            <w:cs/>
                            <w:lang w:eastAsia="zh-CN"/>
                          </w:rPr>
                          <w:t>หมวด 4</w:t>
                        </w:r>
                      </w:p>
                    </w:tc>
                    <w:tc>
                      <w:tcPr>
                        <w:tcW w:w="907"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1 ตัวชี้วัด</w:t>
                        </w:r>
                      </w:p>
                    </w:tc>
                    <w:tc>
                      <w:tcPr>
                        <w:tcW w:w="961"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2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3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4 ตัวชี้วัด</w:t>
                        </w:r>
                      </w:p>
                    </w:tc>
                    <w:tc>
                      <w:tcPr>
                        <w:tcW w:w="990" w:type="dxa"/>
                        <w:shd w:val="clear" w:color="auto" w:fill="auto"/>
                      </w:tcPr>
                      <w:p w:rsidR="004B2A71" w:rsidRPr="00FC6D9B" w:rsidRDefault="004B2A71" w:rsidP="004B2A71">
                        <w:pPr>
                          <w:jc w:val="center"/>
                          <w:rPr>
                            <w:rFonts w:ascii="TH SarabunPSK" w:eastAsia="SimSun" w:hAnsi="TH SarabunPSK" w:cs="TH SarabunPSK"/>
                            <w:color w:val="000000" w:themeColor="text1"/>
                            <w:sz w:val="32"/>
                            <w:szCs w:val="32"/>
                            <w:cs/>
                            <w:lang w:eastAsia="zh-CN"/>
                          </w:rPr>
                        </w:pPr>
                        <w:r w:rsidRPr="00FC6D9B">
                          <w:rPr>
                            <w:rFonts w:ascii="TH SarabunPSK" w:eastAsia="SimSun" w:hAnsi="TH SarabunPSK" w:cs="TH SarabunPSK"/>
                            <w:color w:val="000000" w:themeColor="text1"/>
                            <w:sz w:val="32"/>
                            <w:szCs w:val="32"/>
                            <w:cs/>
                            <w:lang w:eastAsia="zh-CN"/>
                          </w:rPr>
                          <w:t>5 ตัวชี้วัด</w:t>
                        </w:r>
                      </w:p>
                    </w:tc>
                  </w:tr>
                </w:tbl>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เกณฑ์การให้คะแนน +/- 1 ตัวชี้วัด ต่อ 0.10 คะแนน (</w:t>
                  </w:r>
                  <w:r w:rsidRPr="00FC6D9B">
                    <w:rPr>
                      <w:rFonts w:ascii="TH SarabunPSK" w:hAnsi="TH SarabunPSK" w:cs="TH SarabunPSK"/>
                      <w:color w:val="000000" w:themeColor="text1"/>
                      <w:sz w:val="32"/>
                      <w:szCs w:val="32"/>
                    </w:rPr>
                    <w:t>interval)</w:t>
                  </w:r>
                </w:p>
              </w:tc>
            </w:tr>
            <w:tr w:rsidR="004B2A71" w:rsidRPr="00FC6D9B" w:rsidTr="004B2A71">
              <w:trPr>
                <w:trHeight w:val="3023"/>
                <w:jc w:val="center"/>
              </w:trPr>
              <w:tc>
                <w:tcPr>
                  <w:tcW w:w="1333"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5</w:t>
                  </w: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jc w:val="cente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rPr>
                  </w:pPr>
                </w:p>
                <w:p w:rsidR="004B2A71" w:rsidRPr="00FC6D9B" w:rsidRDefault="004B2A71" w:rsidP="004B2A71">
                  <w:pPr>
                    <w:rPr>
                      <w:rFonts w:ascii="TH SarabunPSK" w:hAnsi="TH SarabunPSK" w:cs="TH SarabunPSK"/>
                      <w:color w:val="000000" w:themeColor="text1"/>
                      <w:sz w:val="32"/>
                      <w:szCs w:val="32"/>
                      <w:cs/>
                    </w:rPr>
                  </w:pPr>
                </w:p>
              </w:tc>
              <w:tc>
                <w:tcPr>
                  <w:tcW w:w="5850" w:type="dxa"/>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ส่วนราชการจัดส่งเอกสารผลการดำเนินงานให้กลุ่มพัฒนาระบบบริหาร สำนักงานปลัดกระทรวงสาธารณสุข ได้ครบถ้วนภายในระยะเวลาที่กำหนด</w:t>
                  </w:r>
                </w:p>
                <w:tbl>
                  <w:tblPr>
                    <w:tblW w:w="5586"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6"/>
                    <w:gridCol w:w="1980"/>
                    <w:gridCol w:w="1980"/>
                  </w:tblGrid>
                  <w:tr w:rsidR="004B2A71" w:rsidRPr="00FC6D9B" w:rsidTr="004B2A71">
                    <w:trPr>
                      <w:trHeight w:val="314"/>
                    </w:trPr>
                    <w:tc>
                      <w:tcPr>
                        <w:tcW w:w="1626" w:type="dxa"/>
                        <w:vMerge w:val="restart"/>
                        <w:vAlign w:val="center"/>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w:t>
                        </w:r>
                      </w:p>
                    </w:tc>
                    <w:tc>
                      <w:tcPr>
                        <w:tcW w:w="3960" w:type="dxa"/>
                        <w:gridSpan w:val="2"/>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เกณฑ์การให้คะแนน</w:t>
                        </w:r>
                      </w:p>
                    </w:tc>
                  </w:tr>
                  <w:tr w:rsidR="004B2A71" w:rsidRPr="00FC6D9B" w:rsidTr="004B2A71">
                    <w:trPr>
                      <w:trHeight w:val="260"/>
                    </w:trPr>
                    <w:tc>
                      <w:tcPr>
                        <w:tcW w:w="1626" w:type="dxa"/>
                        <w:vMerge/>
                      </w:tcPr>
                      <w:p w:rsidR="004B2A71" w:rsidRPr="00FC6D9B" w:rsidRDefault="004B2A71" w:rsidP="004B2A71">
                        <w:pPr>
                          <w:jc w:val="center"/>
                          <w:rPr>
                            <w:rFonts w:ascii="TH SarabunPSK" w:hAnsi="TH SarabunPSK" w:cs="TH SarabunPSK"/>
                            <w:b/>
                            <w:bCs/>
                            <w:color w:val="000000" w:themeColor="text1"/>
                            <w:sz w:val="32"/>
                            <w:szCs w:val="32"/>
                            <w:cs/>
                          </w:rPr>
                        </w:pPr>
                      </w:p>
                    </w:tc>
                    <w:tc>
                      <w:tcPr>
                        <w:tcW w:w="1980"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- 0.50 คะแนน</w:t>
                        </w:r>
                      </w:p>
                    </w:tc>
                    <w:tc>
                      <w:tcPr>
                        <w:tcW w:w="1980" w:type="dxa"/>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1 คะแนน</w:t>
                        </w:r>
                      </w:p>
                    </w:tc>
                  </w:tr>
                  <w:tr w:rsidR="004B2A71" w:rsidRPr="00FC6D9B" w:rsidTr="004B2A71">
                    <w:trPr>
                      <w:trHeight w:val="215"/>
                    </w:trPr>
                    <w:tc>
                      <w:tcPr>
                        <w:tcW w:w="1626"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รอบ 3 เดือน</w:t>
                        </w:r>
                      </w:p>
                    </w:tc>
                    <w:tc>
                      <w:tcPr>
                        <w:tcW w:w="198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ส่งหลังวันที่ 2 ม.ค.62</w:t>
                        </w:r>
                      </w:p>
                    </w:tc>
                    <w:tc>
                      <w:tcPr>
                        <w:tcW w:w="198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ส่งภายในวันที่ 2 ม.ค.62</w:t>
                        </w:r>
                      </w:p>
                    </w:tc>
                  </w:tr>
                  <w:tr w:rsidR="004B2A71" w:rsidRPr="00FC6D9B" w:rsidTr="004B2A71">
                    <w:trPr>
                      <w:trHeight w:val="161"/>
                    </w:trPr>
                    <w:tc>
                      <w:tcPr>
                        <w:tcW w:w="1626"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รอบ 6 เดือน</w:t>
                        </w:r>
                      </w:p>
                    </w:tc>
                    <w:tc>
                      <w:tcPr>
                        <w:tcW w:w="198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ส่งหลังวันที่ 2 เม.ย.62</w:t>
                        </w:r>
                      </w:p>
                    </w:tc>
                    <w:tc>
                      <w:tcPr>
                        <w:tcW w:w="198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ส่งภายในวันที่ 2 เม.ย.62</w:t>
                        </w:r>
                      </w:p>
                    </w:tc>
                  </w:tr>
                  <w:tr w:rsidR="004B2A71" w:rsidRPr="00FC6D9B" w:rsidTr="004B2A71">
                    <w:trPr>
                      <w:trHeight w:val="161"/>
                    </w:trPr>
                    <w:tc>
                      <w:tcPr>
                        <w:tcW w:w="1626"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รอบ 9 เดือน</w:t>
                        </w:r>
                      </w:p>
                    </w:tc>
                    <w:tc>
                      <w:tcPr>
                        <w:tcW w:w="198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ส่งหลังวันที่ 2 ก.ค.62</w:t>
                        </w:r>
                      </w:p>
                    </w:tc>
                    <w:tc>
                      <w:tcPr>
                        <w:tcW w:w="198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ส่งภายในวันที่ 2 ก.ค.62</w:t>
                        </w:r>
                      </w:p>
                    </w:tc>
                  </w:tr>
                  <w:tr w:rsidR="004B2A71" w:rsidRPr="00FC6D9B" w:rsidTr="004B2A71">
                    <w:trPr>
                      <w:trHeight w:val="265"/>
                    </w:trPr>
                    <w:tc>
                      <w:tcPr>
                        <w:tcW w:w="1626"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รอบ 12 เดือน</w:t>
                        </w:r>
                      </w:p>
                    </w:tc>
                    <w:tc>
                      <w:tcPr>
                        <w:tcW w:w="198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ส่งหลังวันที่ 25 ก.ย.62</w:t>
                        </w:r>
                      </w:p>
                    </w:tc>
                    <w:tc>
                      <w:tcPr>
                        <w:tcW w:w="198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ส่งภายในวันที่ 25 ก.ย.62</w:t>
                        </w:r>
                      </w:p>
                    </w:tc>
                  </w:tr>
                </w:tbl>
                <w:p w:rsidR="004B2A71" w:rsidRPr="00FC6D9B" w:rsidRDefault="004B2A71" w:rsidP="004B2A71">
                  <w:pPr>
                    <w:rPr>
                      <w:rFonts w:ascii="TH SarabunPSK" w:hAnsi="TH SarabunPSK" w:cs="TH SarabunPSK"/>
                      <w:color w:val="000000" w:themeColor="text1"/>
                      <w:sz w:val="32"/>
                      <w:szCs w:val="32"/>
                      <w:cs/>
                    </w:rPr>
                  </w:pPr>
                  <w:r>
                    <w:rPr>
                      <w:rFonts w:ascii="TH SarabunPSK" w:hAnsi="TH SarabunPSK" w:cs="TH SarabunPSK"/>
                      <w:noProof/>
                      <w:color w:val="000000" w:themeColor="text1"/>
                      <w:sz w:val="32"/>
                      <w:szCs w:val="32"/>
                    </w:rPr>
                    <w:pict>
                      <v:group id="Group 14" o:spid="_x0000_s1032" style="position:absolute;margin-left:1.2pt;margin-top:.9pt;width:278.5pt;height:49.5pt;z-index:251666432;mso-position-horizontal-relative:text;mso-position-vertical-relative:text" coordsize="35369,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">
                        <v:shape id="_x0000_s1033" type="#_x0000_t202" style="position:absolute;width:35369;height:6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4B2A71" w:rsidRPr="00453629" w:rsidRDefault="004B2A71" w:rsidP="004B2A71">
                                <w:pPr>
                                  <w:rPr>
                                    <w:rFonts w:ascii="TH SarabunPSK" w:hAnsi="TH SarabunPSK" w:cs="TH SarabunPSK"/>
                                    <w:sz w:val="24"/>
                                    <w:szCs w:val="24"/>
                                  </w:rPr>
                                </w:pPr>
                                <w:r w:rsidRPr="00453629">
                                  <w:rPr>
                                    <w:rFonts w:ascii="TH SarabunPSK" w:hAnsi="TH SarabunPSK" w:cs="TH SarabunPSK"/>
                                    <w:sz w:val="24"/>
                                    <w:szCs w:val="24"/>
                                    <w:cs/>
                                  </w:rPr>
                                  <w:t xml:space="preserve">เกณฑ์การให้คะแนน </w:t>
                                </w:r>
                              </w:p>
                              <w:p w:rsidR="004B2A71" w:rsidRPr="00453629" w:rsidRDefault="004B2A71" w:rsidP="004B2A71">
                                <w:pPr>
                                  <w:rPr>
                                    <w:rFonts w:ascii="TH SarabunPSK" w:hAnsi="TH SarabunPSK" w:cs="TH SarabunPSK"/>
                                    <w:sz w:val="24"/>
                                    <w:szCs w:val="24"/>
                                  </w:rPr>
                                </w:pPr>
                                <w:r w:rsidRPr="00453629">
                                  <w:rPr>
                                    <w:rFonts w:ascii="TH SarabunPSK" w:hAnsi="TH SarabunPSK" w:cs="TH SarabunPSK" w:hint="cs"/>
                                    <w:sz w:val="24"/>
                                    <w:szCs w:val="24"/>
                                    <w:cs/>
                                  </w:rPr>
                                  <w:t xml:space="preserve">             ผลคะแนนรอบ 3 เดือน </w:t>
                                </w:r>
                                <w:r w:rsidRPr="00453629">
                                  <w:rPr>
                                    <w:rFonts w:ascii="TH SarabunPSK" w:hAnsi="TH SarabunPSK" w:cs="TH SarabunPSK"/>
                                    <w:sz w:val="24"/>
                                    <w:szCs w:val="24"/>
                                  </w:rPr>
                                  <w:t xml:space="preserve">+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6</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9</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12</w:t>
                                </w:r>
                                <w:r w:rsidRPr="00453629">
                                  <w:rPr>
                                    <w:rFonts w:ascii="TH SarabunPSK" w:hAnsi="TH SarabunPSK" w:cs="TH SarabunPSK" w:hint="cs"/>
                                    <w:sz w:val="24"/>
                                    <w:szCs w:val="24"/>
                                    <w:cs/>
                                  </w:rPr>
                                  <w:t xml:space="preserve"> เดือน </w:t>
                                </w:r>
                              </w:p>
                              <w:p w:rsidR="004B2A71" w:rsidRPr="00453629" w:rsidRDefault="004B2A71" w:rsidP="004B2A71">
                                <w:pPr>
                                  <w:rPr>
                                    <w:rFonts w:ascii="TH SarabunPSK" w:hAnsi="TH SarabunPSK" w:cs="TH SarabunPSK"/>
                                    <w:sz w:val="24"/>
                                    <w:szCs w:val="24"/>
                                  </w:rPr>
                                </w:pPr>
                                <w:r w:rsidRPr="00453629">
                                  <w:rPr>
                                    <w:rFonts w:ascii="TH SarabunPSK" w:hAnsi="TH SarabunPSK" w:cs="TH SarabunPSK"/>
                                    <w:sz w:val="24"/>
                                    <w:szCs w:val="24"/>
                                  </w:rPr>
                                  <w:t xml:space="preserve">                                                          4</w:t>
                                </w:r>
                              </w:p>
                              <w:p w:rsidR="004B2A71" w:rsidRDefault="004B2A71" w:rsidP="004B2A71"/>
                            </w:txbxContent>
                          </v:textbox>
                        </v:shape>
                        <v:line id="Straight Connector 23" o:spid="_x0000_s1034" style="position:absolute;flip:y;visibility:visible" from="5193,4096" to="34086,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group>
                    </w:pict>
                  </w:r>
                </w:p>
              </w:tc>
            </w:tr>
          </w:tbl>
          <w:p w:rsidR="004B2A71" w:rsidRPr="00FC6D9B" w:rsidRDefault="004B2A71" w:rsidP="004B2A71">
            <w:pPr>
              <w:spacing w:before="120"/>
              <w:rPr>
                <w:rFonts w:ascii="TH SarabunPSK" w:hAnsi="TH SarabunPSK" w:cs="TH SarabunPSK"/>
                <w:color w:val="000000" w:themeColor="text1"/>
              </w:rPr>
            </w:pP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lastRenderedPageBreak/>
              <w:t xml:space="preserve">เอกสารสนับสนุน </w:t>
            </w:r>
            <w:r w:rsidRPr="00FC6D9B">
              <w:rPr>
                <w:rFonts w:ascii="TH SarabunPSK" w:hAnsi="TH SarabunPSK" w:cs="TH SarabunPSK"/>
                <w:b/>
                <w:bCs/>
                <w:color w:val="000000" w:themeColor="text1"/>
              </w:rPr>
              <w:t>:</w:t>
            </w:r>
          </w:p>
        </w:tc>
        <w:tc>
          <w:tcPr>
            <w:tcW w:w="7738" w:type="dxa"/>
            <w:gridSpan w:val="2"/>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เกณฑ์คุณภาพการบริหารจัดการภาครัฐ พ</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ศ</w:t>
            </w:r>
            <w:r w:rsidRPr="00FC6D9B">
              <w:rPr>
                <w:rFonts w:ascii="TH SarabunPSK" w:hAnsi="TH SarabunPSK" w:cs="TH SarabunPSK"/>
                <w:color w:val="000000" w:themeColor="text1"/>
              </w:rPr>
              <w:t xml:space="preserve">.2558 </w:t>
            </w:r>
            <w:r w:rsidRPr="00FC6D9B">
              <w:rPr>
                <w:rFonts w:ascii="TH SarabunPSK" w:hAnsi="TH SarabunPSK" w:cs="TH SarabunPSK"/>
                <w:color w:val="000000" w:themeColor="text1"/>
                <w:cs/>
              </w:rPr>
              <w:t>สามารถดาวน์โหลดได้ที่</w:t>
            </w:r>
            <w:r w:rsidRPr="00FC6D9B">
              <w:rPr>
                <w:rFonts w:ascii="TH SarabunPSK" w:hAnsi="TH SarabunPSK" w:cs="TH SarabunPSK"/>
                <w:color w:val="000000" w:themeColor="text1"/>
              </w:rPr>
              <w:t>http://www.opdc.go.th/</w:t>
            </w:r>
          </w:p>
        </w:tc>
      </w:tr>
      <w:tr w:rsidR="004B2A71" w:rsidRPr="00FC6D9B" w:rsidTr="004B2A71">
        <w:trPr>
          <w:trHeight w:val="3338"/>
        </w:trPr>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 xml:space="preserve">รายละเอียดข้อมูลพื้นฐาน </w:t>
            </w:r>
          </w:p>
        </w:tc>
        <w:tc>
          <w:tcPr>
            <w:tcW w:w="7738" w:type="dxa"/>
            <w:gridSpan w:val="2"/>
            <w:tcBorders>
              <w:bottom w:val="single" w:sz="4" w:space="0" w:color="auto"/>
            </w:tcBorders>
          </w:tcPr>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79"/>
              <w:gridCol w:w="1021"/>
              <w:gridCol w:w="1081"/>
              <w:gridCol w:w="990"/>
              <w:gridCol w:w="952"/>
              <w:gridCol w:w="995"/>
            </w:tblGrid>
            <w:tr w:rsidR="004B2A71" w:rsidRPr="00FC6D9B" w:rsidTr="004B2A71">
              <w:trPr>
                <w:trHeight w:val="166"/>
              </w:trPr>
              <w:tc>
                <w:tcPr>
                  <w:tcW w:w="3200" w:type="dxa"/>
                  <w:gridSpan w:val="2"/>
                  <w:vMerge w:val="restart"/>
                  <w:vAlign w:val="center"/>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Baseline data</w:t>
                  </w:r>
                </w:p>
              </w:tc>
              <w:tc>
                <w:tcPr>
                  <w:tcW w:w="1081" w:type="dxa"/>
                  <w:vMerge w:val="restart"/>
                  <w:vAlign w:val="center"/>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2937" w:type="dxa"/>
                  <w:gridSpan w:val="3"/>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w:t>
                  </w:r>
                </w:p>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ในรอบปีงบประมาณ พ.ศ.</w:t>
                  </w:r>
                </w:p>
              </w:tc>
            </w:tr>
            <w:tr w:rsidR="004B2A71" w:rsidRPr="00FC6D9B" w:rsidTr="004B2A71">
              <w:trPr>
                <w:trHeight w:val="184"/>
              </w:trPr>
              <w:tc>
                <w:tcPr>
                  <w:tcW w:w="3200" w:type="dxa"/>
                  <w:gridSpan w:val="2"/>
                  <w:vMerge/>
                </w:tcPr>
                <w:p w:rsidR="004B2A71" w:rsidRPr="00FC6D9B" w:rsidRDefault="004B2A71" w:rsidP="004B2A71">
                  <w:pPr>
                    <w:rPr>
                      <w:rFonts w:ascii="TH SarabunPSK" w:hAnsi="TH SarabunPSK" w:cs="TH SarabunPSK"/>
                      <w:b/>
                      <w:bCs/>
                      <w:color w:val="000000" w:themeColor="text1"/>
                      <w:sz w:val="32"/>
                      <w:szCs w:val="32"/>
                    </w:rPr>
                  </w:pPr>
                </w:p>
              </w:tc>
              <w:tc>
                <w:tcPr>
                  <w:tcW w:w="1081" w:type="dxa"/>
                  <w:vMerge/>
                </w:tcPr>
                <w:p w:rsidR="004B2A71" w:rsidRPr="00FC6D9B" w:rsidRDefault="004B2A71" w:rsidP="004B2A71">
                  <w:pPr>
                    <w:rPr>
                      <w:rFonts w:ascii="TH SarabunPSK" w:hAnsi="TH SarabunPSK" w:cs="TH SarabunPSK"/>
                      <w:b/>
                      <w:bCs/>
                      <w:color w:val="000000" w:themeColor="text1"/>
                      <w:sz w:val="32"/>
                      <w:szCs w:val="32"/>
                    </w:rPr>
                  </w:pPr>
                </w:p>
              </w:tc>
              <w:tc>
                <w:tcPr>
                  <w:tcW w:w="99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952"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995"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2561</w:t>
                  </w:r>
                </w:p>
              </w:tc>
            </w:tr>
            <w:tr w:rsidR="004B2A71" w:rsidRPr="00FC6D9B" w:rsidTr="004B2A71">
              <w:trPr>
                <w:trHeight w:val="276"/>
              </w:trPr>
              <w:tc>
                <w:tcPr>
                  <w:tcW w:w="2179" w:type="dxa"/>
                  <w:vMerge w:val="restart"/>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ระดับความสำเร็จของการพัฒนาคุณภาพการบริหารจัดการภาครัฐ</w:t>
                  </w:r>
                  <w:r w:rsidRPr="00FC6D9B">
                    <w:rPr>
                      <w:rFonts w:ascii="TH SarabunPSK" w:hAnsi="TH SarabunPSK" w:cs="TH SarabunPSK"/>
                      <w:color w:val="000000" w:themeColor="text1"/>
                      <w:sz w:val="32"/>
                      <w:szCs w:val="32"/>
                      <w:cs/>
                    </w:rPr>
                    <w:lastRenderedPageBreak/>
                    <w:t xml:space="preserve">ของส่วนราชการในสังกัดสำนักงานปลัดกระทรวงสาธารณสุข </w:t>
                  </w:r>
                </w:p>
              </w:tc>
              <w:tc>
                <w:tcPr>
                  <w:tcW w:w="1021"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กองส่วนกลาง</w:t>
                  </w:r>
                </w:p>
              </w:tc>
              <w:tc>
                <w:tcPr>
                  <w:tcW w:w="1081"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ระดับ</w:t>
                  </w:r>
                </w:p>
              </w:tc>
              <w:tc>
                <w:tcPr>
                  <w:tcW w:w="990"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952"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p>
              </w:tc>
              <w:tc>
                <w:tcPr>
                  <w:tcW w:w="995"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N/A</w:t>
                  </w:r>
                </w:p>
              </w:tc>
            </w:tr>
            <w:tr w:rsidR="004B2A71" w:rsidRPr="00FC6D9B" w:rsidTr="004B2A71">
              <w:trPr>
                <w:trHeight w:val="530"/>
              </w:trPr>
              <w:tc>
                <w:tcPr>
                  <w:tcW w:w="2179" w:type="dxa"/>
                  <w:vMerge/>
                </w:tcPr>
                <w:p w:rsidR="004B2A71" w:rsidRPr="00FC6D9B" w:rsidRDefault="004B2A71" w:rsidP="004B2A71">
                  <w:pPr>
                    <w:rPr>
                      <w:rFonts w:ascii="TH SarabunPSK" w:hAnsi="TH SarabunPSK" w:cs="TH SarabunPSK"/>
                      <w:color w:val="000000" w:themeColor="text1"/>
                      <w:sz w:val="32"/>
                      <w:szCs w:val="32"/>
                      <w:cs/>
                    </w:rPr>
                  </w:pPr>
                </w:p>
              </w:tc>
              <w:tc>
                <w:tcPr>
                  <w:tcW w:w="1021"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สสจ.</w:t>
                  </w:r>
                </w:p>
              </w:tc>
              <w:tc>
                <w:tcPr>
                  <w:tcW w:w="1081"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ระดับ</w:t>
                  </w:r>
                </w:p>
              </w:tc>
              <w:tc>
                <w:tcPr>
                  <w:tcW w:w="99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952"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995"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A</w:t>
                  </w:r>
                </w:p>
              </w:tc>
            </w:tr>
            <w:tr w:rsidR="004B2A71" w:rsidRPr="00FC6D9B" w:rsidTr="004B2A71">
              <w:trPr>
                <w:trHeight w:val="276"/>
              </w:trPr>
              <w:tc>
                <w:tcPr>
                  <w:tcW w:w="2179" w:type="dxa"/>
                  <w:vMerge/>
                </w:tcPr>
                <w:p w:rsidR="004B2A71" w:rsidRPr="00FC6D9B" w:rsidRDefault="004B2A71" w:rsidP="004B2A71">
                  <w:pPr>
                    <w:rPr>
                      <w:rFonts w:ascii="TH SarabunPSK" w:hAnsi="TH SarabunPSK" w:cs="TH SarabunPSK"/>
                      <w:color w:val="000000" w:themeColor="text1"/>
                      <w:sz w:val="32"/>
                      <w:szCs w:val="32"/>
                      <w:cs/>
                    </w:rPr>
                  </w:pPr>
                </w:p>
              </w:tc>
              <w:tc>
                <w:tcPr>
                  <w:tcW w:w="1021"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สสอ.</w:t>
                  </w:r>
                </w:p>
              </w:tc>
              <w:tc>
                <w:tcPr>
                  <w:tcW w:w="1081"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ระดับ</w:t>
                  </w:r>
                </w:p>
              </w:tc>
              <w:tc>
                <w:tcPr>
                  <w:tcW w:w="990"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952"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w:t>
                  </w:r>
                </w:p>
              </w:tc>
              <w:tc>
                <w:tcPr>
                  <w:tcW w:w="995" w:type="dxa"/>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N/A</w:t>
                  </w:r>
                </w:p>
              </w:tc>
            </w:tr>
          </w:tbl>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cs/>
              </w:rPr>
              <w:lastRenderedPageBreak/>
              <w:t xml:space="preserve">หมายเหตุ </w:t>
            </w:r>
            <w:r w:rsidRPr="00FC6D9B">
              <w:rPr>
                <w:rFonts w:ascii="TH SarabunPSK" w:hAnsi="TH SarabunPSK" w:cs="TH SarabunPSK"/>
                <w:color w:val="000000" w:themeColor="text1"/>
              </w:rPr>
              <w:t xml:space="preserve">: </w:t>
            </w:r>
            <w:r w:rsidRPr="00FC6D9B">
              <w:rPr>
                <w:rFonts w:ascii="TH SarabunPSK" w:hAnsi="TH SarabunPSK" w:cs="TH SarabunPSK"/>
                <w:color w:val="000000" w:themeColor="text1"/>
                <w:cs/>
              </w:rPr>
              <w:t>ข้อมูลผลการดำเนินงานในรอบปีงบประมาณ พ.ศ. 2561 อยู่ระหว่างการเก็บข้อมูลรายงานรอบ 12 เดือน</w:t>
            </w:r>
          </w:p>
        </w:tc>
      </w:tr>
      <w:tr w:rsidR="004B2A71" w:rsidRPr="00FC6D9B" w:rsidTr="004B2A71">
        <w:trPr>
          <w:trHeight w:val="440"/>
        </w:trPr>
        <w:tc>
          <w:tcPr>
            <w:tcW w:w="2636" w:type="dxa"/>
            <w:vMerge w:val="restart"/>
            <w:tcBorders>
              <w:right w:val="single" w:sz="4" w:space="0" w:color="auto"/>
            </w:tcBorders>
          </w:tcPr>
          <w:p w:rsidR="004B2A71" w:rsidRPr="00FC6D9B" w:rsidRDefault="004B2A71" w:rsidP="004B2A71">
            <w:pPr>
              <w:rPr>
                <w:rFonts w:ascii="TH SarabunPSK" w:hAnsi="TH SarabunPSK" w:cs="TH SarabunPSK"/>
                <w:b/>
                <w:bCs/>
                <w:color w:val="000000" w:themeColor="text1"/>
              </w:rPr>
            </w:pPr>
            <w:r w:rsidRPr="00FC6D9B">
              <w:rPr>
                <w:rFonts w:ascii="TH SarabunPSK" w:hAnsi="TH SarabunPSK" w:cs="TH SarabunPSK"/>
                <w:b/>
                <w:bCs/>
                <w:color w:val="000000" w:themeColor="text1"/>
                <w:cs/>
              </w:rPr>
              <w:lastRenderedPageBreak/>
              <w:t>ผู้ให้ข้อมูลทางวิชาการ/</w:t>
            </w:r>
          </w:p>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b/>
                <w:bCs/>
                <w:color w:val="000000" w:themeColor="text1"/>
                <w:cs/>
              </w:rPr>
              <w:t>ผู้ประสานงานตัวชี้วัด</w:t>
            </w:r>
          </w:p>
        </w:tc>
        <w:tc>
          <w:tcPr>
            <w:tcW w:w="3381" w:type="dxa"/>
            <w:tcBorders>
              <w:top w:val="single" w:sz="4" w:space="0" w:color="auto"/>
              <w:left w:val="single" w:sz="4" w:space="0" w:color="auto"/>
              <w:bottom w:val="nil"/>
              <w:right w:val="nil"/>
            </w:tcBorders>
          </w:tcPr>
          <w:p w:rsidR="004B2A71" w:rsidRPr="00FC6D9B" w:rsidRDefault="004B2A71" w:rsidP="00634754">
            <w:pPr>
              <w:pStyle w:val="a6"/>
              <w:numPr>
                <w:ilvl w:val="0"/>
                <w:numId w:val="23"/>
              </w:numPr>
              <w:ind w:left="381"/>
              <w:rPr>
                <w:rFonts w:ascii="TH SarabunPSK" w:hAnsi="TH SarabunPSK" w:cs="TH SarabunPSK"/>
                <w:color w:val="000000" w:themeColor="text1"/>
              </w:rPr>
            </w:pPr>
            <w:r w:rsidRPr="00FC6D9B">
              <w:rPr>
                <w:rFonts w:ascii="TH SarabunPSK" w:hAnsi="TH SarabunPSK" w:cs="TH SarabunPSK"/>
                <w:color w:val="000000" w:themeColor="text1"/>
                <w:cs/>
              </w:rPr>
              <w:t>นางสุวรรณา  เจริญสวรรค์</w:t>
            </w:r>
          </w:p>
          <w:p w:rsidR="004B2A71" w:rsidRPr="00FC6D9B" w:rsidRDefault="004B2A71" w:rsidP="004B2A71">
            <w:pPr>
              <w:pStyle w:val="a6"/>
              <w:ind w:left="381"/>
              <w:rPr>
                <w:rFonts w:ascii="TH SarabunPSK" w:hAnsi="TH SarabunPSK" w:cs="TH SarabunPSK"/>
                <w:color w:val="000000" w:themeColor="text1"/>
              </w:rPr>
            </w:pPr>
            <w:r w:rsidRPr="00FC6D9B">
              <w:rPr>
                <w:rFonts w:ascii="TH SarabunPSK" w:hAnsi="TH SarabunPSK" w:cs="TH SarabunPSK"/>
                <w:color w:val="000000" w:themeColor="text1"/>
                <w:cs/>
              </w:rPr>
              <w:t>โทรศัพท์ที่ทำงาน</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5901038</w:t>
            </w:r>
          </w:p>
          <w:p w:rsidR="004B2A71" w:rsidRPr="00FC6D9B" w:rsidRDefault="004B2A71" w:rsidP="004B2A71">
            <w:pPr>
              <w:pStyle w:val="a6"/>
              <w:ind w:left="381"/>
              <w:rPr>
                <w:rFonts w:ascii="TH SarabunPSK" w:hAnsi="TH SarabunPSK" w:cs="TH SarabunPSK"/>
                <w:color w:val="000000" w:themeColor="text1"/>
              </w:rPr>
            </w:pPr>
            <w:r w:rsidRPr="00FC6D9B">
              <w:rPr>
                <w:rFonts w:ascii="TH SarabunPSK" w:hAnsi="TH SarabunPSK" w:cs="TH SarabunPSK"/>
                <w:color w:val="000000" w:themeColor="text1"/>
                <w:cs/>
              </w:rPr>
              <w:t>โทรสาร</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 xml:space="preserve">5901406              </w:t>
            </w:r>
          </w:p>
        </w:tc>
        <w:tc>
          <w:tcPr>
            <w:tcW w:w="4357" w:type="dxa"/>
            <w:tcBorders>
              <w:top w:val="single" w:sz="4" w:space="0" w:color="auto"/>
              <w:left w:val="nil"/>
              <w:bottom w:val="nil"/>
              <w:right w:val="single" w:sz="4" w:space="0" w:color="auto"/>
            </w:tcBorders>
          </w:tcPr>
          <w:p w:rsidR="004B2A71" w:rsidRPr="00FC6D9B" w:rsidRDefault="004B2A71" w:rsidP="004B2A71">
            <w:pPr>
              <w:tabs>
                <w:tab w:val="left" w:pos="317"/>
              </w:tabs>
              <w:rPr>
                <w:rFonts w:ascii="TH SarabunPSK" w:hAnsi="TH SarabunPSK" w:cs="TH SarabunPSK"/>
                <w:color w:val="000000" w:themeColor="text1"/>
                <w:spacing w:val="-6"/>
              </w:rPr>
            </w:pPr>
            <w:r w:rsidRPr="00FC6D9B">
              <w:rPr>
                <w:rFonts w:ascii="TH SarabunPSK" w:hAnsi="TH SarabunPSK" w:cs="TH SarabunPSK"/>
                <w:color w:val="000000" w:themeColor="text1"/>
                <w:spacing w:val="-6"/>
                <w:cs/>
              </w:rPr>
              <w:t>นักวิเคราะห์นโยบายและแผนชำนาญการพิเศษ</w:t>
            </w:r>
          </w:p>
          <w:p w:rsidR="004B2A71" w:rsidRPr="00FC6D9B" w:rsidRDefault="004B2A71" w:rsidP="004B2A71">
            <w:pPr>
              <w:tabs>
                <w:tab w:val="left" w:pos="317"/>
              </w:tabs>
              <w:rPr>
                <w:rFonts w:ascii="TH SarabunPSK" w:hAnsi="TH SarabunPSK" w:cs="TH SarabunPSK"/>
                <w:color w:val="000000" w:themeColor="text1"/>
              </w:rPr>
            </w:pPr>
            <w:r w:rsidRPr="00FC6D9B">
              <w:rPr>
                <w:rFonts w:ascii="TH SarabunPSK" w:hAnsi="TH SarabunPSK" w:cs="TH SarabunPSK"/>
                <w:color w:val="000000" w:themeColor="text1"/>
                <w:cs/>
              </w:rPr>
              <w:t>โทรศัพท์มือถือ</w:t>
            </w:r>
            <w:r w:rsidRPr="00FC6D9B">
              <w:rPr>
                <w:rFonts w:ascii="TH SarabunPSK" w:hAnsi="TH SarabunPSK" w:cs="TH SarabunPSK"/>
                <w:color w:val="000000" w:themeColor="text1"/>
              </w:rPr>
              <w:t>:</w:t>
            </w:r>
            <w:r w:rsidRPr="00FC6D9B">
              <w:rPr>
                <w:rFonts w:ascii="TH SarabunPSK" w:hAnsi="TH SarabunPSK" w:cs="TH SarabunPSK"/>
                <w:color w:val="000000" w:themeColor="text1"/>
                <w:cs/>
              </w:rPr>
              <w:t xml:space="preserve"> 081-9316052</w:t>
            </w:r>
          </w:p>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rPr>
              <w:t>E-mail:oeysuwanna@gmail.com</w:t>
            </w:r>
          </w:p>
        </w:tc>
      </w:tr>
      <w:tr w:rsidR="004B2A71" w:rsidRPr="00FC6D9B" w:rsidTr="004B2A71">
        <w:trPr>
          <w:trHeight w:val="350"/>
        </w:trPr>
        <w:tc>
          <w:tcPr>
            <w:tcW w:w="2636" w:type="dxa"/>
            <w:vMerge/>
            <w:tcBorders>
              <w:right w:val="single" w:sz="4" w:space="0" w:color="auto"/>
            </w:tcBorders>
          </w:tcPr>
          <w:p w:rsidR="004B2A71" w:rsidRPr="00FC6D9B" w:rsidRDefault="004B2A71" w:rsidP="004B2A71">
            <w:pPr>
              <w:rPr>
                <w:rFonts w:ascii="TH SarabunPSK" w:hAnsi="TH SarabunPSK" w:cs="TH SarabunPSK"/>
                <w:color w:val="000000" w:themeColor="text1"/>
                <w:cs/>
              </w:rPr>
            </w:pPr>
          </w:p>
        </w:tc>
        <w:tc>
          <w:tcPr>
            <w:tcW w:w="3381" w:type="dxa"/>
            <w:tcBorders>
              <w:top w:val="nil"/>
              <w:left w:val="single" w:sz="4" w:space="0" w:color="auto"/>
              <w:bottom w:val="nil"/>
              <w:right w:val="nil"/>
            </w:tcBorders>
          </w:tcPr>
          <w:p w:rsidR="004B2A71" w:rsidRPr="00FC6D9B" w:rsidRDefault="004B2A71" w:rsidP="00634754">
            <w:pPr>
              <w:pStyle w:val="a6"/>
              <w:numPr>
                <w:ilvl w:val="0"/>
                <w:numId w:val="23"/>
              </w:numPr>
              <w:ind w:left="374"/>
              <w:rPr>
                <w:rFonts w:ascii="TH SarabunPSK" w:hAnsi="TH SarabunPSK" w:cs="TH SarabunPSK"/>
                <w:color w:val="000000" w:themeColor="text1"/>
              </w:rPr>
            </w:pPr>
            <w:r w:rsidRPr="00FC6D9B">
              <w:rPr>
                <w:rFonts w:ascii="TH SarabunPSK" w:hAnsi="TH SarabunPSK" w:cs="TH SarabunPSK"/>
                <w:color w:val="000000" w:themeColor="text1"/>
                <w:cs/>
              </w:rPr>
              <w:t>น.ส.อังคณางค์  หัวเมืองวิเชียร</w:t>
            </w:r>
          </w:p>
          <w:p w:rsidR="004B2A71" w:rsidRPr="00FC6D9B" w:rsidRDefault="004B2A71" w:rsidP="004B2A71">
            <w:pPr>
              <w:pStyle w:val="a6"/>
              <w:ind w:left="374"/>
              <w:rPr>
                <w:rFonts w:ascii="TH SarabunPSK" w:hAnsi="TH SarabunPSK" w:cs="TH SarabunPSK"/>
                <w:color w:val="000000" w:themeColor="text1"/>
              </w:rPr>
            </w:pPr>
            <w:r w:rsidRPr="00FC6D9B">
              <w:rPr>
                <w:rFonts w:ascii="TH SarabunPSK" w:hAnsi="TH SarabunPSK" w:cs="TH SarabunPSK"/>
                <w:color w:val="000000" w:themeColor="text1"/>
                <w:cs/>
              </w:rPr>
              <w:t xml:space="preserve">โทรศัพท์ที่ทำงาน: </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5901038</w:t>
            </w:r>
          </w:p>
          <w:p w:rsidR="004B2A71" w:rsidRPr="00FC6D9B" w:rsidRDefault="004B2A71" w:rsidP="004B2A71">
            <w:pPr>
              <w:pStyle w:val="a6"/>
              <w:ind w:left="374"/>
              <w:rPr>
                <w:rFonts w:ascii="TH SarabunPSK" w:hAnsi="TH SarabunPSK" w:cs="TH SarabunPSK"/>
                <w:color w:val="000000" w:themeColor="text1"/>
                <w:cs/>
              </w:rPr>
            </w:pPr>
            <w:r w:rsidRPr="00FC6D9B">
              <w:rPr>
                <w:rFonts w:ascii="TH SarabunPSK" w:hAnsi="TH SarabunPSK" w:cs="TH SarabunPSK"/>
                <w:color w:val="000000" w:themeColor="text1"/>
                <w:cs/>
              </w:rPr>
              <w:t xml:space="preserve">โทรสาร: </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 xml:space="preserve">5901406                  </w:t>
            </w:r>
          </w:p>
        </w:tc>
        <w:tc>
          <w:tcPr>
            <w:tcW w:w="4357" w:type="dxa"/>
            <w:tcBorders>
              <w:top w:val="nil"/>
              <w:left w:val="nil"/>
              <w:bottom w:val="nil"/>
              <w:right w:val="single" w:sz="4" w:space="0" w:color="auto"/>
            </w:tcBorders>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 xml:space="preserve">นักวิเคราะห์นโยบายและแผน           โทรศัพท์มือถือ: </w:t>
            </w:r>
            <w:r w:rsidRPr="00FC6D9B">
              <w:rPr>
                <w:rFonts w:ascii="TH SarabunPSK" w:hAnsi="TH SarabunPSK" w:cs="TH SarabunPSK"/>
                <w:color w:val="000000" w:themeColor="text1"/>
              </w:rPr>
              <w:t>081-2558277</w:t>
            </w:r>
          </w:p>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E-mail: lkung1038@gmail.com</w:t>
            </w:r>
          </w:p>
        </w:tc>
      </w:tr>
      <w:tr w:rsidR="004B2A71" w:rsidRPr="00FC6D9B" w:rsidTr="004B2A71">
        <w:trPr>
          <w:trHeight w:val="782"/>
        </w:trPr>
        <w:tc>
          <w:tcPr>
            <w:tcW w:w="2636" w:type="dxa"/>
            <w:vMerge/>
            <w:tcBorders>
              <w:right w:val="single" w:sz="4" w:space="0" w:color="auto"/>
            </w:tcBorders>
          </w:tcPr>
          <w:p w:rsidR="004B2A71" w:rsidRPr="00FC6D9B" w:rsidRDefault="004B2A71" w:rsidP="004B2A71">
            <w:pPr>
              <w:rPr>
                <w:rFonts w:ascii="TH SarabunPSK" w:hAnsi="TH SarabunPSK" w:cs="TH SarabunPSK"/>
                <w:color w:val="000000" w:themeColor="text1"/>
                <w:cs/>
              </w:rPr>
            </w:pPr>
          </w:p>
        </w:tc>
        <w:tc>
          <w:tcPr>
            <w:tcW w:w="3381" w:type="dxa"/>
            <w:tcBorders>
              <w:top w:val="nil"/>
              <w:left w:val="single" w:sz="4" w:space="0" w:color="auto"/>
              <w:bottom w:val="nil"/>
              <w:right w:val="nil"/>
            </w:tcBorders>
          </w:tcPr>
          <w:p w:rsidR="004B2A71" w:rsidRPr="00FC6D9B" w:rsidRDefault="004B2A71" w:rsidP="00634754">
            <w:pPr>
              <w:pStyle w:val="a6"/>
              <w:numPr>
                <w:ilvl w:val="0"/>
                <w:numId w:val="23"/>
              </w:numPr>
              <w:ind w:left="374"/>
              <w:rPr>
                <w:rFonts w:ascii="TH SarabunPSK" w:hAnsi="TH SarabunPSK" w:cs="TH SarabunPSK"/>
                <w:color w:val="000000" w:themeColor="text1"/>
              </w:rPr>
            </w:pPr>
            <w:r w:rsidRPr="00FC6D9B">
              <w:rPr>
                <w:rFonts w:ascii="TH SarabunPSK" w:hAnsi="TH SarabunPSK" w:cs="TH SarabunPSK"/>
                <w:color w:val="000000" w:themeColor="text1"/>
                <w:cs/>
              </w:rPr>
              <w:t>นายอภิรัฐ  ดีทองอ่อน</w:t>
            </w:r>
          </w:p>
          <w:p w:rsidR="004B2A71" w:rsidRPr="00FC6D9B" w:rsidRDefault="004B2A71" w:rsidP="004B2A71">
            <w:pPr>
              <w:pStyle w:val="a6"/>
              <w:ind w:left="374"/>
              <w:rPr>
                <w:rFonts w:ascii="TH SarabunPSK" w:hAnsi="TH SarabunPSK" w:cs="TH SarabunPSK"/>
                <w:color w:val="000000" w:themeColor="text1"/>
              </w:rPr>
            </w:pPr>
            <w:r w:rsidRPr="00FC6D9B">
              <w:rPr>
                <w:rFonts w:ascii="TH SarabunPSK" w:hAnsi="TH SarabunPSK" w:cs="TH SarabunPSK"/>
                <w:color w:val="000000" w:themeColor="text1"/>
                <w:cs/>
              </w:rPr>
              <w:t xml:space="preserve">โทรศัพท์ที่ทำงาน: </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5901963</w:t>
            </w:r>
          </w:p>
          <w:p w:rsidR="004B2A71" w:rsidRPr="00FC6D9B" w:rsidRDefault="004B2A71" w:rsidP="004B2A71">
            <w:pPr>
              <w:pStyle w:val="a6"/>
              <w:ind w:left="374"/>
              <w:rPr>
                <w:rFonts w:ascii="TH SarabunPSK" w:hAnsi="TH SarabunPSK" w:cs="TH SarabunPSK"/>
                <w:color w:val="000000" w:themeColor="text1"/>
                <w:cs/>
              </w:rPr>
            </w:pPr>
            <w:r w:rsidRPr="00FC6D9B">
              <w:rPr>
                <w:rFonts w:ascii="TH SarabunPSK" w:hAnsi="TH SarabunPSK" w:cs="TH SarabunPSK"/>
                <w:color w:val="000000" w:themeColor="text1"/>
                <w:cs/>
              </w:rPr>
              <w:t xml:space="preserve">โทรสาร: </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 xml:space="preserve">5901406              </w:t>
            </w:r>
          </w:p>
        </w:tc>
        <w:tc>
          <w:tcPr>
            <w:tcW w:w="4357" w:type="dxa"/>
            <w:tcBorders>
              <w:top w:val="nil"/>
              <w:left w:val="nil"/>
              <w:bottom w:val="nil"/>
              <w:right w:val="single" w:sz="4" w:space="0" w:color="auto"/>
            </w:tcBorders>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 xml:space="preserve">นักวิเคราะห์นโยบายและแผน    โทรศัพท์มือถือ: </w:t>
            </w:r>
            <w:r w:rsidRPr="00FC6D9B">
              <w:rPr>
                <w:rFonts w:ascii="TH SarabunPSK" w:hAnsi="TH SarabunPSK" w:cs="TH SarabunPSK"/>
                <w:color w:val="000000" w:themeColor="text1"/>
              </w:rPr>
              <w:t>085-3652444</w:t>
            </w:r>
          </w:p>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E-mail: a.deethongon@gmail.com</w:t>
            </w:r>
          </w:p>
        </w:tc>
      </w:tr>
      <w:tr w:rsidR="004B2A71" w:rsidRPr="00FC6D9B" w:rsidTr="004B2A71">
        <w:trPr>
          <w:trHeight w:val="782"/>
        </w:trPr>
        <w:tc>
          <w:tcPr>
            <w:tcW w:w="2636" w:type="dxa"/>
            <w:vMerge/>
            <w:tcBorders>
              <w:right w:val="single" w:sz="4" w:space="0" w:color="auto"/>
            </w:tcBorders>
          </w:tcPr>
          <w:p w:rsidR="004B2A71" w:rsidRPr="00FC6D9B" w:rsidRDefault="004B2A71" w:rsidP="004B2A71">
            <w:pPr>
              <w:rPr>
                <w:rFonts w:ascii="TH SarabunPSK" w:hAnsi="TH SarabunPSK" w:cs="TH SarabunPSK"/>
                <w:color w:val="000000" w:themeColor="text1"/>
                <w:cs/>
              </w:rPr>
            </w:pPr>
          </w:p>
        </w:tc>
        <w:tc>
          <w:tcPr>
            <w:tcW w:w="3381" w:type="dxa"/>
            <w:tcBorders>
              <w:top w:val="nil"/>
              <w:left w:val="single" w:sz="4" w:space="0" w:color="auto"/>
              <w:bottom w:val="single" w:sz="4" w:space="0" w:color="auto"/>
              <w:right w:val="nil"/>
            </w:tcBorders>
          </w:tcPr>
          <w:p w:rsidR="004B2A71" w:rsidRPr="00FC6D9B" w:rsidRDefault="004B2A71" w:rsidP="00634754">
            <w:pPr>
              <w:pStyle w:val="a6"/>
              <w:numPr>
                <w:ilvl w:val="0"/>
                <w:numId w:val="23"/>
              </w:numPr>
              <w:ind w:left="381"/>
              <w:rPr>
                <w:rFonts w:ascii="TH SarabunPSK" w:hAnsi="TH SarabunPSK" w:cs="TH SarabunPSK"/>
                <w:color w:val="000000" w:themeColor="text1"/>
              </w:rPr>
            </w:pPr>
            <w:r w:rsidRPr="00FC6D9B">
              <w:rPr>
                <w:rFonts w:ascii="TH SarabunPSK" w:hAnsi="TH SarabunPSK" w:cs="TH SarabunPSK"/>
                <w:color w:val="000000" w:themeColor="text1"/>
                <w:cs/>
              </w:rPr>
              <w:t>น.ส.กฤติกา ทรีย์มาติพันธ์</w:t>
            </w:r>
          </w:p>
          <w:p w:rsidR="004B2A71" w:rsidRPr="00FC6D9B" w:rsidRDefault="004B2A71" w:rsidP="004B2A71">
            <w:pPr>
              <w:pStyle w:val="a6"/>
              <w:ind w:left="381"/>
              <w:rPr>
                <w:rFonts w:ascii="TH SarabunPSK" w:hAnsi="TH SarabunPSK" w:cs="TH SarabunPSK"/>
                <w:color w:val="000000" w:themeColor="text1"/>
              </w:rPr>
            </w:pPr>
            <w:r w:rsidRPr="00FC6D9B">
              <w:rPr>
                <w:rFonts w:ascii="TH SarabunPSK" w:hAnsi="TH SarabunPSK" w:cs="TH SarabunPSK"/>
                <w:color w:val="000000" w:themeColor="text1"/>
                <w:cs/>
              </w:rPr>
              <w:t>โทรศัพท์ที่ทำงาน</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5901963</w:t>
            </w:r>
          </w:p>
          <w:p w:rsidR="004B2A71" w:rsidRPr="00FC6D9B" w:rsidRDefault="004B2A71" w:rsidP="004B2A71">
            <w:pPr>
              <w:pStyle w:val="a6"/>
              <w:ind w:left="381"/>
              <w:rPr>
                <w:rFonts w:ascii="TH SarabunPSK" w:hAnsi="TH SarabunPSK" w:cs="TH SarabunPSK"/>
                <w:color w:val="000000" w:themeColor="text1"/>
                <w:cs/>
              </w:rPr>
            </w:pPr>
            <w:r w:rsidRPr="00FC6D9B">
              <w:rPr>
                <w:rFonts w:ascii="TH SarabunPSK" w:hAnsi="TH SarabunPSK" w:cs="TH SarabunPSK"/>
                <w:color w:val="000000" w:themeColor="text1"/>
                <w:cs/>
              </w:rPr>
              <w:t>โทรสาร</w:t>
            </w:r>
            <w:r w:rsidRPr="00FC6D9B">
              <w:rPr>
                <w:rFonts w:ascii="TH SarabunPSK" w:hAnsi="TH SarabunPSK" w:cs="TH SarabunPSK"/>
                <w:color w:val="000000" w:themeColor="text1"/>
              </w:rPr>
              <w:t>:02</w:t>
            </w:r>
            <w:r w:rsidRPr="00FC6D9B">
              <w:rPr>
                <w:rFonts w:ascii="TH SarabunPSK" w:hAnsi="TH SarabunPSK" w:cs="TH SarabunPSK"/>
                <w:color w:val="000000" w:themeColor="text1"/>
                <w:cs/>
              </w:rPr>
              <w:t>-</w:t>
            </w:r>
            <w:r w:rsidRPr="00FC6D9B">
              <w:rPr>
                <w:rFonts w:ascii="TH SarabunPSK" w:hAnsi="TH SarabunPSK" w:cs="TH SarabunPSK"/>
                <w:color w:val="000000" w:themeColor="text1"/>
              </w:rPr>
              <w:t xml:space="preserve">5901406                </w:t>
            </w:r>
          </w:p>
        </w:tc>
        <w:tc>
          <w:tcPr>
            <w:tcW w:w="4357" w:type="dxa"/>
            <w:tcBorders>
              <w:top w:val="nil"/>
              <w:left w:val="nil"/>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นักวิเคราะห์นโยบายและแผน</w:t>
            </w:r>
          </w:p>
          <w:p w:rsidR="004B2A71" w:rsidRPr="00FC6D9B" w:rsidRDefault="004B2A71" w:rsidP="004B2A71">
            <w:pPr>
              <w:tabs>
                <w:tab w:val="left" w:pos="317"/>
              </w:tabs>
              <w:rPr>
                <w:rFonts w:ascii="TH SarabunPSK" w:hAnsi="TH SarabunPSK" w:cs="TH SarabunPSK"/>
                <w:color w:val="000000" w:themeColor="text1"/>
              </w:rPr>
            </w:pPr>
            <w:r w:rsidRPr="00FC6D9B">
              <w:rPr>
                <w:rFonts w:ascii="TH SarabunPSK" w:hAnsi="TH SarabunPSK" w:cs="TH SarabunPSK"/>
                <w:color w:val="000000" w:themeColor="text1"/>
                <w:cs/>
              </w:rPr>
              <w:t>โทรศัพท์มือถือ</w:t>
            </w:r>
            <w:r w:rsidRPr="00FC6D9B">
              <w:rPr>
                <w:rFonts w:ascii="TH SarabunPSK" w:hAnsi="TH SarabunPSK" w:cs="TH SarabunPSK"/>
                <w:color w:val="000000" w:themeColor="text1"/>
              </w:rPr>
              <w:t>:095-7120954</w:t>
            </w:r>
          </w:p>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rPr>
              <w:t>E-mail:trekrittka@gmail.com</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spacing w:val="-6"/>
                <w:cs/>
              </w:rPr>
            </w:pPr>
            <w:r w:rsidRPr="00FC6D9B">
              <w:rPr>
                <w:rFonts w:ascii="TH SarabunPSK" w:hAnsi="TH SarabunPSK" w:cs="TH SarabunPSK"/>
                <w:b/>
                <w:bCs/>
                <w:color w:val="000000" w:themeColor="text1"/>
                <w:spacing w:val="-6"/>
                <w:cs/>
              </w:rPr>
              <w:t>หน่วยงานประมวลผลและจัดทำข้อมูล (ระดับส่วนกลาง)</w:t>
            </w:r>
          </w:p>
        </w:tc>
        <w:tc>
          <w:tcPr>
            <w:tcW w:w="7738" w:type="dxa"/>
            <w:gridSpan w:val="2"/>
            <w:tcBorders>
              <w:top w:val="single" w:sz="4" w:space="0" w:color="auto"/>
              <w:bottom w:val="single" w:sz="4" w:space="0" w:color="auto"/>
            </w:tcBorders>
          </w:tcPr>
          <w:p w:rsidR="004B2A71" w:rsidRPr="00FC6D9B" w:rsidRDefault="004B2A71" w:rsidP="004B2A71">
            <w:pPr>
              <w:rPr>
                <w:rFonts w:ascii="TH SarabunPSK" w:hAnsi="TH SarabunPSK" w:cs="TH SarabunPSK"/>
                <w:color w:val="000000" w:themeColor="text1"/>
                <w:cs/>
              </w:rPr>
            </w:pPr>
            <w:r w:rsidRPr="00FC6D9B">
              <w:rPr>
                <w:rFonts w:ascii="TH SarabunPSK" w:hAnsi="TH SarabunPSK" w:cs="TH SarabunPSK"/>
                <w:color w:val="000000" w:themeColor="text1"/>
                <w:cs/>
              </w:rPr>
              <w:t>กลุ่มพัฒนาระบบริหาร สำนักงานปลัดกระทรวงสาธารณสุข</w:t>
            </w:r>
          </w:p>
        </w:tc>
      </w:tr>
      <w:tr w:rsidR="004B2A71" w:rsidRPr="00FC6D9B" w:rsidTr="004B2A71">
        <w:tc>
          <w:tcPr>
            <w:tcW w:w="2636" w:type="dxa"/>
          </w:tcPr>
          <w:p w:rsidR="004B2A71" w:rsidRPr="00FC6D9B" w:rsidRDefault="004B2A71" w:rsidP="004B2A71">
            <w:pPr>
              <w:rPr>
                <w:rFonts w:ascii="TH SarabunPSK" w:hAnsi="TH SarabunPSK" w:cs="TH SarabunPSK"/>
                <w:b/>
                <w:bCs/>
                <w:color w:val="000000" w:themeColor="text1"/>
                <w:cs/>
              </w:rPr>
            </w:pPr>
            <w:r w:rsidRPr="00FC6D9B">
              <w:rPr>
                <w:rFonts w:ascii="TH SarabunPSK" w:hAnsi="TH SarabunPSK" w:cs="TH SarabunPSK"/>
                <w:b/>
                <w:bCs/>
                <w:color w:val="000000" w:themeColor="text1"/>
                <w:cs/>
              </w:rPr>
              <w:t>ผู้รับผิดชอบการการรายงานผลการดำเนินงาน</w:t>
            </w:r>
          </w:p>
        </w:tc>
        <w:tc>
          <w:tcPr>
            <w:tcW w:w="3381" w:type="dxa"/>
            <w:tcBorders>
              <w:right w:val="nil"/>
            </w:tcBorders>
          </w:tcPr>
          <w:p w:rsidR="004B2A71" w:rsidRPr="00FC6D9B" w:rsidRDefault="004B2A71" w:rsidP="00634754">
            <w:pPr>
              <w:pStyle w:val="a6"/>
              <w:numPr>
                <w:ilvl w:val="0"/>
                <w:numId w:val="24"/>
              </w:numPr>
              <w:tabs>
                <w:tab w:val="left" w:pos="381"/>
              </w:tabs>
              <w:ind w:left="381"/>
              <w:rPr>
                <w:rFonts w:ascii="TH SarabunPSK" w:hAnsi="TH SarabunPSK" w:cs="TH SarabunPSK"/>
                <w:color w:val="000000" w:themeColor="text1"/>
              </w:rPr>
            </w:pPr>
            <w:r w:rsidRPr="00FC6D9B">
              <w:rPr>
                <w:rFonts w:ascii="TH SarabunPSK" w:hAnsi="TH SarabunPSK" w:cs="TH SarabunPSK"/>
                <w:color w:val="000000" w:themeColor="text1"/>
                <w:cs/>
              </w:rPr>
              <w:t>นางภารวี แก้วพันนา</w:t>
            </w:r>
          </w:p>
          <w:p w:rsidR="004B2A71" w:rsidRPr="00FC6D9B" w:rsidRDefault="004B2A71" w:rsidP="004B2A71">
            <w:pPr>
              <w:pStyle w:val="a6"/>
              <w:tabs>
                <w:tab w:val="left" w:pos="381"/>
              </w:tabs>
              <w:ind w:left="381"/>
              <w:rPr>
                <w:rFonts w:ascii="TH SarabunPSK" w:hAnsi="TH SarabunPSK" w:cs="TH SarabunPSK"/>
                <w:color w:val="000000" w:themeColor="text1"/>
              </w:rPr>
            </w:pPr>
            <w:r w:rsidRPr="00FC6D9B">
              <w:rPr>
                <w:rFonts w:ascii="TH SarabunPSK" w:hAnsi="TH SarabunPSK" w:cs="TH SarabunPSK"/>
                <w:color w:val="000000" w:themeColor="text1"/>
                <w:cs/>
              </w:rPr>
              <w:t>โทรศัพท์มือถือ: 081-9316079</w:t>
            </w:r>
          </w:p>
          <w:p w:rsidR="004B2A71" w:rsidRPr="00FC6D9B" w:rsidRDefault="004B2A71" w:rsidP="004B2A71">
            <w:pPr>
              <w:pStyle w:val="a6"/>
              <w:tabs>
                <w:tab w:val="left" w:pos="381"/>
              </w:tabs>
              <w:ind w:left="381"/>
              <w:rPr>
                <w:rFonts w:ascii="TH SarabunPSK" w:hAnsi="TH SarabunPSK" w:cs="TH SarabunPSK"/>
                <w:color w:val="000000" w:themeColor="text1"/>
              </w:rPr>
            </w:pPr>
            <w:r w:rsidRPr="00FC6D9B">
              <w:rPr>
                <w:rFonts w:ascii="TH SarabunPSK" w:hAnsi="TH SarabunPSK" w:cs="TH SarabunPSK"/>
                <w:color w:val="000000" w:themeColor="text1"/>
                <w:cs/>
              </w:rPr>
              <w:t xml:space="preserve">โทรสาร: 02-5901406           </w:t>
            </w:r>
          </w:p>
        </w:tc>
        <w:tc>
          <w:tcPr>
            <w:tcW w:w="4357" w:type="dxa"/>
            <w:tcBorders>
              <w:left w:val="nil"/>
            </w:tcBorders>
          </w:tcPr>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cs/>
              </w:rPr>
              <w:t xml:space="preserve">ผู้อำนวยการกลุ่มพัฒนาระบบริหาร     โทรศัพท์ที่ทำงาน: 02-5901018 </w:t>
            </w:r>
          </w:p>
          <w:p w:rsidR="004B2A71" w:rsidRPr="00FC6D9B" w:rsidRDefault="004B2A71" w:rsidP="004B2A71">
            <w:pPr>
              <w:rPr>
                <w:rFonts w:ascii="TH SarabunPSK" w:hAnsi="TH SarabunPSK" w:cs="TH SarabunPSK"/>
                <w:color w:val="000000" w:themeColor="text1"/>
              </w:rPr>
            </w:pPr>
            <w:r w:rsidRPr="00FC6D9B">
              <w:rPr>
                <w:rFonts w:ascii="TH SarabunPSK" w:hAnsi="TH SarabunPSK" w:cs="TH SarabunPSK"/>
                <w:color w:val="000000" w:themeColor="text1"/>
              </w:rPr>
              <w:t>E-mail:Paravee.kpr@gmail.com</w:t>
            </w:r>
          </w:p>
        </w:tc>
      </w:tr>
    </w:tbl>
    <w:p w:rsidR="004B2A71" w:rsidRPr="00FC6D9B" w:rsidRDefault="004B2A71" w:rsidP="004B2A71">
      <w:pPr>
        <w:rPr>
          <w:rFonts w:ascii="TH SarabunPSK" w:hAnsi="TH SarabunPSK" w:cs="TH SarabunPSK"/>
          <w:color w:val="000000" w:themeColor="text1"/>
          <w:cs/>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47"/>
        <w:gridCol w:w="7796"/>
      </w:tblGrid>
      <w:tr w:rsidR="004B2A71" w:rsidRPr="00F647F4" w:rsidTr="004B2A71">
        <w:trPr>
          <w:trHeight w:val="274"/>
        </w:trPr>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color w:val="FF0000"/>
                <w:sz w:val="32"/>
                <w:szCs w:val="32"/>
                <w:cs/>
              </w:rPr>
            </w:pPr>
            <w:r w:rsidRPr="00F647F4">
              <w:rPr>
                <w:rFonts w:ascii="TH SarabunPSK" w:hAnsi="TH SarabunPSK" w:cs="TH SarabunPSK"/>
                <w:b/>
                <w:bCs/>
                <w:color w:val="FF0000"/>
                <w:sz w:val="32"/>
                <w:szCs w:val="32"/>
              </w:rPr>
              <w:t>Governance Excellence(</w:t>
            </w:r>
            <w:r w:rsidRPr="00F647F4">
              <w:rPr>
                <w:rFonts w:ascii="TH SarabunPSK" w:hAnsi="TH SarabunPSK" w:cs="TH SarabunPSK"/>
                <w:b/>
                <w:bCs/>
                <w:color w:val="FF0000"/>
                <w:sz w:val="32"/>
                <w:szCs w:val="32"/>
                <w:cs/>
              </w:rPr>
              <w:t>ยุทธศาสตร์บริหารเป็นเลิศด้วยธรรมาภิบาล</w:t>
            </w:r>
            <w:r w:rsidRPr="00F647F4">
              <w:rPr>
                <w:rFonts w:ascii="TH SarabunPSK" w:hAnsi="TH SarabunPSK" w:cs="TH SarabunPSK"/>
                <w:b/>
                <w:bCs/>
                <w:color w:val="FF0000"/>
                <w:sz w:val="32"/>
                <w:szCs w:val="32"/>
              </w:rPr>
              <w:t>)</w:t>
            </w:r>
          </w:p>
        </w:tc>
      </w:tr>
      <w:tr w:rsidR="004B2A71" w:rsidRPr="00F647F4" w:rsidTr="004B2A71">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lastRenderedPageBreak/>
              <w:t>แผนที่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11</w:t>
            </w:r>
            <w:r w:rsidRPr="00F647F4">
              <w:rPr>
                <w:rFonts w:ascii="TH SarabunPSK" w:hAnsi="TH SarabunPSK" w:cs="TH SarabunPSK"/>
                <w:b/>
                <w:bCs/>
                <w:color w:val="FF0000"/>
                <w:sz w:val="32"/>
                <w:szCs w:val="32"/>
                <w:cs/>
              </w:rPr>
              <w:t>. การพัฒนาระบบธรรมาภิบาลและองค์กรคุณภาพ</w:t>
            </w:r>
          </w:p>
        </w:tc>
      </w:tr>
      <w:tr w:rsidR="004B2A71" w:rsidRPr="00F647F4" w:rsidTr="004B2A71">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2.โครงการพัฒนาองค์กรคุณภาพ (</w:t>
            </w:r>
            <w:r w:rsidRPr="00F647F4">
              <w:rPr>
                <w:rFonts w:ascii="TH SarabunPSK" w:hAnsi="TH SarabunPSK" w:cs="TH SarabunPSK"/>
                <w:b/>
                <w:bCs/>
                <w:color w:val="FF0000"/>
                <w:sz w:val="32"/>
                <w:szCs w:val="32"/>
              </w:rPr>
              <w:t>HA</w:t>
            </w:r>
            <w:r w:rsidRPr="00F647F4">
              <w:rPr>
                <w:rFonts w:ascii="TH SarabunPSK" w:hAnsi="TH SarabunPSK" w:cs="TH SarabunPSK"/>
                <w:b/>
                <w:bCs/>
                <w:color w:val="FF0000"/>
                <w:sz w:val="32"/>
                <w:szCs w:val="32"/>
                <w:cs/>
              </w:rPr>
              <w:t>)</w:t>
            </w:r>
          </w:p>
        </w:tc>
      </w:tr>
      <w:tr w:rsidR="004B2A71" w:rsidRPr="00F647F4" w:rsidTr="004B2A71">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cs/>
              </w:rPr>
              <w:t>เขต</w:t>
            </w:r>
          </w:p>
        </w:tc>
      </w:tr>
      <w:tr w:rsidR="004B2A71" w:rsidRPr="00F647F4" w:rsidTr="004B2A71">
        <w:tc>
          <w:tcPr>
            <w:tcW w:w="2547"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46</w:t>
            </w:r>
            <w:r w:rsidRPr="00F647F4">
              <w:rPr>
                <w:rFonts w:ascii="TH SarabunPSK" w:hAnsi="TH SarabunPSK" w:cs="TH SarabunPSK"/>
                <w:b/>
                <w:bCs/>
                <w:color w:val="FF0000"/>
                <w:sz w:val="32"/>
                <w:szCs w:val="32"/>
                <w:cs/>
              </w:rPr>
              <w:t xml:space="preserve">. ร้อยละของโรงพยาบาลสังกัดกระทรวงสาธารณสุขมีคุณภาพมาตรฐานผ่านการรับรอง </w:t>
            </w:r>
            <w:r w:rsidRPr="00F647F4">
              <w:rPr>
                <w:rFonts w:ascii="TH SarabunPSK" w:hAnsi="TH SarabunPSK" w:cs="TH SarabunPSK"/>
                <w:b/>
                <w:bCs/>
                <w:color w:val="FF0000"/>
                <w:sz w:val="32"/>
                <w:szCs w:val="32"/>
              </w:rPr>
              <w:t xml:space="preserve">HA </w:t>
            </w:r>
            <w:r w:rsidRPr="00F647F4">
              <w:rPr>
                <w:rFonts w:ascii="TH SarabunPSK" w:hAnsi="TH SarabunPSK" w:cs="TH SarabunPSK"/>
                <w:b/>
                <w:bCs/>
                <w:color w:val="FF0000"/>
                <w:sz w:val="32"/>
                <w:szCs w:val="32"/>
                <w:cs/>
              </w:rPr>
              <w:t>ขั้น 3</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pacing w:val="-2"/>
                <w:sz w:val="32"/>
                <w:szCs w:val="32"/>
              </w:rPr>
            </w:pPr>
            <w:r w:rsidRPr="00FC6D9B">
              <w:rPr>
                <w:rFonts w:ascii="TH SarabunPSK" w:hAnsi="TH SarabunPSK" w:cs="TH SarabunPSK"/>
                <w:b/>
                <w:bCs/>
                <w:color w:val="000000" w:themeColor="text1"/>
                <w:spacing w:val="-2"/>
                <w:sz w:val="32"/>
                <w:szCs w:val="32"/>
                <w:cs/>
              </w:rPr>
              <w:t>โรงพยาบาลสังกัดกระทรวงสาธารณสุข หมายถึง</w:t>
            </w:r>
          </w:p>
          <w:p w:rsidR="004B2A71" w:rsidRPr="00FC6D9B" w:rsidRDefault="004B2A71" w:rsidP="00634754">
            <w:pPr>
              <w:pStyle w:val="a6"/>
              <w:numPr>
                <w:ilvl w:val="0"/>
                <w:numId w:val="29"/>
              </w:numPr>
              <w:ind w:left="204" w:firstLine="142"/>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โรงพยาบาลศูนย์ โรงพยาบาลทั่วไป โรงพยาบาลสังกัดกรมการแพทย์ กรมควบคุมโรค และ กรมสุขภาพจิต จำนวน</w:t>
            </w:r>
            <w:r w:rsidRPr="00FC6D9B">
              <w:rPr>
                <w:rFonts w:ascii="TH SarabunPSK" w:hAnsi="TH SarabunPSK" w:cs="TH SarabunPSK"/>
                <w:color w:val="000000" w:themeColor="text1"/>
                <w:sz w:val="32"/>
                <w:szCs w:val="32"/>
              </w:rPr>
              <w:t>165</w:t>
            </w:r>
            <w:r w:rsidRPr="00FC6D9B">
              <w:rPr>
                <w:rFonts w:ascii="TH SarabunPSK" w:hAnsi="TH SarabunPSK" w:cs="TH SarabunPSK"/>
                <w:color w:val="000000" w:themeColor="text1"/>
                <w:sz w:val="32"/>
                <w:szCs w:val="32"/>
                <w:cs/>
              </w:rPr>
              <w:t xml:space="preserve"> แห่ง</w:t>
            </w:r>
          </w:p>
          <w:p w:rsidR="004B2A71" w:rsidRPr="00FC6D9B" w:rsidRDefault="004B2A71" w:rsidP="00634754">
            <w:pPr>
              <w:pStyle w:val="a6"/>
              <w:numPr>
                <w:ilvl w:val="0"/>
                <w:numId w:val="28"/>
              </w:numPr>
              <w:ind w:left="204" w:firstLine="153"/>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โรงพยาบาลชุมชนในสังกัดสำนักงานปลัดกระทรวงสาธารณสุข จำนวน 734 แห่ง  </w:t>
            </w:r>
            <w:r w:rsidRPr="00FC6D9B">
              <w:rPr>
                <w:rFonts w:ascii="TH SarabunPSK" w:hAnsi="TH SarabunPSK" w:cs="TH SarabunPSK"/>
                <w:color w:val="000000" w:themeColor="text1"/>
                <w:spacing w:val="-4"/>
                <w:sz w:val="32"/>
                <w:szCs w:val="32"/>
                <w:cs/>
              </w:rPr>
              <w:t>(ตามทำเนียบสถานบริการฐานข้อมูลกองบริหารการสาธารณสุข ณ 7 พฤษภาคม 2561</w:t>
            </w:r>
            <w:r w:rsidRPr="00FC6D9B">
              <w:rPr>
                <w:rFonts w:ascii="TH SarabunPSK" w:hAnsi="TH SarabunPSK" w:cs="TH SarabunPSK"/>
                <w:color w:val="000000" w:themeColor="text1"/>
                <w:sz w:val="32"/>
                <w:szCs w:val="32"/>
                <w:cs/>
              </w:rPr>
              <w:t>)</w:t>
            </w:r>
          </w:p>
          <w:p w:rsidR="004B2A71" w:rsidRPr="00FC6D9B" w:rsidRDefault="004B2A71" w:rsidP="004B2A71">
            <w:pPr>
              <w:pStyle w:val="a6"/>
              <w:ind w:left="0"/>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 xml:space="preserve">HA </w:t>
            </w:r>
            <w:r w:rsidRPr="00FC6D9B">
              <w:rPr>
                <w:rFonts w:ascii="TH SarabunPSK" w:hAnsi="TH SarabunPSK" w:cs="TH SarabunPSK"/>
                <w:b/>
                <w:bCs/>
                <w:color w:val="000000" w:themeColor="text1"/>
                <w:sz w:val="32"/>
                <w:szCs w:val="32"/>
                <w:cs/>
              </w:rPr>
              <w:t>(</w:t>
            </w:r>
            <w:r w:rsidRPr="00FC6D9B">
              <w:rPr>
                <w:rFonts w:ascii="TH SarabunPSK" w:hAnsi="TH SarabunPSK" w:cs="TH SarabunPSK"/>
                <w:b/>
                <w:bCs/>
                <w:color w:val="000000" w:themeColor="text1"/>
                <w:sz w:val="32"/>
                <w:szCs w:val="32"/>
              </w:rPr>
              <w:t>Hospital Accreditation</w:t>
            </w:r>
            <w:r w:rsidRPr="00FC6D9B">
              <w:rPr>
                <w:rFonts w:ascii="TH SarabunPSK" w:hAnsi="TH SarabunPSK" w:cs="TH SarabunPSK"/>
                <w:b/>
                <w:bCs/>
                <w:color w:val="000000" w:themeColor="text1"/>
                <w:sz w:val="32"/>
                <w:szCs w:val="32"/>
                <w:cs/>
              </w:rPr>
              <w:t>) หมายถึง</w:t>
            </w:r>
            <w:r w:rsidRPr="00FC6D9B">
              <w:rPr>
                <w:rFonts w:ascii="TH SarabunPSK" w:hAnsi="TH SarabunPSK" w:cs="TH SarabunPSK"/>
                <w:color w:val="000000" w:themeColor="text1"/>
                <w:sz w:val="32"/>
                <w:szCs w:val="32"/>
                <w:cs/>
              </w:rPr>
              <w:t xml:space="preserve"> กระบวน</w:t>
            </w:r>
            <w:r w:rsidRPr="00FC6D9B">
              <w:rPr>
                <w:rFonts w:ascii="TH SarabunPSK" w:hAnsi="TH SarabunPSK" w:cs="TH SarabunPSK"/>
                <w:color w:val="000000" w:themeColor="text1"/>
                <w:sz w:val="32"/>
                <w:szCs w:val="32"/>
                <w:shd w:val="clear" w:color="auto" w:fill="FFFFFF"/>
                <w:cs/>
              </w:rPr>
              <w:t>การรับรองระบบคุณภาพของสถานพยาบาล</w:t>
            </w:r>
            <w:r w:rsidRPr="00FC6D9B">
              <w:rPr>
                <w:rFonts w:ascii="TH SarabunPSK" w:hAnsi="TH SarabunPSK" w:cs="TH SarabunPSK"/>
                <w:color w:val="000000" w:themeColor="text1"/>
                <w:sz w:val="32"/>
                <w:szCs w:val="32"/>
                <w:cs/>
              </w:rPr>
              <w:t xml:space="preserve"> จากสถาบันรับรองคุณภาพสถานพยาบาล  (องค์การมหาชน) (สรพ.) โดย</w:t>
            </w:r>
            <w:r w:rsidRPr="00FC6D9B">
              <w:rPr>
                <w:rFonts w:ascii="TH SarabunPSK" w:hAnsi="TH SarabunPSK" w:cs="TH SarabunPSK"/>
                <w:color w:val="000000" w:themeColor="text1"/>
                <w:sz w:val="32"/>
                <w:szCs w:val="32"/>
                <w:shd w:val="clear" w:color="auto" w:fill="FFFFFF"/>
                <w:cs/>
              </w:rPr>
              <w:t>มีกระบวนการรับรอง 3 ขั้น ดังนี้</w:t>
            </w:r>
          </w:p>
          <w:p w:rsidR="004B2A71" w:rsidRPr="00FC6D9B" w:rsidRDefault="004B2A71" w:rsidP="004B2A71">
            <w:pPr>
              <w:contextualSpacing/>
              <w:jc w:val="thaiDistribute"/>
              <w:rPr>
                <w:rFonts w:ascii="TH SarabunPSK" w:hAnsi="TH SarabunPSK" w:cs="TH SarabunPSK"/>
                <w:color w:val="000000" w:themeColor="text1"/>
                <w:sz w:val="32"/>
                <w:szCs w:val="32"/>
                <w:shd w:val="clear" w:color="auto" w:fill="FFFFFF"/>
              </w:rPr>
            </w:pPr>
            <w:r w:rsidRPr="00FC6D9B">
              <w:rPr>
                <w:rFonts w:ascii="TH SarabunPSK" w:hAnsi="TH SarabunPSK" w:cs="TH SarabunPSK"/>
                <w:b/>
                <w:bCs/>
                <w:color w:val="000000" w:themeColor="text1"/>
                <w:sz w:val="32"/>
                <w:szCs w:val="32"/>
                <w:shd w:val="clear" w:color="auto" w:fill="FFFFFF"/>
                <w:cs/>
              </w:rPr>
              <w:t xml:space="preserve">- </w:t>
            </w:r>
            <w:r w:rsidRPr="00FC6D9B">
              <w:rPr>
                <w:rFonts w:ascii="TH SarabunPSK" w:hAnsi="TH SarabunPSK" w:cs="TH SarabunPSK"/>
                <w:b/>
                <w:bCs/>
                <w:color w:val="000000" w:themeColor="text1"/>
                <w:sz w:val="32"/>
                <w:szCs w:val="32"/>
                <w:shd w:val="clear" w:color="auto" w:fill="FFFFFF"/>
              </w:rPr>
              <w:t xml:space="preserve">HA </w:t>
            </w:r>
            <w:r w:rsidRPr="00FC6D9B">
              <w:rPr>
                <w:rFonts w:ascii="TH SarabunPSK" w:hAnsi="TH SarabunPSK" w:cs="TH SarabunPSK"/>
                <w:b/>
                <w:bCs/>
                <w:color w:val="000000" w:themeColor="text1"/>
                <w:sz w:val="32"/>
                <w:szCs w:val="32"/>
                <w:shd w:val="clear" w:color="auto" w:fill="FFFFFF"/>
                <w:cs/>
              </w:rPr>
              <w:t>ขั้น 1 หมายถึง</w:t>
            </w:r>
            <w:r w:rsidRPr="00FC6D9B">
              <w:rPr>
                <w:rFonts w:ascii="TH SarabunPSK" w:hAnsi="TH SarabunPSK" w:cs="TH SarabunPSK"/>
                <w:color w:val="000000" w:themeColor="text1"/>
                <w:sz w:val="32"/>
                <w:szCs w:val="32"/>
                <w:shd w:val="clear" w:color="auto" w:fill="FFFFFF"/>
                <w:cs/>
              </w:rPr>
              <w:t xml:space="preserve"> โรงพยาบาลมีคุณภาพการสำรวจและป้องกันความเสี่ยง นำปัญหามาทบทวน เพื่อแก้ไขป้องกัน ปฏิบัติตามแนวทางป้องกันปัญหาครอบคลุมปัญหาที่เคยเกิด/มีโอกาสเกิดสูง</w:t>
            </w:r>
          </w:p>
          <w:p w:rsidR="004B2A71" w:rsidRPr="00FC6D9B" w:rsidRDefault="004B2A71" w:rsidP="004B2A71">
            <w:pPr>
              <w:contextualSpacing/>
              <w:jc w:val="thaiDistribute"/>
              <w:rPr>
                <w:rFonts w:ascii="TH SarabunPSK" w:hAnsi="TH SarabunPSK" w:cs="TH SarabunPSK"/>
                <w:color w:val="000000" w:themeColor="text1"/>
                <w:sz w:val="32"/>
                <w:szCs w:val="32"/>
                <w:shd w:val="clear" w:color="auto" w:fill="FFFFFF"/>
                <w:cs/>
              </w:rPr>
            </w:pPr>
            <w:r w:rsidRPr="00FC6D9B">
              <w:rPr>
                <w:rFonts w:ascii="TH SarabunPSK" w:hAnsi="TH SarabunPSK" w:cs="TH SarabunPSK"/>
                <w:b/>
                <w:bCs/>
                <w:color w:val="000000" w:themeColor="text1"/>
                <w:sz w:val="32"/>
                <w:szCs w:val="32"/>
                <w:shd w:val="clear" w:color="auto" w:fill="FFFFFF"/>
                <w:cs/>
              </w:rPr>
              <w:t xml:space="preserve">- </w:t>
            </w:r>
            <w:r w:rsidRPr="00FC6D9B">
              <w:rPr>
                <w:rFonts w:ascii="TH SarabunPSK" w:hAnsi="TH SarabunPSK" w:cs="TH SarabunPSK"/>
                <w:b/>
                <w:bCs/>
                <w:color w:val="000000" w:themeColor="text1"/>
                <w:sz w:val="32"/>
                <w:szCs w:val="32"/>
                <w:shd w:val="clear" w:color="auto" w:fill="FFFFFF"/>
              </w:rPr>
              <w:t xml:space="preserve">HA </w:t>
            </w:r>
            <w:r w:rsidRPr="00FC6D9B">
              <w:rPr>
                <w:rFonts w:ascii="TH SarabunPSK" w:hAnsi="TH SarabunPSK" w:cs="TH SarabunPSK"/>
                <w:b/>
                <w:bCs/>
                <w:color w:val="000000" w:themeColor="text1"/>
                <w:sz w:val="32"/>
                <w:szCs w:val="32"/>
                <w:shd w:val="clear" w:color="auto" w:fill="FFFFFF"/>
                <w:cs/>
              </w:rPr>
              <w:t>ขั้น 2 หมายถึง</w:t>
            </w:r>
            <w:r w:rsidRPr="00FC6D9B">
              <w:rPr>
                <w:rFonts w:ascii="TH SarabunPSK" w:hAnsi="TH SarabunPSK" w:cs="TH SarabunPSK"/>
                <w:color w:val="000000" w:themeColor="text1"/>
                <w:sz w:val="32"/>
                <w:szCs w:val="32"/>
                <w:shd w:val="clear" w:color="auto" w:fill="FFFFFF"/>
                <w:cs/>
              </w:rPr>
              <w:t xml:space="preserve"> โรงพยาบาลมีการประกันและพัฒนาคุณภาพ วิเคราะห์เป้าหมาย/กระบวนการ/พัฒนาคุณภาพที่สอดคล้องกับเป้าหมาย/ครอบคลุมกระบวนการสำคัญทั้งหมด ปฏิบัติตามมาตรฐาน </w:t>
            </w:r>
            <w:r w:rsidRPr="00FC6D9B">
              <w:rPr>
                <w:rFonts w:ascii="TH SarabunPSK" w:hAnsi="TH SarabunPSK" w:cs="TH SarabunPSK"/>
                <w:color w:val="000000" w:themeColor="text1"/>
                <w:sz w:val="32"/>
                <w:szCs w:val="32"/>
                <w:shd w:val="clear" w:color="auto" w:fill="FFFFFF"/>
              </w:rPr>
              <w:t>HA</w:t>
            </w:r>
            <w:r w:rsidRPr="00FC6D9B">
              <w:rPr>
                <w:rFonts w:ascii="TH SarabunPSK" w:hAnsi="TH SarabunPSK" w:cs="TH SarabunPSK"/>
                <w:color w:val="000000" w:themeColor="text1"/>
                <w:sz w:val="32"/>
                <w:szCs w:val="32"/>
                <w:shd w:val="clear" w:color="auto" w:fill="FFFFFF"/>
                <w:cs/>
              </w:rPr>
              <w:t xml:space="preserve"> ได้ตามเกณฑ์ขั้น 2</w:t>
            </w:r>
          </w:p>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shd w:val="clear" w:color="auto" w:fill="FFFFFF"/>
                <w:cs/>
              </w:rPr>
              <w:t xml:space="preserve">- </w:t>
            </w:r>
            <w:r w:rsidRPr="00FC6D9B">
              <w:rPr>
                <w:rFonts w:ascii="TH SarabunPSK" w:hAnsi="TH SarabunPSK" w:cs="TH SarabunPSK"/>
                <w:b/>
                <w:bCs/>
                <w:color w:val="000000" w:themeColor="text1"/>
                <w:sz w:val="32"/>
                <w:szCs w:val="32"/>
                <w:shd w:val="clear" w:color="auto" w:fill="FFFFFF"/>
              </w:rPr>
              <w:t xml:space="preserve">HA </w:t>
            </w:r>
            <w:r w:rsidRPr="00FC6D9B">
              <w:rPr>
                <w:rFonts w:ascii="TH SarabunPSK" w:hAnsi="TH SarabunPSK" w:cs="TH SarabunPSK"/>
                <w:b/>
                <w:bCs/>
                <w:color w:val="000000" w:themeColor="text1"/>
                <w:sz w:val="32"/>
                <w:szCs w:val="32"/>
                <w:shd w:val="clear" w:color="auto" w:fill="FFFFFF"/>
                <w:cs/>
              </w:rPr>
              <w:t>ขั้น 3 หมายถึง</w:t>
            </w:r>
            <w:r w:rsidRPr="00FC6D9B">
              <w:rPr>
                <w:rFonts w:ascii="TH SarabunPSK" w:hAnsi="TH SarabunPSK" w:cs="TH SarabunPSK"/>
                <w:color w:val="000000" w:themeColor="text1"/>
                <w:sz w:val="32"/>
                <w:szCs w:val="32"/>
                <w:shd w:val="clear" w:color="auto" w:fill="FFFFFF"/>
                <w:cs/>
              </w:rPr>
              <w:t xml:space="preserve"> โรงพยาบาลมีวัฒนธรรมคุณภาพ เริ่มด้วยการประเมินตนเองตามมาตรฐาน </w:t>
            </w:r>
            <w:r w:rsidRPr="00FC6D9B">
              <w:rPr>
                <w:rFonts w:ascii="TH SarabunPSK" w:hAnsi="TH SarabunPSK" w:cs="TH SarabunPSK"/>
                <w:color w:val="000000" w:themeColor="text1"/>
                <w:sz w:val="32"/>
                <w:szCs w:val="32"/>
                <w:shd w:val="clear" w:color="auto" w:fill="FFFFFF"/>
              </w:rPr>
              <w:t xml:space="preserve">HA </w:t>
            </w:r>
            <w:r w:rsidRPr="00FC6D9B">
              <w:rPr>
                <w:rFonts w:ascii="TH SarabunPSK" w:hAnsi="TH SarabunPSK" w:cs="TH SarabunPSK"/>
                <w:color w:val="000000" w:themeColor="text1"/>
                <w:sz w:val="32"/>
                <w:szCs w:val="32"/>
                <w:shd w:val="clear" w:color="auto" w:fill="FFFFFF"/>
                <w:cs/>
              </w:rPr>
              <w:t xml:space="preserve">พัฒนาอย่างเชื่อมโยง เป็นองค์กรเรียนรู้/ ผลลัพธ์ที่ดีขึ้น ปฏิบัติตามมาตรฐาน </w:t>
            </w:r>
            <w:r w:rsidRPr="00FC6D9B">
              <w:rPr>
                <w:rFonts w:ascii="TH SarabunPSK" w:hAnsi="TH SarabunPSK" w:cs="TH SarabunPSK"/>
                <w:color w:val="000000" w:themeColor="text1"/>
                <w:sz w:val="32"/>
                <w:szCs w:val="32"/>
                <w:shd w:val="clear" w:color="auto" w:fill="FFFFFF"/>
              </w:rPr>
              <w:t>HA</w:t>
            </w:r>
            <w:r w:rsidRPr="00FC6D9B">
              <w:rPr>
                <w:rFonts w:ascii="TH SarabunPSK" w:hAnsi="TH SarabunPSK" w:cs="TH SarabunPSK"/>
                <w:color w:val="000000" w:themeColor="text1"/>
                <w:sz w:val="32"/>
                <w:szCs w:val="32"/>
                <w:shd w:val="clear" w:color="auto" w:fill="FFFFFF"/>
                <w:cs/>
              </w:rPr>
              <w:t xml:space="preserve"> ได้ครบถ้วน</w:t>
            </w:r>
          </w:p>
        </w:tc>
      </w:tr>
      <w:tr w:rsidR="004B2A71" w:rsidRPr="00FC6D9B" w:rsidTr="004B2A71">
        <w:trPr>
          <w:trHeight w:val="790"/>
        </w:trPr>
        <w:tc>
          <w:tcPr>
            <w:tcW w:w="10343" w:type="dxa"/>
            <w:gridSpan w:val="2"/>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pacing w:val="-2"/>
                <w:sz w:val="32"/>
                <w:szCs w:val="32"/>
              </w:rPr>
            </w:pPr>
            <w:r w:rsidRPr="00FC6D9B">
              <w:rPr>
                <w:rFonts w:ascii="TH SarabunPSK" w:hAnsi="TH SarabunPSK" w:cs="TH SarabunPSK"/>
                <w:b/>
                <w:bCs/>
                <w:color w:val="000000" w:themeColor="text1"/>
                <w:sz w:val="32"/>
                <w:szCs w:val="32"/>
                <w:cs/>
              </w:rPr>
              <w:t>เกณฑ์เป้าหมาย</w:t>
            </w:r>
          </w:p>
          <w:tbl>
            <w:tblPr>
              <w:tblW w:w="9314"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345"/>
              <w:gridCol w:w="1989"/>
              <w:gridCol w:w="1990"/>
              <w:gridCol w:w="1990"/>
            </w:tblGrid>
            <w:tr w:rsidR="004B2A71" w:rsidRPr="00FC6D9B" w:rsidTr="004B2A71">
              <w:tc>
                <w:tcPr>
                  <w:tcW w:w="3345" w:type="dxa"/>
                </w:tcPr>
                <w:p w:rsidR="004B2A71" w:rsidRPr="00FC6D9B" w:rsidRDefault="004B2A71" w:rsidP="004B2A71">
                  <w:pPr>
                    <w:contextualSpacing/>
                    <w:jc w:val="center"/>
                    <w:rPr>
                      <w:rFonts w:ascii="TH SarabunPSK" w:hAnsi="TH SarabunPSK" w:cs="TH SarabunPSK"/>
                      <w:b/>
                      <w:bCs/>
                      <w:color w:val="000000" w:themeColor="text1"/>
                      <w:spacing w:val="-2"/>
                      <w:sz w:val="32"/>
                      <w:szCs w:val="32"/>
                    </w:rPr>
                  </w:pPr>
                  <w:r w:rsidRPr="00FC6D9B">
                    <w:rPr>
                      <w:rFonts w:ascii="TH SarabunPSK" w:hAnsi="TH SarabunPSK" w:cs="TH SarabunPSK"/>
                      <w:b/>
                      <w:bCs/>
                      <w:color w:val="000000" w:themeColor="text1"/>
                      <w:spacing w:val="-2"/>
                      <w:sz w:val="32"/>
                      <w:szCs w:val="32"/>
                      <w:cs/>
                    </w:rPr>
                    <w:t>รายละเอียด</w:t>
                  </w:r>
                </w:p>
              </w:tc>
              <w:tc>
                <w:tcPr>
                  <w:tcW w:w="1989" w:type="dxa"/>
                </w:tcPr>
                <w:p w:rsidR="004B2A71" w:rsidRPr="00FC6D9B" w:rsidRDefault="004B2A71" w:rsidP="004B2A71">
                  <w:pPr>
                    <w:contextualSpacing/>
                    <w:jc w:val="center"/>
                    <w:rPr>
                      <w:rFonts w:ascii="TH SarabunPSK" w:hAnsi="TH SarabunPSK" w:cs="TH SarabunPSK"/>
                      <w:b/>
                      <w:bCs/>
                      <w:color w:val="000000" w:themeColor="text1"/>
                      <w:spacing w:val="-2"/>
                      <w:sz w:val="32"/>
                      <w:szCs w:val="32"/>
                    </w:rPr>
                  </w:pPr>
                  <w:r w:rsidRPr="00FC6D9B">
                    <w:rPr>
                      <w:rFonts w:ascii="TH SarabunPSK" w:hAnsi="TH SarabunPSK" w:cs="TH SarabunPSK"/>
                      <w:b/>
                      <w:bCs/>
                      <w:color w:val="000000" w:themeColor="text1"/>
                      <w:spacing w:val="-2"/>
                      <w:sz w:val="32"/>
                      <w:szCs w:val="32"/>
                      <w:cs/>
                    </w:rPr>
                    <w:t>ปีงบประมาณ 62</w:t>
                  </w:r>
                </w:p>
              </w:tc>
              <w:tc>
                <w:tcPr>
                  <w:tcW w:w="1990" w:type="dxa"/>
                </w:tcPr>
                <w:p w:rsidR="004B2A71" w:rsidRPr="00FC6D9B" w:rsidRDefault="004B2A71" w:rsidP="004B2A71">
                  <w:pPr>
                    <w:contextualSpacing/>
                    <w:jc w:val="center"/>
                    <w:rPr>
                      <w:rFonts w:ascii="TH SarabunPSK" w:hAnsi="TH SarabunPSK" w:cs="TH SarabunPSK"/>
                      <w:b/>
                      <w:bCs/>
                      <w:color w:val="000000" w:themeColor="text1"/>
                      <w:spacing w:val="-2"/>
                      <w:sz w:val="32"/>
                      <w:szCs w:val="32"/>
                    </w:rPr>
                  </w:pPr>
                  <w:r w:rsidRPr="00FC6D9B">
                    <w:rPr>
                      <w:rFonts w:ascii="TH SarabunPSK" w:hAnsi="TH SarabunPSK" w:cs="TH SarabunPSK"/>
                      <w:b/>
                      <w:bCs/>
                      <w:color w:val="000000" w:themeColor="text1"/>
                      <w:spacing w:val="-2"/>
                      <w:sz w:val="32"/>
                      <w:szCs w:val="32"/>
                      <w:cs/>
                    </w:rPr>
                    <w:t>ปีงบประมาณ 63</w:t>
                  </w:r>
                </w:p>
              </w:tc>
              <w:tc>
                <w:tcPr>
                  <w:tcW w:w="1990" w:type="dxa"/>
                </w:tcPr>
                <w:p w:rsidR="004B2A71" w:rsidRPr="00FC6D9B" w:rsidRDefault="004B2A71" w:rsidP="004B2A71">
                  <w:pPr>
                    <w:contextualSpacing/>
                    <w:jc w:val="center"/>
                    <w:rPr>
                      <w:rFonts w:ascii="TH SarabunPSK" w:hAnsi="TH SarabunPSK" w:cs="TH SarabunPSK"/>
                      <w:b/>
                      <w:bCs/>
                      <w:color w:val="000000" w:themeColor="text1"/>
                      <w:spacing w:val="-2"/>
                      <w:sz w:val="32"/>
                      <w:szCs w:val="32"/>
                    </w:rPr>
                  </w:pPr>
                  <w:r w:rsidRPr="00FC6D9B">
                    <w:rPr>
                      <w:rFonts w:ascii="TH SarabunPSK" w:hAnsi="TH SarabunPSK" w:cs="TH SarabunPSK"/>
                      <w:b/>
                      <w:bCs/>
                      <w:color w:val="000000" w:themeColor="text1"/>
                      <w:spacing w:val="-2"/>
                      <w:sz w:val="32"/>
                      <w:szCs w:val="32"/>
                      <w:cs/>
                    </w:rPr>
                    <w:t>ปีงบประมาณ 64</w:t>
                  </w:r>
                </w:p>
              </w:tc>
            </w:tr>
            <w:tr w:rsidR="004B2A71" w:rsidRPr="00FC6D9B" w:rsidTr="004B2A71">
              <w:tc>
                <w:tcPr>
                  <w:tcW w:w="3345" w:type="dxa"/>
                </w:tcPr>
                <w:p w:rsidR="004B2A71" w:rsidRPr="00FC6D9B" w:rsidRDefault="004B2A71" w:rsidP="004B2A71">
                  <w:pPr>
                    <w:contextualSpacing/>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1.</w:t>
                  </w:r>
                  <w:r w:rsidRPr="00FC6D9B">
                    <w:rPr>
                      <w:rFonts w:ascii="TH SarabunPSK" w:hAnsi="TH SarabunPSK" w:cs="TH SarabunPSK"/>
                      <w:color w:val="000000" w:themeColor="text1"/>
                      <w:sz w:val="32"/>
                      <w:szCs w:val="32"/>
                      <w:cs/>
                    </w:rPr>
                    <w:t xml:space="preserve">โรงพยาบาลศูนย์, โรงพยาบาลทั่วไป,โรงพยาบาลสังกัดกรมการแพทย์, </w:t>
                  </w:r>
                  <w:r w:rsidRPr="00FC6D9B">
                    <w:rPr>
                      <w:rFonts w:ascii="TH SarabunPSK" w:hAnsi="TH SarabunPSK" w:cs="TH SarabunPSK"/>
                      <w:color w:val="000000" w:themeColor="text1"/>
                      <w:sz w:val="32"/>
                      <w:szCs w:val="32"/>
                      <w:cs/>
                    </w:rPr>
                    <w:lastRenderedPageBreak/>
                    <w:t>กรมควบคุมโรค และกรมสุขภาพจิต</w:t>
                  </w:r>
                </w:p>
              </w:tc>
              <w:tc>
                <w:tcPr>
                  <w:tcW w:w="1989"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lastRenderedPageBreak/>
                    <w:t>ร้อยละ 100</w:t>
                  </w:r>
                </w:p>
              </w:tc>
              <w:tc>
                <w:tcPr>
                  <w:tcW w:w="1990"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ร้อยละ 100</w:t>
                  </w:r>
                </w:p>
              </w:tc>
              <w:tc>
                <w:tcPr>
                  <w:tcW w:w="1990"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ร้อยละ 100</w:t>
                  </w:r>
                </w:p>
              </w:tc>
            </w:tr>
            <w:tr w:rsidR="004B2A71" w:rsidRPr="00FC6D9B" w:rsidTr="004B2A71">
              <w:tc>
                <w:tcPr>
                  <w:tcW w:w="3345" w:type="dxa"/>
                </w:tcPr>
                <w:p w:rsidR="004B2A71" w:rsidRPr="00FC6D9B" w:rsidRDefault="004B2A71" w:rsidP="004B2A71">
                  <w:pPr>
                    <w:contextualSpacing/>
                    <w:rPr>
                      <w:rFonts w:ascii="TH SarabunPSK" w:hAnsi="TH SarabunPSK" w:cs="TH SarabunPSK"/>
                      <w:color w:val="000000" w:themeColor="text1"/>
                      <w:spacing w:val="-2"/>
                      <w:sz w:val="32"/>
                      <w:szCs w:val="32"/>
                      <w:cs/>
                    </w:rPr>
                  </w:pPr>
                  <w:r w:rsidRPr="00FC6D9B">
                    <w:rPr>
                      <w:rFonts w:ascii="TH SarabunPSK" w:hAnsi="TH SarabunPSK" w:cs="TH SarabunPSK"/>
                      <w:color w:val="000000" w:themeColor="text1"/>
                      <w:spacing w:val="-2"/>
                      <w:sz w:val="32"/>
                      <w:szCs w:val="32"/>
                    </w:rPr>
                    <w:lastRenderedPageBreak/>
                    <w:t xml:space="preserve">2. </w:t>
                  </w:r>
                  <w:r w:rsidRPr="00FC6D9B">
                    <w:rPr>
                      <w:rFonts w:ascii="TH SarabunPSK" w:hAnsi="TH SarabunPSK" w:cs="TH SarabunPSK"/>
                      <w:color w:val="000000" w:themeColor="text1"/>
                      <w:spacing w:val="-2"/>
                      <w:sz w:val="32"/>
                      <w:szCs w:val="32"/>
                      <w:cs/>
                    </w:rPr>
                    <w:t>โรงพยาบาลชุมชน</w:t>
                  </w:r>
                </w:p>
              </w:tc>
              <w:tc>
                <w:tcPr>
                  <w:tcW w:w="1989"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ร้อยละ 90</w:t>
                  </w:r>
                </w:p>
              </w:tc>
              <w:tc>
                <w:tcPr>
                  <w:tcW w:w="1990"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ร้อยละ 90</w:t>
                  </w:r>
                </w:p>
              </w:tc>
              <w:tc>
                <w:tcPr>
                  <w:tcW w:w="1990" w:type="dxa"/>
                </w:tcPr>
                <w:p w:rsidR="004B2A71" w:rsidRPr="00FC6D9B" w:rsidRDefault="004B2A71" w:rsidP="004B2A71">
                  <w:pPr>
                    <w:contextualSpacing/>
                    <w:jc w:val="center"/>
                    <w:rPr>
                      <w:rFonts w:ascii="TH SarabunPSK" w:hAnsi="TH SarabunPSK" w:cs="TH SarabunPSK"/>
                      <w:color w:val="000000" w:themeColor="text1"/>
                      <w:spacing w:val="-2"/>
                      <w:sz w:val="32"/>
                      <w:szCs w:val="32"/>
                    </w:rPr>
                  </w:pPr>
                  <w:r w:rsidRPr="00FC6D9B">
                    <w:rPr>
                      <w:rFonts w:ascii="TH SarabunPSK" w:hAnsi="TH SarabunPSK" w:cs="TH SarabunPSK"/>
                      <w:color w:val="000000" w:themeColor="text1"/>
                      <w:spacing w:val="-2"/>
                      <w:sz w:val="32"/>
                      <w:szCs w:val="32"/>
                      <w:cs/>
                    </w:rPr>
                    <w:t>ร้อยละ 90</w:t>
                  </w:r>
                </w:p>
              </w:tc>
            </w:tr>
          </w:tbl>
          <w:p w:rsidR="004B2A71" w:rsidRPr="00FC6D9B" w:rsidRDefault="004B2A71" w:rsidP="004B2A71">
            <w:pPr>
              <w:contextualSpacing/>
              <w:rPr>
                <w:rFonts w:ascii="TH SarabunPSK" w:hAnsi="TH SarabunPSK" w:cs="TH SarabunPSK"/>
                <w:b/>
                <w:bCs/>
                <w:color w:val="000000" w:themeColor="text1"/>
                <w:spacing w:val="-2"/>
                <w:sz w:val="32"/>
                <w:szCs w:val="32"/>
                <w:cs/>
              </w:rPr>
            </w:pP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วัตถุประสงค์</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t>เพื่อพัฒนาคุณภาพหน่วยงานบริการด้านสุขภาพ</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1.โรงพยาบาลศูนย์ โรงพยาบาลทั่วไป โรงพยาบาลสังกัดกรมการแพทย์ กรมควบคุมโรค </w:t>
            </w:r>
          </w:p>
          <w:p w:rsidR="004B2A71" w:rsidRPr="00FC6D9B" w:rsidRDefault="004B2A71" w:rsidP="004B2A71">
            <w:pPr>
              <w:tabs>
                <w:tab w:val="left" w:pos="4335"/>
              </w:tabs>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และกรมสุขภาพจิต</w:t>
            </w:r>
          </w:p>
          <w:p w:rsidR="004B2A71" w:rsidRPr="00FC6D9B" w:rsidRDefault="004B2A71" w:rsidP="004B2A71">
            <w:pPr>
              <w:tabs>
                <w:tab w:val="left" w:pos="4335"/>
              </w:tabs>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 โรงพยาบาลชุมชนในสังกัดสำนักงานปลัดกระทรวงสาธารณสุข</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sym w:font="Wingdings 2" w:char="F097"/>
            </w:r>
            <w:r w:rsidRPr="00FC6D9B">
              <w:rPr>
                <w:rFonts w:ascii="TH SarabunPSK" w:hAnsi="TH SarabunPSK" w:cs="TH SarabunPSK"/>
                <w:color w:val="000000" w:themeColor="text1"/>
                <w:sz w:val="32"/>
                <w:szCs w:val="32"/>
                <w:cs/>
              </w:rPr>
              <w:t xml:space="preserve"> ข้อมูลจากเว็บไซต์สถาบันรับรองคุณภาพสถานพยาบาล (องค์การมหาชน) </w:t>
            </w:r>
            <w:r w:rsidRPr="00FC6D9B">
              <w:rPr>
                <w:rFonts w:ascii="TH SarabunPSK" w:hAnsi="TH SarabunPSK" w:cs="TH SarabunPSK"/>
                <w:color w:val="000000" w:themeColor="text1"/>
                <w:sz w:val="32"/>
                <w:szCs w:val="32"/>
              </w:rPr>
              <w:t>www</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ha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or</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/สำหรับประชาชน/โรงพยาบาลที่ได้รับการรับรอง</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sym w:font="Wingdings 2" w:char="F097"/>
            </w:r>
            <w:r w:rsidRPr="00FC6D9B">
              <w:rPr>
                <w:rFonts w:ascii="TH SarabunPSK" w:hAnsi="TH SarabunPSK" w:cs="TH SarabunPSK"/>
                <w:color w:val="000000" w:themeColor="text1"/>
                <w:sz w:val="32"/>
                <w:szCs w:val="32"/>
                <w:cs/>
              </w:rPr>
              <w:t xml:space="preserve"> ข้อมูลจากเว็บไซต์สถาบันรับรองคุณภาพสถานพยาบาล (องค์การมหาชน) </w:t>
            </w:r>
            <w:r w:rsidRPr="00FC6D9B">
              <w:rPr>
                <w:rFonts w:ascii="TH SarabunPSK" w:hAnsi="TH SarabunPSK" w:cs="TH SarabunPSK"/>
                <w:color w:val="000000" w:themeColor="text1"/>
                <w:sz w:val="32"/>
                <w:szCs w:val="32"/>
              </w:rPr>
              <w:t>www</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ha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or</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/สำหรับประชาชน/โรงพยาบาลที่ได้รับการรับรอง</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xml:space="preserve">= จำนวนโรงพยาบาลศูนย์ โรงพยาบาลทั่วไป โรงพยาบาลสังกัดกรมการแพทย์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กรมควบคุมโรค และ กรมสุขภาพจิต ที่มีผลการรับรองขั้น 3 + </w:t>
            </w:r>
            <w:r w:rsidRPr="00FC6D9B">
              <w:rPr>
                <w:rFonts w:ascii="TH SarabunPSK" w:hAnsi="TH SarabunPSK" w:cs="TH SarabunPSK"/>
                <w:color w:val="000000" w:themeColor="text1"/>
                <w:sz w:val="32"/>
                <w:szCs w:val="32"/>
              </w:rPr>
              <w:t>Reaccredit</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z w:val="32"/>
                <w:szCs w:val="32"/>
                <w:cs/>
              </w:rPr>
              <w:t xml:space="preserve">= โรงพยาบาลศูนย์ โรงพยาบาลทั่วไป โรงพยาบาลสังกัดกรมการแพทย์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กรมควบคุมโรค และกรมสุขภาพจิต จำนวน </w:t>
            </w:r>
            <w:r w:rsidRPr="00FC6D9B">
              <w:rPr>
                <w:rFonts w:ascii="TH SarabunPSK" w:hAnsi="TH SarabunPSK" w:cs="TH SarabunPSK"/>
                <w:color w:val="000000" w:themeColor="text1"/>
                <w:sz w:val="32"/>
                <w:szCs w:val="32"/>
              </w:rPr>
              <w:t>165</w:t>
            </w:r>
            <w:r w:rsidRPr="00FC6D9B">
              <w:rPr>
                <w:rFonts w:ascii="TH SarabunPSK" w:hAnsi="TH SarabunPSK" w:cs="TH SarabunPSK"/>
                <w:color w:val="000000" w:themeColor="text1"/>
                <w:sz w:val="32"/>
                <w:szCs w:val="32"/>
                <w:cs/>
              </w:rPr>
              <w:t xml:space="preserve"> แห่ง</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3</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C </w:t>
            </w:r>
            <w:r w:rsidRPr="00FC6D9B">
              <w:rPr>
                <w:rFonts w:ascii="TH SarabunPSK" w:hAnsi="TH SarabunPSK" w:cs="TH SarabunPSK"/>
                <w:color w:val="000000" w:themeColor="text1"/>
                <w:sz w:val="32"/>
                <w:szCs w:val="32"/>
                <w:cs/>
              </w:rPr>
              <w:t>= จำนวนโรงพยาบาลชุมชนในสังกัดสำนักงานปลัดกระทรวงสาธารณสุขที่มีผลการรับรอง</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ขั้น </w:t>
            </w: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Reaccredit</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รายการข้อมูล </w:t>
            </w:r>
            <w:r w:rsidRPr="00FC6D9B">
              <w:rPr>
                <w:rFonts w:ascii="TH SarabunPSK" w:hAnsi="TH SarabunPSK" w:cs="TH SarabunPSK"/>
                <w:b/>
                <w:bCs/>
                <w:color w:val="000000" w:themeColor="text1"/>
                <w:sz w:val="32"/>
                <w:szCs w:val="32"/>
              </w:rPr>
              <w:t>4</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D </w:t>
            </w:r>
            <w:r w:rsidRPr="00FC6D9B">
              <w:rPr>
                <w:rFonts w:ascii="TH SarabunPSK" w:hAnsi="TH SarabunPSK" w:cs="TH SarabunPSK"/>
                <w:color w:val="000000" w:themeColor="text1"/>
                <w:sz w:val="32"/>
                <w:szCs w:val="32"/>
                <w:cs/>
              </w:rPr>
              <w:t xml:space="preserve">= โรงพยาบาลชุมชนในสังกัดสำนักงานปลัดกระทรวงสาธารณสุข (จำนวน </w:t>
            </w:r>
            <w:r w:rsidRPr="00FC6D9B">
              <w:rPr>
                <w:rFonts w:ascii="TH SarabunPSK" w:hAnsi="TH SarabunPSK" w:cs="TH SarabunPSK"/>
                <w:color w:val="000000" w:themeColor="text1"/>
                <w:sz w:val="32"/>
                <w:szCs w:val="32"/>
              </w:rPr>
              <w:t>7</w:t>
            </w:r>
            <w:r w:rsidRPr="00FC6D9B">
              <w:rPr>
                <w:rFonts w:ascii="TH SarabunPSK" w:hAnsi="TH SarabunPSK" w:cs="TH SarabunPSK"/>
                <w:color w:val="000000" w:themeColor="text1"/>
                <w:sz w:val="32"/>
                <w:szCs w:val="32"/>
                <w:cs/>
              </w:rPr>
              <w:t xml:space="preserve">34 แห่ง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ตามทำเนียบสถานบริการ ฐานข้อมูลกองบริหารการสาธารณสุข ณ 7 พฤษภาคม 2561)</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w:t>
            </w:r>
            <w:r w:rsidRPr="00FC6D9B">
              <w:rPr>
                <w:rFonts w:ascii="TH SarabunPSK" w:hAnsi="TH SarabunPSK" w:cs="TH SarabunPSK"/>
                <w:color w:val="000000" w:themeColor="text1"/>
                <w:sz w:val="32"/>
                <w:szCs w:val="32"/>
              </w:rPr>
              <w:t>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2. (</w:t>
            </w:r>
            <w:r w:rsidRPr="00FC6D9B">
              <w:rPr>
                <w:rFonts w:ascii="TH SarabunPSK" w:hAnsi="TH SarabunPSK" w:cs="TH SarabunPSK"/>
                <w:color w:val="000000" w:themeColor="text1"/>
                <w:sz w:val="32"/>
                <w:szCs w:val="32"/>
              </w:rPr>
              <w:t>C</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D</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ไตรมาส 1,2,3 และ 4 (1 ตุลาคม 2561 – 30 กันยายน 2562)</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592"/>
        </w:trPr>
        <w:tc>
          <w:tcPr>
            <w:tcW w:w="10343" w:type="dxa"/>
            <w:gridSpan w:val="2"/>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 2562 </w:t>
            </w:r>
            <w:r w:rsidRPr="00FC6D9B">
              <w:rPr>
                <w:rFonts w:ascii="TH SarabunPSK" w:hAnsi="TH SarabunPSK" w:cs="TH SarabunPSK"/>
                <w:b/>
                <w:bCs/>
                <w:color w:val="000000" w:themeColor="text1"/>
                <w:sz w:val="32"/>
                <w:szCs w:val="32"/>
              </w:rPr>
              <w:t>:</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01"/>
              <w:gridCol w:w="1701"/>
              <w:gridCol w:w="1701"/>
              <w:gridCol w:w="1843"/>
              <w:gridCol w:w="1696"/>
            </w:tblGrid>
            <w:tr w:rsidR="004B2A71" w:rsidRPr="00FC6D9B" w:rsidTr="004B2A71">
              <w:tc>
                <w:tcPr>
                  <w:tcW w:w="300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ประเภท</w:t>
                  </w:r>
                </w:p>
              </w:tc>
              <w:tc>
                <w:tcPr>
                  <w:tcW w:w="170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170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1843"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169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3001" w:type="dxa"/>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70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97</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70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98.00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84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99.00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696"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100.</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cs/>
                    </w:rPr>
                  </w:pPr>
                </w:p>
              </w:tc>
            </w:tr>
            <w:tr w:rsidR="004B2A71" w:rsidRPr="00FC6D9B" w:rsidTr="004B2A71">
              <w:trPr>
                <w:trHeight w:val="1361"/>
              </w:trPr>
              <w:tc>
                <w:tcPr>
                  <w:tcW w:w="3001"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โรงพยาบาลชุมชน</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ในสังกัดสำนักงานปลัดกระทรวงสาธารณสุข</w:t>
                  </w:r>
                </w:p>
              </w:tc>
              <w:tc>
                <w:tcPr>
                  <w:tcW w:w="170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87.00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70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88.00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84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89</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696"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ร้อยละ90.00</w:t>
                  </w:r>
                </w:p>
                <w:p w:rsidR="004B2A71" w:rsidRPr="00FC6D9B" w:rsidRDefault="004B2A71" w:rsidP="004B2A71">
                  <w:pPr>
                    <w:contextualSpacing/>
                    <w:jc w:val="center"/>
                    <w:rPr>
                      <w:rFonts w:ascii="TH SarabunPSK" w:hAnsi="TH SarabunPSK" w:cs="TH SarabunPSK"/>
                      <w:color w:val="000000" w:themeColor="text1"/>
                      <w:sz w:val="32"/>
                      <w:szCs w:val="32"/>
                      <w:cs/>
                    </w:rPr>
                  </w:pP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547" w:type="dxa"/>
            <w:vMerge w:val="restart"/>
            <w:tcBorders>
              <w:top w:val="single" w:sz="4" w:space="0" w:color="auto"/>
              <w:left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วิธีการประเมินผล: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sym w:font="Wingdings 2" w:char="F097"/>
            </w:r>
            <w:r w:rsidRPr="00FC6D9B">
              <w:rPr>
                <w:rFonts w:ascii="TH SarabunPSK" w:hAnsi="TH SarabunPSK" w:cs="TH SarabunPSK"/>
                <w:color w:val="000000" w:themeColor="text1"/>
                <w:sz w:val="32"/>
                <w:szCs w:val="32"/>
                <w:cs/>
              </w:rPr>
              <w:t xml:space="preserve"> ข้อมูลจากเว็บไซต์สถาบันรับรองคุณภาพสถานพยาบาล (องค์การมหาชน) </w:t>
            </w:r>
            <w:r w:rsidRPr="00FC6D9B">
              <w:rPr>
                <w:rFonts w:ascii="TH SarabunPSK" w:hAnsi="TH SarabunPSK" w:cs="TH SarabunPSK"/>
                <w:color w:val="000000" w:themeColor="text1"/>
                <w:sz w:val="32"/>
                <w:szCs w:val="32"/>
              </w:rPr>
              <w:t>www</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ha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or</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 xml:space="preserve">   /สำหรับประชาชน/โรงพยาบาลที่ได้รับการรับรอง</w:t>
            </w:r>
          </w:p>
        </w:tc>
      </w:tr>
      <w:tr w:rsidR="004B2A71" w:rsidRPr="00FC6D9B" w:rsidTr="004B2A71">
        <w:trPr>
          <w:trHeight w:val="13320"/>
        </w:trPr>
        <w:tc>
          <w:tcPr>
            <w:tcW w:w="2547" w:type="dxa"/>
            <w:vMerge/>
            <w:tcBorders>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p>
        </w:tc>
        <w:tc>
          <w:tcPr>
            <w:tcW w:w="7796" w:type="dxa"/>
            <w:tcBorders>
              <w:top w:val="single" w:sz="4" w:space="0" w:color="auto"/>
              <w:left w:val="single" w:sz="4" w:space="0" w:color="auto"/>
              <w:bottom w:val="single" w:sz="4" w:space="0" w:color="auto"/>
              <w:right w:val="single" w:sz="4" w:space="0" w:color="auto"/>
            </w:tcBorders>
          </w:tcPr>
          <w:tbl>
            <w:tblPr>
              <w:tblW w:w="7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66"/>
              <w:gridCol w:w="1134"/>
              <w:gridCol w:w="1134"/>
              <w:gridCol w:w="1134"/>
              <w:gridCol w:w="1134"/>
              <w:gridCol w:w="1281"/>
            </w:tblGrid>
            <w:tr w:rsidR="004B2A71" w:rsidRPr="00FC6D9B" w:rsidTr="004B2A71">
              <w:trPr>
                <w:trHeight w:val="481"/>
              </w:trPr>
              <w:tc>
                <w:tcPr>
                  <w:tcW w:w="1866"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เกณฑ์การให้คะแนน</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 1</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 2</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 3</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 4</w:t>
                  </w:r>
                </w:p>
              </w:tc>
              <w:tc>
                <w:tcPr>
                  <w:tcW w:w="1281"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ระดับ 5</w:t>
                  </w:r>
                </w:p>
              </w:tc>
            </w:tr>
            <w:tr w:rsidR="004B2A71" w:rsidRPr="00FC6D9B" w:rsidTr="004B2A71">
              <w:trPr>
                <w:trHeight w:val="518"/>
              </w:trPr>
              <w:tc>
                <w:tcPr>
                  <w:tcW w:w="1866"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96.00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97.00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98</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99.</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28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100.</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cs/>
                    </w:rPr>
                  </w:pPr>
                </w:p>
              </w:tc>
            </w:tr>
            <w:tr w:rsidR="004B2A71" w:rsidRPr="00FC6D9B" w:rsidTr="004B2A71">
              <w:trPr>
                <w:trHeight w:val="518"/>
              </w:trPr>
              <w:tc>
                <w:tcPr>
                  <w:tcW w:w="1866"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โรงพยาบาลชุมชนในสังกัดสำนักงานปลัดกระทรวงสาธารณสุข</w:t>
                  </w:r>
                </w:p>
                <w:p w:rsidR="004B2A71" w:rsidRPr="00FC6D9B" w:rsidRDefault="004B2A71" w:rsidP="004B2A71">
                  <w:pPr>
                    <w:contextualSpacing/>
                    <w:rPr>
                      <w:rFonts w:ascii="TH SarabunPSK" w:hAnsi="TH SarabunPSK" w:cs="TH SarabunPSK"/>
                      <w:color w:val="000000" w:themeColor="text1"/>
                      <w:sz w:val="32"/>
                      <w:szCs w:val="32"/>
                      <w:cs/>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86.00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87.</w:t>
                  </w:r>
                  <w:r w:rsidRPr="00FC6D9B">
                    <w:rPr>
                      <w:rFonts w:ascii="TH SarabunPSK" w:hAnsi="TH SarabunPSK" w:cs="TH SarabunPSK"/>
                      <w:color w:val="000000" w:themeColor="text1"/>
                      <w:sz w:val="32"/>
                      <w:szCs w:val="32"/>
                    </w:rPr>
                    <w:t>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88.00</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89.00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281"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90.00</w:t>
                  </w:r>
                </w:p>
                <w:p w:rsidR="004B2A71" w:rsidRPr="00FC6D9B" w:rsidRDefault="004B2A71" w:rsidP="004B2A71">
                  <w:pPr>
                    <w:contextualSpacing/>
                    <w:jc w:val="center"/>
                    <w:rPr>
                      <w:rFonts w:ascii="TH SarabunPSK" w:hAnsi="TH SarabunPSK" w:cs="TH SarabunPSK"/>
                      <w:color w:val="000000" w:themeColor="text1"/>
                      <w:sz w:val="32"/>
                      <w:szCs w:val="32"/>
                      <w:cs/>
                    </w:rPr>
                  </w:pP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เงื่อนไข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1.โรงพยาบาลศูนย์ โรงพยาบาลทั่วไป โรงพยาบาลสังกัดกรมการแพทย์ กรมควบคุมโรค และ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   กรมสุขภาพจิต จำนวน </w:t>
            </w:r>
            <w:r w:rsidRPr="00FC6D9B">
              <w:rPr>
                <w:rFonts w:ascii="TH SarabunPSK" w:hAnsi="TH SarabunPSK" w:cs="TH SarabunPSK"/>
                <w:color w:val="000000" w:themeColor="text1"/>
                <w:sz w:val="32"/>
                <w:szCs w:val="32"/>
              </w:rPr>
              <w:t xml:space="preserve">165 </w:t>
            </w:r>
            <w:r w:rsidRPr="00FC6D9B">
              <w:rPr>
                <w:rFonts w:ascii="TH SarabunPSK" w:hAnsi="TH SarabunPSK" w:cs="TH SarabunPSK"/>
                <w:color w:val="000000" w:themeColor="text1"/>
                <w:sz w:val="32"/>
                <w:szCs w:val="32"/>
                <w:cs/>
              </w:rPr>
              <w:t>แห่งประกอบด้วย</w:t>
            </w:r>
          </w:p>
          <w:p w:rsidR="004B2A71" w:rsidRPr="00FC6D9B" w:rsidRDefault="004B2A71" w:rsidP="00634754">
            <w:pPr>
              <w:pStyle w:val="a6"/>
              <w:numPr>
                <w:ilvl w:val="0"/>
                <w:numId w:val="28"/>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โรงพยาบาลศูนย์ โรงพยาบาลทั่วไป  จำนวน 116 แห่ง</w:t>
            </w:r>
          </w:p>
          <w:p w:rsidR="004B2A71" w:rsidRPr="00FC6D9B" w:rsidRDefault="004B2A71" w:rsidP="00634754">
            <w:pPr>
              <w:pStyle w:val="a6"/>
              <w:numPr>
                <w:ilvl w:val="0"/>
                <w:numId w:val="28"/>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โรงพยาบาลสังกัดกรมการแพทย์     จำนวน   29 แห่ง</w:t>
            </w:r>
          </w:p>
          <w:p w:rsidR="004B2A71" w:rsidRPr="00FC6D9B" w:rsidRDefault="004B2A71" w:rsidP="00634754">
            <w:pPr>
              <w:pStyle w:val="a6"/>
              <w:numPr>
                <w:ilvl w:val="0"/>
                <w:numId w:val="28"/>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โรงพยาบาลสังกัดกรมควบคุมโรค    จำนวน     2 แห่ง</w:t>
            </w:r>
          </w:p>
          <w:p w:rsidR="004B2A71" w:rsidRPr="00FC6D9B" w:rsidRDefault="004B2A71" w:rsidP="00634754">
            <w:pPr>
              <w:pStyle w:val="a6"/>
              <w:numPr>
                <w:ilvl w:val="0"/>
                <w:numId w:val="28"/>
              </w:num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โรงพยาบาลสังกัดกรมสุขภาพจิต     จำนวน   18 แห่ง </w:t>
            </w:r>
          </w:p>
          <w:p w:rsidR="004B2A71" w:rsidRPr="00FC6D9B" w:rsidRDefault="004B2A71" w:rsidP="004B2A71">
            <w:pPr>
              <w:pStyle w:val="a6"/>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(ไม่รวมสถาบันสุขภาพจิตเด็กและวัยรุ่นภาคใต้ เนื่องจากเป็นหน่วยงานตั้งใหม่</w:t>
            </w:r>
          </w:p>
          <w:p w:rsidR="004B2A71" w:rsidRPr="00FC6D9B" w:rsidRDefault="004B2A71" w:rsidP="004B2A71">
            <w:pPr>
              <w:pStyle w:val="a6"/>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และไม่รวมสถาบันทันตกรรม </w:t>
            </w:r>
            <w:r w:rsidRPr="00FC6D9B">
              <w:rPr>
                <w:rFonts w:ascii="TH SarabunPSK" w:hAnsi="TH SarabunPSK" w:cs="TH SarabunPSK"/>
                <w:color w:val="000000" w:themeColor="text1"/>
                <w:sz w:val="32"/>
                <w:szCs w:val="32"/>
                <w:shd w:val="clear" w:color="auto" w:fill="FFFFFF"/>
                <w:cs/>
              </w:rPr>
              <w:t>เนื่องจากสถาบันทันตกรรมไม่มีเตียงรองรับผู้ป่วยในและเป็นสถานบริการที่เปิดให้บริการเฉพาะด้าน</w:t>
            </w:r>
            <w:r w:rsidRPr="00FC6D9B">
              <w:rPr>
                <w:rFonts w:ascii="TH SarabunPSK" w:hAnsi="TH SarabunPSK" w:cs="TH SarabunPSK"/>
                <w:color w:val="000000" w:themeColor="text1"/>
                <w:sz w:val="32"/>
                <w:szCs w:val="32"/>
                <w:cs/>
              </w:rPr>
              <w:t xml:space="preserve">) </w:t>
            </w:r>
          </w:p>
          <w:p w:rsidR="004B2A71" w:rsidRPr="00FC6D9B" w:rsidRDefault="004B2A71" w:rsidP="004B2A71">
            <w:pPr>
              <w:pStyle w:val="a6"/>
              <w:ind w:left="0"/>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โรงพยาบาลชุมชนในสังกัดสำนักงานปลัดกระทรวงสาธารณสุข จำนวน 7</w:t>
            </w:r>
            <w:r w:rsidRPr="00FC6D9B">
              <w:rPr>
                <w:rFonts w:ascii="TH SarabunPSK" w:hAnsi="TH SarabunPSK" w:cs="TH SarabunPSK"/>
                <w:color w:val="000000" w:themeColor="text1"/>
                <w:sz w:val="32"/>
                <w:szCs w:val="32"/>
              </w:rPr>
              <w:t>34</w:t>
            </w:r>
            <w:r w:rsidRPr="00FC6D9B">
              <w:rPr>
                <w:rFonts w:ascii="TH SarabunPSK" w:hAnsi="TH SarabunPSK" w:cs="TH SarabunPSK"/>
                <w:color w:val="000000" w:themeColor="text1"/>
                <w:sz w:val="32"/>
                <w:szCs w:val="32"/>
                <w:cs/>
              </w:rPr>
              <w:t xml:space="preserve"> แห่ง  </w:t>
            </w:r>
          </w:p>
          <w:p w:rsidR="004B2A71" w:rsidRPr="00FC6D9B" w:rsidRDefault="004B2A71" w:rsidP="004B2A71">
            <w:pPr>
              <w:pStyle w:val="a6"/>
              <w:ind w:left="0"/>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4"/>
                <w:sz w:val="32"/>
                <w:szCs w:val="32"/>
                <w:cs/>
              </w:rPr>
              <w:t xml:space="preserve">(ตามทำเนียบสถานบริการฐานข้อมูลกองบริหารการสาธารณสุข ณ </w:t>
            </w:r>
            <w:r w:rsidRPr="00FC6D9B">
              <w:rPr>
                <w:rFonts w:ascii="TH SarabunPSK" w:hAnsi="TH SarabunPSK" w:cs="TH SarabunPSK"/>
                <w:color w:val="000000" w:themeColor="text1"/>
                <w:spacing w:val="-4"/>
                <w:sz w:val="32"/>
                <w:szCs w:val="32"/>
              </w:rPr>
              <w:t xml:space="preserve">7 </w:t>
            </w:r>
            <w:r w:rsidRPr="00FC6D9B">
              <w:rPr>
                <w:rFonts w:ascii="TH SarabunPSK" w:hAnsi="TH SarabunPSK" w:cs="TH SarabunPSK"/>
                <w:color w:val="000000" w:themeColor="text1"/>
                <w:spacing w:val="-4"/>
                <w:sz w:val="32"/>
                <w:szCs w:val="32"/>
                <w:cs/>
              </w:rPr>
              <w:t>พฤษภาคม 2561</w:t>
            </w:r>
            <w:r w:rsidRPr="00FC6D9B">
              <w:rPr>
                <w:rFonts w:ascii="TH SarabunPSK" w:hAnsi="TH SarabunPSK" w:cs="TH SarabunPSK"/>
                <w:color w:val="000000" w:themeColor="text1"/>
                <w:sz w:val="32"/>
                <w:szCs w:val="32"/>
                <w:cs/>
              </w:rPr>
              <w:t>)</w:t>
            </w:r>
          </w:p>
          <w:p w:rsidR="004B2A71" w:rsidRPr="00FC6D9B" w:rsidRDefault="004B2A71" w:rsidP="004B2A71">
            <w:pPr>
              <w:pStyle w:val="a6"/>
              <w:ind w:left="0"/>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 xml:space="preserve">(ไม่รวมโรงพยาบาลชุมชนระดับ </w:t>
            </w:r>
            <w:r w:rsidRPr="00FC6D9B">
              <w:rPr>
                <w:rFonts w:ascii="TH SarabunPSK" w:hAnsi="TH SarabunPSK" w:cs="TH SarabunPSK"/>
                <w:color w:val="000000" w:themeColor="text1"/>
                <w:sz w:val="32"/>
                <w:szCs w:val="32"/>
              </w:rPr>
              <w:t xml:space="preserve">F3 </w:t>
            </w:r>
            <w:r w:rsidRPr="00FC6D9B">
              <w:rPr>
                <w:rFonts w:ascii="TH SarabunPSK" w:hAnsi="TH SarabunPSK" w:cs="TH SarabunPSK"/>
                <w:color w:val="000000" w:themeColor="text1"/>
                <w:sz w:val="32"/>
                <w:szCs w:val="32"/>
                <w:cs/>
              </w:rPr>
              <w:t xml:space="preserve">ไม่เปิดบริการผู้ป่วยใน ไม่มีเตียง และโรงพยาบาลชุมชนระดับ </w:t>
            </w:r>
            <w:r w:rsidRPr="00FC6D9B">
              <w:rPr>
                <w:rFonts w:ascii="TH SarabunPSK" w:hAnsi="TH SarabunPSK" w:cs="TH SarabunPSK"/>
                <w:color w:val="000000" w:themeColor="text1"/>
                <w:sz w:val="32"/>
                <w:szCs w:val="32"/>
              </w:rPr>
              <w:t xml:space="preserve">F3 </w:t>
            </w:r>
            <w:r w:rsidRPr="00FC6D9B">
              <w:rPr>
                <w:rFonts w:ascii="TH SarabunPSK" w:hAnsi="TH SarabunPSK" w:cs="TH SarabunPSK"/>
                <w:color w:val="000000" w:themeColor="text1"/>
                <w:sz w:val="32"/>
                <w:szCs w:val="32"/>
                <w:cs/>
              </w:rPr>
              <w:t>มีเตียงเปิดบริการไม่ถึง 3 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ผ่านการรับรอง </w:t>
            </w:r>
            <w:r w:rsidRPr="00FC6D9B">
              <w:rPr>
                <w:rFonts w:ascii="TH SarabunPSK" w:hAnsi="TH SarabunPSK" w:cs="TH SarabunPSK"/>
                <w:color w:val="000000" w:themeColor="text1"/>
                <w:sz w:val="32"/>
                <w:szCs w:val="32"/>
              </w:rPr>
              <w:t xml:space="preserve">HA </w:t>
            </w:r>
            <w:r w:rsidRPr="00FC6D9B">
              <w:rPr>
                <w:rFonts w:ascii="TH SarabunPSK" w:hAnsi="TH SarabunPSK" w:cs="TH SarabunPSK"/>
                <w:color w:val="000000" w:themeColor="text1"/>
                <w:sz w:val="32"/>
                <w:szCs w:val="32"/>
                <w:cs/>
              </w:rPr>
              <w:t xml:space="preserve">ขั้น 3   และรวมอยู่ระหว่างการต่ออายุ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3.ข้อมูลที่ผ่าน/ไม่ผ่านการรับรอง จากเว็บไซต์สถาบันรับรองคุณภาพสถานพยาบาล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(องค์การมหาชน)</w:t>
            </w:r>
          </w:p>
        </w:tc>
      </w:tr>
      <w:tr w:rsidR="004B2A71" w:rsidRPr="00FC6D9B" w:rsidTr="004B2A71">
        <w:trPr>
          <w:trHeight w:val="991"/>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sym w:font="Wingdings 2" w:char="F097"/>
            </w:r>
            <w:r w:rsidRPr="00FC6D9B">
              <w:rPr>
                <w:rFonts w:ascii="TH SarabunPSK" w:hAnsi="TH SarabunPSK" w:cs="TH SarabunPSK"/>
                <w:color w:val="000000" w:themeColor="text1"/>
                <w:sz w:val="32"/>
                <w:szCs w:val="32"/>
                <w:cs/>
              </w:rPr>
              <w:t xml:space="preserve"> จากเว็บไซต์สถาบันรับรองคุณภาพสถานพยาบาล (องค์การมหาชน) </w:t>
            </w:r>
            <w:r w:rsidRPr="00FC6D9B">
              <w:rPr>
                <w:rFonts w:ascii="TH SarabunPSK" w:hAnsi="TH SarabunPSK" w:cs="TH SarabunPSK"/>
                <w:color w:val="000000" w:themeColor="text1"/>
                <w:sz w:val="32"/>
                <w:szCs w:val="32"/>
              </w:rPr>
              <w:t>www</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ha</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or</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/สำหรับประชาชน/โรงพยาบาลที่ได้รับการรับรอง</w:t>
            </w:r>
          </w:p>
        </w:tc>
      </w:tr>
      <w:tr w:rsidR="004B2A71" w:rsidRPr="00FC6D9B" w:rsidTr="004B2A71">
        <w:trPr>
          <w:trHeight w:val="6973"/>
        </w:trPr>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7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84"/>
              <w:gridCol w:w="850"/>
              <w:gridCol w:w="1276"/>
              <w:gridCol w:w="1022"/>
              <w:gridCol w:w="1134"/>
              <w:gridCol w:w="1014"/>
            </w:tblGrid>
            <w:tr w:rsidR="004B2A71" w:rsidRPr="00FC6D9B" w:rsidTr="004B2A71">
              <w:trPr>
                <w:jc w:val="center"/>
              </w:trPr>
              <w:tc>
                <w:tcPr>
                  <w:tcW w:w="2184"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850"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446" w:type="dxa"/>
                  <w:gridSpan w:val="4"/>
                </w:tcPr>
                <w:p w:rsidR="004B2A71" w:rsidRPr="00FC6D9B" w:rsidRDefault="004B2A71" w:rsidP="004B2A71">
                  <w:pPr>
                    <w:contextualSpacing/>
                    <w:jc w:val="center"/>
                    <w:rPr>
                      <w:rFonts w:ascii="TH SarabunPSK" w:hAnsi="TH SarabunPSK" w:cs="TH SarabunPSK"/>
                      <w:b/>
                      <w:bCs/>
                      <w:color w:val="000000" w:themeColor="text1"/>
                      <w:spacing w:val="-4"/>
                      <w:sz w:val="32"/>
                      <w:szCs w:val="32"/>
                      <w:cs/>
                    </w:rPr>
                  </w:pPr>
                  <w:r w:rsidRPr="00FC6D9B">
                    <w:rPr>
                      <w:rFonts w:ascii="TH SarabunPSK" w:hAnsi="TH SarabunPSK" w:cs="TH SarabunPSK"/>
                      <w:b/>
                      <w:bCs/>
                      <w:color w:val="000000" w:themeColor="text1"/>
                      <w:spacing w:val="-4"/>
                      <w:sz w:val="32"/>
                      <w:szCs w:val="32"/>
                      <w:cs/>
                    </w:rPr>
                    <w:t>ผลการดำเนินงานในรอบปีงบประมาณ พ.ศ.</w:t>
                  </w:r>
                </w:p>
              </w:tc>
            </w:tr>
            <w:tr w:rsidR="004B2A71" w:rsidRPr="00FC6D9B" w:rsidTr="004B2A71">
              <w:trPr>
                <w:jc w:val="center"/>
              </w:trPr>
              <w:tc>
                <w:tcPr>
                  <w:tcW w:w="2184"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850"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27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2558</w:t>
                  </w:r>
                </w:p>
              </w:tc>
              <w:tc>
                <w:tcPr>
                  <w:tcW w:w="102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13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014" w:type="dxa"/>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rPr>
                    <w:t>2561</w:t>
                  </w:r>
                </w:p>
              </w:tc>
            </w:tr>
            <w:tr w:rsidR="004B2A71" w:rsidRPr="00FC6D9B" w:rsidTr="004B2A71">
              <w:trPr>
                <w:jc w:val="center"/>
              </w:trPr>
              <w:tc>
                <w:tcPr>
                  <w:tcW w:w="2184"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pacing w:val="-2"/>
                      <w:sz w:val="32"/>
                      <w:szCs w:val="32"/>
                      <w:cs/>
                    </w:rPr>
                    <w:t>ร้อยละของโรงพยาบาลศูนย์</w:t>
                  </w:r>
                  <w:r w:rsidRPr="00FC6D9B">
                    <w:rPr>
                      <w:rFonts w:ascii="TH SarabunPSK" w:hAnsi="TH SarabunPSK" w:cs="TH SarabunPSK"/>
                      <w:color w:val="000000" w:themeColor="text1"/>
                      <w:spacing w:val="-2"/>
                      <w:sz w:val="32"/>
                      <w:szCs w:val="32"/>
                    </w:rPr>
                    <w:t xml:space="preserve">, </w:t>
                  </w:r>
                  <w:r w:rsidRPr="00FC6D9B">
                    <w:rPr>
                      <w:rFonts w:ascii="TH SarabunPSK" w:hAnsi="TH SarabunPSK" w:cs="TH SarabunPSK"/>
                      <w:color w:val="000000" w:themeColor="text1"/>
                      <w:spacing w:val="-2"/>
                      <w:sz w:val="32"/>
                      <w:szCs w:val="32"/>
                      <w:cs/>
                    </w:rPr>
                    <w:t>โรงพยาบาลทั่วไป</w:t>
                  </w:r>
                  <w:r w:rsidRPr="00FC6D9B">
                    <w:rPr>
                      <w:rFonts w:ascii="TH SarabunPSK" w:hAnsi="TH SarabunPSK" w:cs="TH SarabunPSK"/>
                      <w:color w:val="000000" w:themeColor="text1"/>
                      <w:spacing w:val="-2"/>
                      <w:sz w:val="32"/>
                      <w:szCs w:val="32"/>
                    </w:rPr>
                    <w:t>,</w:t>
                  </w:r>
                  <w:r w:rsidRPr="00FC6D9B">
                    <w:rPr>
                      <w:rFonts w:ascii="TH SarabunPSK" w:hAnsi="TH SarabunPSK" w:cs="TH SarabunPSK"/>
                      <w:color w:val="000000" w:themeColor="text1"/>
                      <w:spacing w:val="-2"/>
                      <w:sz w:val="32"/>
                      <w:szCs w:val="32"/>
                      <w:cs/>
                    </w:rPr>
                    <w:t>โรงพยาบาลสังกัดกรมการแพทย์</w:t>
                  </w:r>
                  <w:r w:rsidRPr="00FC6D9B">
                    <w:rPr>
                      <w:rFonts w:ascii="TH SarabunPSK" w:hAnsi="TH SarabunPSK" w:cs="TH SarabunPSK"/>
                      <w:color w:val="000000" w:themeColor="text1"/>
                      <w:spacing w:val="-2"/>
                      <w:sz w:val="32"/>
                      <w:szCs w:val="32"/>
                    </w:rPr>
                    <w:t xml:space="preserve">, </w:t>
                  </w:r>
                  <w:r w:rsidRPr="00FC6D9B">
                    <w:rPr>
                      <w:rFonts w:ascii="TH SarabunPSK" w:hAnsi="TH SarabunPSK" w:cs="TH SarabunPSK"/>
                      <w:color w:val="000000" w:themeColor="text1"/>
                      <w:spacing w:val="-2"/>
                      <w:sz w:val="32"/>
                      <w:szCs w:val="32"/>
                      <w:cs/>
                    </w:rPr>
                    <w:t xml:space="preserve">กรมควบคุมโรค และกรมสุขภาพจิตมีคุณภาพมาตรฐานผ่านการรับรอง </w:t>
                  </w:r>
                  <w:r w:rsidRPr="00FC6D9B">
                    <w:rPr>
                      <w:rFonts w:ascii="TH SarabunPSK" w:hAnsi="TH SarabunPSK" w:cs="TH SarabunPSK"/>
                      <w:color w:val="000000" w:themeColor="text1"/>
                      <w:spacing w:val="-2"/>
                      <w:sz w:val="32"/>
                      <w:szCs w:val="32"/>
                    </w:rPr>
                    <w:t xml:space="preserve">HA </w:t>
                  </w:r>
                  <w:r w:rsidRPr="00FC6D9B">
                    <w:rPr>
                      <w:rFonts w:ascii="TH SarabunPSK" w:hAnsi="TH SarabunPSK" w:cs="TH SarabunPSK"/>
                      <w:color w:val="000000" w:themeColor="text1"/>
                      <w:spacing w:val="-2"/>
                      <w:sz w:val="32"/>
                      <w:szCs w:val="32"/>
                      <w:cs/>
                    </w:rPr>
                    <w:t xml:space="preserve">ขั้น </w:t>
                  </w:r>
                  <w:r w:rsidRPr="00FC6D9B">
                    <w:rPr>
                      <w:rFonts w:ascii="TH SarabunPSK" w:hAnsi="TH SarabunPSK" w:cs="TH SarabunPSK"/>
                      <w:color w:val="000000" w:themeColor="text1"/>
                      <w:spacing w:val="-2"/>
                      <w:sz w:val="32"/>
                      <w:szCs w:val="32"/>
                    </w:rPr>
                    <w:t xml:space="preserve">3 </w:t>
                  </w:r>
                </w:p>
              </w:tc>
              <w:tc>
                <w:tcPr>
                  <w:tcW w:w="85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276"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ไม่มีข้อมูล</w:t>
                  </w:r>
                </w:p>
              </w:tc>
              <w:tc>
                <w:tcPr>
                  <w:tcW w:w="102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ร้อยละ96.36</w:t>
                  </w:r>
                </w:p>
              </w:tc>
              <w:tc>
                <w:tcPr>
                  <w:tcW w:w="1134" w:type="dxa"/>
                </w:tcPr>
                <w:p w:rsidR="004B2A71" w:rsidRPr="00FC6D9B" w:rsidRDefault="004B2A71" w:rsidP="004B2A71">
                  <w:pPr>
                    <w:ind w:left="-37"/>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83.64 </w:t>
                  </w:r>
                </w:p>
                <w:p w:rsidR="004B2A71" w:rsidRPr="00FC6D9B" w:rsidRDefault="004B2A71" w:rsidP="004B2A71">
                  <w:pPr>
                    <w:ind w:left="-37"/>
                    <w:contextualSpacing/>
                    <w:jc w:val="center"/>
                    <w:rPr>
                      <w:rFonts w:ascii="TH SarabunPSK" w:hAnsi="TH SarabunPSK" w:cs="TH SarabunPSK"/>
                      <w:color w:val="000000" w:themeColor="text1"/>
                      <w:sz w:val="32"/>
                      <w:szCs w:val="32"/>
                      <w:cs/>
                    </w:rPr>
                  </w:pPr>
                </w:p>
              </w:tc>
              <w:tc>
                <w:tcPr>
                  <w:tcW w:w="1014" w:type="dxa"/>
                </w:tcPr>
                <w:p w:rsidR="004B2A71" w:rsidRPr="00FC6D9B" w:rsidRDefault="004B2A71" w:rsidP="004B2A71">
                  <w:pPr>
                    <w:ind w:left="-37"/>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99.39 </w:t>
                  </w:r>
                </w:p>
                <w:p w:rsidR="004B2A71" w:rsidRPr="00FC6D9B" w:rsidRDefault="004B2A71" w:rsidP="004B2A71">
                  <w:pPr>
                    <w:ind w:left="-37"/>
                    <w:contextualSpacing/>
                    <w:jc w:val="center"/>
                    <w:rPr>
                      <w:rFonts w:ascii="TH SarabunPSK" w:hAnsi="TH SarabunPSK" w:cs="TH SarabunPSK"/>
                      <w:color w:val="000000" w:themeColor="text1"/>
                      <w:sz w:val="32"/>
                      <w:szCs w:val="32"/>
                      <w:cs/>
                    </w:rPr>
                  </w:pPr>
                </w:p>
              </w:tc>
            </w:tr>
            <w:tr w:rsidR="004B2A71" w:rsidRPr="00FC6D9B" w:rsidTr="004B2A71">
              <w:trPr>
                <w:trHeight w:val="2381"/>
                <w:jc w:val="center"/>
              </w:trPr>
              <w:tc>
                <w:tcPr>
                  <w:tcW w:w="2184" w:type="dxa"/>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pacing w:val="-2"/>
                      <w:sz w:val="32"/>
                      <w:szCs w:val="32"/>
                      <w:cs/>
                    </w:rPr>
                    <w:t xml:space="preserve">ร้อยละของโรงพยาบาลชุมชนในสังกัดสำนักงานปลัดกระทรวงสาธารณสุขมีคุณภาพมาตรฐานผ่านการรับรอง </w:t>
                  </w:r>
                  <w:r w:rsidRPr="00FC6D9B">
                    <w:rPr>
                      <w:rFonts w:ascii="TH SarabunPSK" w:hAnsi="TH SarabunPSK" w:cs="TH SarabunPSK"/>
                      <w:color w:val="000000" w:themeColor="text1"/>
                      <w:spacing w:val="-2"/>
                      <w:sz w:val="32"/>
                      <w:szCs w:val="32"/>
                    </w:rPr>
                    <w:t xml:space="preserve">HA </w:t>
                  </w:r>
                  <w:r w:rsidRPr="00FC6D9B">
                    <w:rPr>
                      <w:rFonts w:ascii="TH SarabunPSK" w:hAnsi="TH SarabunPSK" w:cs="TH SarabunPSK"/>
                      <w:color w:val="000000" w:themeColor="text1"/>
                      <w:spacing w:val="-2"/>
                      <w:sz w:val="32"/>
                      <w:szCs w:val="32"/>
                      <w:cs/>
                    </w:rPr>
                    <w:t xml:space="preserve">ขั้น </w:t>
                  </w:r>
                  <w:r w:rsidRPr="00FC6D9B">
                    <w:rPr>
                      <w:rFonts w:ascii="TH SarabunPSK" w:hAnsi="TH SarabunPSK" w:cs="TH SarabunPSK"/>
                      <w:color w:val="000000" w:themeColor="text1"/>
                      <w:spacing w:val="-2"/>
                      <w:sz w:val="32"/>
                      <w:szCs w:val="32"/>
                    </w:rPr>
                    <w:t>3</w:t>
                  </w:r>
                </w:p>
              </w:tc>
              <w:tc>
                <w:tcPr>
                  <w:tcW w:w="850"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276"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69.40</w:t>
                  </w:r>
                </w:p>
                <w:p w:rsidR="004B2A71" w:rsidRPr="00FC6D9B" w:rsidRDefault="004B2A71" w:rsidP="004B2A71">
                  <w:pPr>
                    <w:contextualSpacing/>
                    <w:jc w:val="center"/>
                    <w:rPr>
                      <w:rFonts w:ascii="TH SarabunPSK" w:hAnsi="TH SarabunPSK" w:cs="TH SarabunPSK"/>
                      <w:color w:val="000000" w:themeColor="text1"/>
                      <w:sz w:val="32"/>
                      <w:szCs w:val="32"/>
                    </w:rPr>
                  </w:pPr>
                </w:p>
              </w:tc>
              <w:tc>
                <w:tcPr>
                  <w:tcW w:w="102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49</w:t>
                  </w:r>
                </w:p>
                <w:p w:rsidR="004B2A71" w:rsidRPr="00FC6D9B" w:rsidRDefault="004B2A71" w:rsidP="004B2A71">
                  <w:pPr>
                    <w:contextualSpacing/>
                    <w:jc w:val="center"/>
                    <w:rPr>
                      <w:rFonts w:ascii="TH SarabunPSK" w:hAnsi="TH SarabunPSK" w:cs="TH SarabunPSK"/>
                      <w:color w:val="000000" w:themeColor="text1"/>
                      <w:sz w:val="32"/>
                      <w:szCs w:val="32"/>
                      <w:cs/>
                    </w:rPr>
                  </w:pPr>
                </w:p>
              </w:tc>
              <w:tc>
                <w:tcPr>
                  <w:tcW w:w="113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62.31   </w:t>
                  </w:r>
                </w:p>
              </w:tc>
              <w:tc>
                <w:tcPr>
                  <w:tcW w:w="101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85.75</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นายแพทย์ธีระพงศ์ ตุนาค                   ผู้อำนวยการกองบริหารการสาธารณสุข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02 590-1755         โทรศัพท์มือถือ </w:t>
            </w:r>
            <w:r w:rsidRPr="00FC6D9B">
              <w:rPr>
                <w:rFonts w:ascii="TH SarabunPSK" w:hAnsi="TH SarabunPSK" w:cs="TH SarabunPSK"/>
                <w:color w:val="000000" w:themeColor="text1"/>
                <w:sz w:val="32"/>
                <w:szCs w:val="32"/>
              </w:rPr>
              <w:t>: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02-590-0802                    E-mail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นางเกวลิน ชื่นเจริญสุข                      รองผู้อำนวยการกองบริหารการสาธารณสุข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02 590-1643         โทรศัพท์มือถือ</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cs/>
              </w:rPr>
              <w:t>089-829-625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kavalinc@hotmail.com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 นางจิตติมา ศรศุกลรัตน์                     นักวิชาการสาธารณสุขชำนาญการ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โทรศัพท์ที่ทำงาน. 02 590-1637         โทรศัพท์มือถือ</w:t>
            </w:r>
            <w:r w:rsidRPr="00FC6D9B">
              <w:rPr>
                <w:rFonts w:ascii="TH SarabunPSK" w:hAnsi="TH SarabunPSK" w:cs="TH SarabunPSK"/>
                <w:color w:val="000000" w:themeColor="text1"/>
                <w:sz w:val="32"/>
                <w:szCs w:val="32"/>
              </w:rPr>
              <w:t xml:space="preserve"> 089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478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4332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chittima2197@gmail.com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4. นางสาวศิวพร บุญเสก                       นักวิชาการสาธารณสุขปฏิบัติการ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02 590-1630          โทรศัพท์มือถือ 095-609-9869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siwaporn,moph@gmail.com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นางสาววิไลวรรณ ไชยวาริต                 นักวิชาการสาธารณสุข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02 590-1630          โทรศัพท์มือถือ 092-682-2755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w-wunchai@hotmail.com</w:t>
            </w:r>
          </w:p>
          <w:p w:rsidR="004B2A71"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กองบริหารการสาธารณสุข </w:t>
            </w:r>
          </w:p>
          <w:p w:rsidR="004B2A71" w:rsidRPr="00FC6D9B" w:rsidRDefault="004B2A71" w:rsidP="004B2A71">
            <w:pPr>
              <w:contextualSpacing/>
              <w:rPr>
                <w:rFonts w:ascii="TH SarabunPSK" w:hAnsi="TH SarabunPSK" w:cs="TH SarabunPSK"/>
                <w:b/>
                <w:bCs/>
                <w:color w:val="000000" w:themeColor="text1"/>
                <w:sz w:val="32"/>
                <w:szCs w:val="32"/>
                <w:cs/>
              </w:rPr>
            </w:pP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1. นางสาวบังอร บุญรักษาสัตย์ผู้อำนวยการกลุ่มพัฒนาระบบบริหาร</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02</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590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6132 </w:t>
            </w:r>
            <w:r w:rsidRPr="00FC6D9B">
              <w:rPr>
                <w:rFonts w:ascii="TH SarabunPSK" w:hAnsi="TH SarabunPSK" w:cs="TH SarabunPSK"/>
                <w:color w:val="000000" w:themeColor="text1"/>
                <w:sz w:val="32"/>
                <w:szCs w:val="32"/>
                <w:cs/>
              </w:rPr>
              <w:t xml:space="preserve">         โทรศัพท์มือถือ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xml:space="preserve">: 02 -591-8234                     E-mail :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 นางสาวธารีพร  ตติยบุญสูงนักวิเคราะห์นโยบายและแผนชำนาญการ</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 xml:space="preserve">02-590-6137          โทรศัพท์มือถือ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02 -591-8234                     E-mail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3 นางสาวกัลยณัฏฐ์  วงษ์ขุนไกลนักวิเคราะห์นโยบายและแผน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 xml:space="preserve"> 02-590-6136         โทรศัพท์มือถือ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081-6969942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xml:space="preserve">: 02-591-8234                      E-mail : </w:t>
            </w:r>
            <w:r w:rsidRPr="00FC6D9B">
              <w:rPr>
                <w:rStyle w:val="g2"/>
                <w:rFonts w:ascii="TH SarabunPSK" w:hAnsi="TH SarabunPSK" w:cs="TH SarabunPSK"/>
                <w:color w:val="000000" w:themeColor="text1"/>
                <w:spacing w:val="5"/>
                <w:sz w:val="32"/>
                <w:szCs w:val="32"/>
                <w:shd w:val="clear" w:color="auto" w:fill="FFFFFF"/>
              </w:rPr>
              <w:t>psd.dms.moph@gmail.com</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กรมการแพทย์</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1. นางเบญจมาภรณ์ ภิญโญพรพาณิชย์ผู้อำนวยการกลุ่มพัฒนาระบบบริหาร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02 590-3395          โทรศัพท์มือถือ </w:t>
            </w:r>
            <w:r w:rsidRPr="00FC6D9B">
              <w:rPr>
                <w:rFonts w:ascii="TH SarabunPSK" w:hAnsi="TH SarabunPSK" w:cs="TH SarabunPSK"/>
                <w:color w:val="000000" w:themeColor="text1"/>
                <w:sz w:val="32"/>
                <w:szCs w:val="32"/>
              </w:rPr>
              <w:t>: 081</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640</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9393</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xml:space="preserve">: 02-590-3268                      E-mail : </w:t>
            </w:r>
            <w:r w:rsidRPr="00FC6D9B">
              <w:rPr>
                <w:rFonts w:ascii="TH SarabunPSK" w:hAnsi="TH SarabunPSK" w:cs="TH SarabunPSK"/>
                <w:color w:val="000000" w:themeColor="text1"/>
                <w:sz w:val="32"/>
                <w:szCs w:val="32"/>
                <w:shd w:val="clear" w:color="auto" w:fill="F2F2F2"/>
              </w:rPr>
              <w:t>jama_pin@hotmail.com</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นางรจนา  บุญผ่องนักวิเคราะห์นโยบายและแผนชำนาญการ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02 590-3347           โทรศัพท์มือถือ </w:t>
            </w:r>
            <w:r w:rsidRPr="00FC6D9B">
              <w:rPr>
                <w:rFonts w:ascii="TH SarabunPSK" w:hAnsi="TH SarabunPSK" w:cs="TH SarabunPSK"/>
                <w:color w:val="000000" w:themeColor="text1"/>
                <w:sz w:val="32"/>
                <w:szCs w:val="32"/>
              </w:rPr>
              <w:t>: 089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797</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4695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โทรสาร </w:t>
            </w:r>
            <w:r w:rsidRPr="00FC6D9B">
              <w:rPr>
                <w:rFonts w:ascii="TH SarabunPSK" w:hAnsi="TH SarabunPSK" w:cs="TH SarabunPSK"/>
                <w:color w:val="000000" w:themeColor="text1"/>
                <w:sz w:val="32"/>
                <w:szCs w:val="32"/>
              </w:rPr>
              <w:t xml:space="preserve">: 02-590-3268                       E-mail : </w:t>
            </w:r>
            <w:r w:rsidRPr="00FC6D9B">
              <w:rPr>
                <w:rFonts w:ascii="TH SarabunPSK" w:hAnsi="TH SarabunPSK" w:cs="TH SarabunPSK"/>
                <w:color w:val="000000" w:themeColor="text1"/>
                <w:sz w:val="32"/>
                <w:szCs w:val="32"/>
                <w:shd w:val="clear" w:color="auto" w:fill="F2F2F2"/>
              </w:rPr>
              <w:t>trodjana@hotmail.com</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กรมควบคุมโรค</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1. นายแพทย์บุรินทร์ สุรอรุณสัมฤทธิ์ผู้อำนวยการกองบริหารระบบบริการสุขภาพจิต</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02-590-8207          โทรศัพท์มือถือ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086-732-3712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02-149-5533                      E-mail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2. น.ส.ชิดชนก  โอภาสวัฒนานักสังคมสงเคราะห์ชำนาญการพิเศษ</w:t>
            </w:r>
          </w:p>
          <w:p w:rsidR="004B2A71" w:rsidRPr="00FC6D9B" w:rsidRDefault="004B2A71" w:rsidP="004B2A71">
            <w:pPr>
              <w:contextualSpacing/>
              <w:rPr>
                <w:rFonts w:ascii="TH SarabunPSK" w:hAnsi="TH SarabunPSK" w:cs="TH SarabunPSK"/>
                <w:color w:val="000000" w:themeColor="text1"/>
                <w:spacing w:val="5"/>
                <w:sz w:val="32"/>
                <w:szCs w:val="32"/>
                <w:shd w:val="clear" w:color="auto" w:fill="FFFFFF"/>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02-590-8092          โทรศัพท์มือถือ  083-139-673</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xml:space="preserve">: 02-149-5533                      E-mail : </w:t>
            </w:r>
            <w:r w:rsidRPr="00FC6D9B">
              <w:rPr>
                <w:rStyle w:val="g2"/>
                <w:rFonts w:ascii="TH SarabunPSK" w:hAnsi="TH SarabunPSK" w:cs="TH SarabunPSK"/>
                <w:color w:val="000000" w:themeColor="text1"/>
                <w:spacing w:val="5"/>
                <w:sz w:val="32"/>
                <w:szCs w:val="32"/>
                <w:shd w:val="clear" w:color="auto" w:fill="FFFFFF"/>
              </w:rPr>
              <w:t>sidarama4@gmal.com</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กรมสุขภาพจิต</w:t>
            </w: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cs/>
              </w:rPr>
            </w:pPr>
          </w:p>
        </w:tc>
      </w:tr>
      <w:tr w:rsidR="004B2A71" w:rsidRPr="00FC6D9B" w:rsidTr="004B2A71">
        <w:tc>
          <w:tcPr>
            <w:tcW w:w="2547"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1. นายแพทย์ธีระพงศ์ ตุนาค                   ผู้อำนวยการกองบริหารการสาธารณสุข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w:t>
            </w:r>
            <w:r w:rsidRPr="00FC6D9B">
              <w:rPr>
                <w:rFonts w:ascii="TH SarabunPSK" w:hAnsi="TH SarabunPSK" w:cs="TH SarabunPSK"/>
                <w:color w:val="000000" w:themeColor="text1"/>
                <w:sz w:val="32"/>
                <w:szCs w:val="32"/>
                <w:cs/>
              </w:rPr>
              <w:t xml:space="preserve"> 02 590-1755         โทรศัพท์มือถือ </w:t>
            </w:r>
            <w:r w:rsidRPr="00FC6D9B">
              <w:rPr>
                <w:rFonts w:ascii="TH SarabunPSK" w:hAnsi="TH SarabunPSK" w:cs="TH SarabunPSK"/>
                <w:color w:val="000000" w:themeColor="text1"/>
                <w:sz w:val="32"/>
                <w:szCs w:val="32"/>
              </w:rPr>
              <w:t>: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xml:space="preserve">:                                      E-mail :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นางเกวลิน ชื่นเจริญสุข                      รองผู้อำนวยการกองบริหารการสาธารณสุข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w:t>
            </w:r>
            <w:r w:rsidRPr="00FC6D9B">
              <w:rPr>
                <w:rFonts w:ascii="TH SarabunPSK" w:hAnsi="TH SarabunPSK" w:cs="TH SarabunPSK"/>
                <w:color w:val="000000" w:themeColor="text1"/>
                <w:sz w:val="32"/>
                <w:szCs w:val="32"/>
              </w:rPr>
              <w:t xml:space="preserve">: </w:t>
            </w:r>
            <w:r w:rsidRPr="00FC6D9B">
              <w:rPr>
                <w:rFonts w:ascii="TH SarabunPSK" w:hAnsi="TH SarabunPSK" w:cs="TH SarabunPSK"/>
                <w:color w:val="000000" w:themeColor="text1"/>
                <w:sz w:val="32"/>
                <w:szCs w:val="32"/>
                <w:cs/>
              </w:rPr>
              <w:t>02 590-1643          โทรศัพท์มือถือ</w:t>
            </w:r>
            <w:r w:rsidRPr="00FC6D9B">
              <w:rPr>
                <w:rFonts w:ascii="TH SarabunPSK" w:hAnsi="TH SarabunPSK" w:cs="TH SarabunPSK"/>
                <w:color w:val="000000" w:themeColor="text1"/>
                <w:sz w:val="32"/>
                <w:szCs w:val="32"/>
              </w:rPr>
              <w:t xml:space="preserve"> : </w:t>
            </w:r>
            <w:r w:rsidRPr="00FC6D9B">
              <w:rPr>
                <w:rFonts w:ascii="TH SarabunPSK" w:hAnsi="TH SarabunPSK" w:cs="TH SarabunPSK"/>
                <w:color w:val="000000" w:themeColor="text1"/>
                <w:sz w:val="32"/>
                <w:szCs w:val="32"/>
                <w:cs/>
              </w:rPr>
              <w:t>089-829-625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kavalinc@hotmail.com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 นางจิตติมา ศรศุกลรัตน์                     นักวิชาการสาธารณสุขชำนาญการ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02 590-1637         โทรศัพท์มือถือ</w:t>
            </w:r>
            <w:r w:rsidRPr="00FC6D9B">
              <w:rPr>
                <w:rFonts w:ascii="TH SarabunPSK" w:hAnsi="TH SarabunPSK" w:cs="TH SarabunPSK"/>
                <w:color w:val="000000" w:themeColor="text1"/>
                <w:sz w:val="32"/>
                <w:szCs w:val="32"/>
              </w:rPr>
              <w:t xml:space="preserve"> 089</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478</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4332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chittima2197@gmail.com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4. นางสาวศิวพร บุญเสก                       นักวิชาการสาธารณสุขปฏิบัติการ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02 590-1630          โทรศัพท์มือถือ 095-609-9869</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โทรสาร </w:t>
            </w:r>
            <w:r w:rsidRPr="00FC6D9B">
              <w:rPr>
                <w:rFonts w:ascii="TH SarabunPSK" w:hAnsi="TH SarabunPSK" w:cs="TH SarabunPSK"/>
                <w:color w:val="000000" w:themeColor="text1"/>
                <w:sz w:val="32"/>
                <w:szCs w:val="32"/>
              </w:rPr>
              <w:t>:  02-590-1631                   E-mail : siwaporn,moph@gmail.com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นางสาววิไลวรรณ ไชยวาริต                 นักวิชาการสาธารณสุข</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โทรศัพท์ที่ทำงาน. 02 590-1630          โทรศัพท์มือถือ 092-682-2755</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 โทรสาร </w:t>
            </w:r>
            <w:r w:rsidRPr="00FC6D9B">
              <w:rPr>
                <w:rFonts w:ascii="TH SarabunPSK" w:hAnsi="TH SarabunPSK" w:cs="TH SarabunPSK"/>
                <w:color w:val="000000" w:themeColor="text1"/>
                <w:sz w:val="32"/>
                <w:szCs w:val="32"/>
              </w:rPr>
              <w:t xml:space="preserve">:  02-590-1631                    E-mail : </w:t>
            </w:r>
            <w:hyperlink r:id="rId102" w:history="1">
              <w:r w:rsidRPr="00FC6D9B">
                <w:rPr>
                  <w:rStyle w:val="a8"/>
                  <w:rFonts w:ascii="TH SarabunPSK" w:hAnsi="TH SarabunPSK" w:cs="TH SarabunPSK"/>
                  <w:color w:val="000000" w:themeColor="text1"/>
                  <w:sz w:val="32"/>
                  <w:szCs w:val="32"/>
                </w:rPr>
                <w:t>w-wunchai@hotmail.com</w:t>
              </w:r>
            </w:hyperlink>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cs/>
              </w:rPr>
              <w:t>กองบริหารการสาธารณสุข</w:t>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highlight w:val="lightGray"/>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hint="cs"/>
          <w:color w:val="000000" w:themeColor="text1"/>
          <w:sz w:val="32"/>
          <w:szCs w:val="32"/>
        </w:rPr>
      </w:pPr>
    </w:p>
    <w:p w:rsidR="00A66499" w:rsidRPr="00FC6D9B" w:rsidRDefault="00A66499"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tbl>
      <w:tblPr>
        <w:tblW w:w="10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44"/>
        <w:gridCol w:w="7568"/>
        <w:gridCol w:w="18"/>
      </w:tblGrid>
      <w:tr w:rsidR="004B2A71" w:rsidRPr="00F647F4"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lastRenderedPageBreak/>
              <w:t>หมวด</w:t>
            </w:r>
          </w:p>
        </w:tc>
        <w:tc>
          <w:tcPr>
            <w:tcW w:w="74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 xml:space="preserve">Governance Excellence </w:t>
            </w:r>
            <w:r w:rsidRPr="00F647F4">
              <w:rPr>
                <w:rFonts w:ascii="TH SarabunPSK" w:hAnsi="TH SarabunPSK" w:cs="TH SarabunPSK"/>
                <w:b/>
                <w:bCs/>
                <w:color w:val="FF0000"/>
                <w:sz w:val="32"/>
                <w:szCs w:val="32"/>
                <w:cs/>
              </w:rPr>
              <w:t>(ยุทธศาสตร์บริหารเป็นเลิศด้วยธรรมาภิบาล)</w:t>
            </w:r>
          </w:p>
        </w:tc>
      </w:tr>
      <w:tr w:rsidR="004B2A71" w:rsidRPr="00F647F4"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4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11.</w:t>
            </w:r>
            <w:r w:rsidRPr="00F647F4">
              <w:rPr>
                <w:rFonts w:ascii="TH SarabunPSK" w:hAnsi="TH SarabunPSK" w:cs="TH SarabunPSK"/>
                <w:b/>
                <w:bCs/>
                <w:color w:val="FF0000"/>
                <w:sz w:val="32"/>
                <w:szCs w:val="32"/>
                <w:cs/>
              </w:rPr>
              <w:t>การพัฒนาระบบธรรมาภิบาลและองค์กรคุณภาพ</w:t>
            </w:r>
          </w:p>
        </w:tc>
      </w:tr>
      <w:tr w:rsidR="004B2A71" w:rsidRPr="00F647F4"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4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2.</w:t>
            </w:r>
            <w:r w:rsidRPr="00F647F4">
              <w:rPr>
                <w:rFonts w:ascii="TH SarabunPSK" w:hAnsi="TH SarabunPSK" w:cs="TH SarabunPSK"/>
                <w:b/>
                <w:bCs/>
                <w:color w:val="FF0000"/>
                <w:sz w:val="32"/>
                <w:szCs w:val="32"/>
                <w:cs/>
              </w:rPr>
              <w:t>โครงการพัฒนาองค์กรคุณภาพ</w:t>
            </w:r>
          </w:p>
        </w:tc>
      </w:tr>
      <w:tr w:rsidR="004B2A71" w:rsidRPr="00F647F4"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ระดับการแสดงผล</w:t>
            </w:r>
          </w:p>
        </w:tc>
        <w:tc>
          <w:tcPr>
            <w:tcW w:w="74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cs/>
              </w:rPr>
              <w:t>เขต</w:t>
            </w:r>
          </w:p>
        </w:tc>
      </w:tr>
      <w:tr w:rsidR="004B2A71" w:rsidRPr="00F647F4"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w:t>
            </w:r>
          </w:p>
        </w:tc>
        <w:tc>
          <w:tcPr>
            <w:tcW w:w="74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color w:val="FF0000"/>
                <w:sz w:val="32"/>
                <w:szCs w:val="32"/>
              </w:rPr>
            </w:pPr>
            <w:r w:rsidRPr="00F647F4">
              <w:rPr>
                <w:rFonts w:ascii="TH SarabunPSK" w:hAnsi="TH SarabunPSK" w:cs="TH SarabunPSK"/>
                <w:b/>
                <w:bCs/>
                <w:color w:val="FF0000"/>
                <w:sz w:val="32"/>
                <w:szCs w:val="32"/>
              </w:rPr>
              <w:t>47.</w:t>
            </w:r>
            <w:r w:rsidRPr="00F647F4">
              <w:rPr>
                <w:rFonts w:ascii="TH SarabunPSK" w:hAnsi="TH SarabunPSK" w:cs="TH SarabunPSK"/>
                <w:b/>
                <w:bCs/>
                <w:color w:val="FF0000"/>
                <w:sz w:val="32"/>
                <w:szCs w:val="32"/>
                <w:cs/>
              </w:rPr>
              <w:t>ร้อยละของ รพ.สต. ที่ผ่านเกณฑ์การพัฒนาคุณภาพ รพ.สต.ติดดาว</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right="-107"/>
              <w:contextualSpacing/>
              <w:rPr>
                <w:rFonts w:ascii="TH SarabunPSK" w:eastAsia="Cordia New" w:hAnsi="TH SarabunPSK" w:cs="TH SarabunPSK"/>
                <w:color w:val="000000" w:themeColor="text1"/>
                <w:sz w:val="32"/>
                <w:szCs w:val="32"/>
              </w:rPr>
            </w:pPr>
            <w:r w:rsidRPr="00FC6D9B">
              <w:rPr>
                <w:rFonts w:ascii="TH SarabunPSK" w:eastAsia="Cordia New" w:hAnsi="TH SarabunPSK" w:cs="TH SarabunPSK"/>
                <w:b/>
                <w:bCs/>
                <w:color w:val="000000" w:themeColor="text1"/>
                <w:sz w:val="32"/>
                <w:szCs w:val="32"/>
              </w:rPr>
              <w:t xml:space="preserve">1. </w:t>
            </w:r>
            <w:r w:rsidRPr="00FC6D9B">
              <w:rPr>
                <w:rFonts w:ascii="TH SarabunPSK" w:eastAsia="Cordia New" w:hAnsi="TH SarabunPSK" w:cs="TH SarabunPSK"/>
                <w:b/>
                <w:bCs/>
                <w:color w:val="000000" w:themeColor="text1"/>
                <w:sz w:val="32"/>
                <w:szCs w:val="32"/>
                <w:cs/>
              </w:rPr>
              <w:t xml:space="preserve">โรงพยาบาลส่งเสริมสุขภาพตำบล (รพ.สต.) หมายถึง </w:t>
            </w:r>
            <w:r w:rsidRPr="00FC6D9B">
              <w:rPr>
                <w:rFonts w:ascii="TH SarabunPSK" w:eastAsia="Cordia New" w:hAnsi="TH SarabunPSK" w:cs="TH SarabunPSK"/>
                <w:color w:val="000000" w:themeColor="text1"/>
                <w:sz w:val="32"/>
                <w:szCs w:val="32"/>
                <w:cs/>
              </w:rPr>
              <w:t>หน่วยบริการสาธารณสุขระดับปฐมภูมิ ทั้งที่อยู่ในสังกัดสำนักงานปลัดกระทรวงสาธารณสุข และที่ถ่ายโอนไปยังองค์กรปกครองส่วนท้องถิ่น โดยไม่หมายรวมถึง ศูนย์สุขภาพชุมชน (ศสช.) ศูนย์สุขภาพชุมชนเมือง (ศสม.) และหน่วยบริการปฐมภูมิในโรงพยาบาล (</w:t>
            </w:r>
            <w:r w:rsidRPr="00FC6D9B">
              <w:rPr>
                <w:rFonts w:ascii="TH SarabunPSK" w:eastAsia="Cordia New" w:hAnsi="TH SarabunPSK" w:cs="TH SarabunPSK"/>
                <w:color w:val="000000" w:themeColor="text1"/>
                <w:sz w:val="32"/>
                <w:szCs w:val="32"/>
              </w:rPr>
              <w:t>PCU</w:t>
            </w:r>
            <w:r w:rsidRPr="00FC6D9B">
              <w:rPr>
                <w:rFonts w:ascii="TH SarabunPSK" w:eastAsia="Cordia New" w:hAnsi="TH SarabunPSK" w:cs="TH SarabunPSK"/>
                <w:color w:val="000000" w:themeColor="text1"/>
                <w:sz w:val="32"/>
                <w:szCs w:val="32"/>
                <w:cs/>
              </w:rPr>
              <w:t>)</w:t>
            </w:r>
          </w:p>
          <w:p w:rsidR="004B2A71" w:rsidRPr="00FC6D9B" w:rsidRDefault="004B2A71" w:rsidP="004B2A71">
            <w:pPr>
              <w:ind w:right="-107"/>
              <w:contextualSpacing/>
              <w:rPr>
                <w:rFonts w:ascii="TH SarabunPSK" w:hAnsi="TH SarabunPSK" w:cs="TH SarabunPSK"/>
                <w:color w:val="000000" w:themeColor="text1"/>
                <w:sz w:val="32"/>
                <w:szCs w:val="32"/>
              </w:rPr>
            </w:pPr>
            <w:r w:rsidRPr="00FC6D9B">
              <w:rPr>
                <w:rFonts w:ascii="TH SarabunPSK" w:eastAsia="Cordia New" w:hAnsi="TH SarabunPSK" w:cs="TH SarabunPSK"/>
                <w:b/>
                <w:bCs/>
                <w:color w:val="000000" w:themeColor="text1"/>
                <w:sz w:val="32"/>
                <w:szCs w:val="32"/>
              </w:rPr>
              <w:t>2</w:t>
            </w:r>
            <w:r w:rsidRPr="00FC6D9B">
              <w:rPr>
                <w:rFonts w:ascii="TH SarabunPSK" w:eastAsia="Cordia New" w:hAnsi="TH SarabunPSK" w:cs="TH SarabunPSK"/>
                <w:b/>
                <w:bCs/>
                <w:color w:val="000000" w:themeColor="text1"/>
                <w:sz w:val="32"/>
                <w:szCs w:val="32"/>
                <w:cs/>
              </w:rPr>
              <w:t xml:space="preserve">. การพัฒนาคุณภาพ รพ.สต. หมายถึง </w:t>
            </w:r>
            <w:r w:rsidRPr="00FC6D9B">
              <w:rPr>
                <w:rFonts w:ascii="TH SarabunPSK" w:hAnsi="TH SarabunPSK" w:cs="TH SarabunPSK"/>
                <w:color w:val="000000" w:themeColor="text1"/>
                <w:sz w:val="32"/>
                <w:szCs w:val="32"/>
                <w:cs/>
              </w:rPr>
              <w:t>การพัฒนาคุณภาพให้ได้ตามเกณฑ์คุณภาพโรงพยาบาลส่งเสริมสุขภาพตำบลติดดาวที่กำหนดคือ</w:t>
            </w:r>
            <w:r w:rsidRPr="00FC6D9B">
              <w:rPr>
                <w:rFonts w:ascii="TH SarabunPSK" w:hAnsi="TH SarabunPSK" w:cs="TH SarabunPSK"/>
                <w:color w:val="000000" w:themeColor="text1"/>
                <w:sz w:val="32"/>
                <w:szCs w:val="32"/>
              </w:rPr>
              <w:t xml:space="preserve"> 5 </w:t>
            </w:r>
            <w:r w:rsidRPr="00FC6D9B">
              <w:rPr>
                <w:rFonts w:ascii="TH SarabunPSK" w:hAnsi="TH SarabunPSK" w:cs="TH SarabunPSK"/>
                <w:color w:val="000000" w:themeColor="text1"/>
                <w:sz w:val="32"/>
                <w:szCs w:val="32"/>
                <w:cs/>
              </w:rPr>
              <w:t>ดาว</w:t>
            </w:r>
            <w:r w:rsidRPr="00FC6D9B">
              <w:rPr>
                <w:rFonts w:ascii="TH SarabunPSK" w:hAnsi="TH SarabunPSK" w:cs="TH SarabunPSK"/>
                <w:color w:val="000000" w:themeColor="text1"/>
                <w:sz w:val="32"/>
                <w:szCs w:val="32"/>
              </w:rPr>
              <w:t xml:space="preserve"> 5 </w:t>
            </w:r>
            <w:r w:rsidRPr="00FC6D9B">
              <w:rPr>
                <w:rFonts w:ascii="TH SarabunPSK" w:hAnsi="TH SarabunPSK" w:cs="TH SarabunPSK"/>
                <w:color w:val="000000" w:themeColor="text1"/>
                <w:sz w:val="32"/>
                <w:szCs w:val="32"/>
                <w:cs/>
              </w:rPr>
              <w:t>ดีประกอบด้วย 1) บริหารดี2) ประสานงานดีภาคีมีส่วนร่วม 3) บุคลากรดี 4) บริการดี 5) ประชาชนมีสุขภาพดี</w:t>
            </w:r>
          </w:p>
          <w:p w:rsidR="004B2A71" w:rsidRPr="00FC6D9B" w:rsidRDefault="004B2A71" w:rsidP="004B2A71">
            <w:pPr>
              <w:ind w:right="-107"/>
              <w:contextualSpacing/>
              <w:rPr>
                <w:rFonts w:ascii="TH SarabunPSK" w:eastAsia="Times New Roman" w:hAnsi="TH SarabunPSK" w:cs="TH SarabunPSK"/>
                <w:color w:val="000000" w:themeColor="text1"/>
                <w:sz w:val="32"/>
                <w:szCs w:val="32"/>
              </w:rPr>
            </w:pPr>
            <w:r w:rsidRPr="00FC6D9B">
              <w:rPr>
                <w:rFonts w:ascii="TH SarabunPSK" w:hAnsi="TH SarabunPSK" w:cs="TH SarabunPSK"/>
                <w:color w:val="000000" w:themeColor="text1"/>
                <w:sz w:val="32"/>
                <w:szCs w:val="32"/>
                <w:cs/>
              </w:rPr>
              <w:t>มีเกณฑ์ประเมินดังนี้</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หมวด</w:t>
            </w:r>
            <w:r w:rsidRPr="00FC6D9B">
              <w:rPr>
                <w:rFonts w:ascii="TH SarabunPSK" w:hAnsi="TH SarabunPSK" w:cs="TH SarabunPSK"/>
                <w:b/>
                <w:bCs/>
                <w:color w:val="000000" w:themeColor="text1"/>
                <w:sz w:val="32"/>
                <w:szCs w:val="32"/>
              </w:rPr>
              <w:t xml:space="preserve"> 1 </w:t>
            </w:r>
            <w:r w:rsidRPr="00FC6D9B">
              <w:rPr>
                <w:rFonts w:ascii="TH SarabunPSK" w:hAnsi="TH SarabunPSK" w:cs="TH SarabunPSK"/>
                <w:color w:val="000000" w:themeColor="text1"/>
                <w:sz w:val="32"/>
                <w:szCs w:val="32"/>
                <w:cs/>
              </w:rPr>
              <w:t>การนำองค์กรและการจัดการดี</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หมวด</w:t>
            </w:r>
            <w:r w:rsidRPr="00FC6D9B">
              <w:rPr>
                <w:rFonts w:ascii="TH SarabunPSK" w:hAnsi="TH SarabunPSK" w:cs="TH SarabunPSK"/>
                <w:b/>
                <w:bCs/>
                <w:color w:val="000000" w:themeColor="text1"/>
                <w:sz w:val="32"/>
                <w:szCs w:val="32"/>
              </w:rPr>
              <w:t xml:space="preserve"> 2 </w:t>
            </w:r>
            <w:r w:rsidRPr="00FC6D9B">
              <w:rPr>
                <w:rFonts w:ascii="TH SarabunPSK" w:hAnsi="TH SarabunPSK" w:cs="TH SarabunPSK"/>
                <w:color w:val="000000" w:themeColor="text1"/>
                <w:sz w:val="32"/>
                <w:szCs w:val="32"/>
                <w:cs/>
              </w:rPr>
              <w:t>การให้ความสำคัญกับประชากรเป้าหมายชุมชนและผู้มีส่วนได้ส่วนเสีย</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หมวด</w:t>
            </w:r>
            <w:r w:rsidRPr="00FC6D9B">
              <w:rPr>
                <w:rFonts w:ascii="TH SarabunPSK" w:hAnsi="TH SarabunPSK" w:cs="TH SarabunPSK"/>
                <w:b/>
                <w:bCs/>
                <w:color w:val="000000" w:themeColor="text1"/>
                <w:sz w:val="32"/>
                <w:szCs w:val="32"/>
              </w:rPr>
              <w:t xml:space="preserve"> 3 </w:t>
            </w:r>
            <w:r w:rsidRPr="00FC6D9B">
              <w:rPr>
                <w:rFonts w:ascii="TH SarabunPSK" w:hAnsi="TH SarabunPSK" w:cs="TH SarabunPSK"/>
                <w:color w:val="000000" w:themeColor="text1"/>
                <w:sz w:val="32"/>
                <w:szCs w:val="32"/>
                <w:cs/>
              </w:rPr>
              <w:t>การมุ่งเน้นทรัพยากรบุคคล</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หมวด</w:t>
            </w:r>
            <w:r w:rsidRPr="00FC6D9B">
              <w:rPr>
                <w:rFonts w:ascii="TH SarabunPSK" w:hAnsi="TH SarabunPSK" w:cs="TH SarabunPSK"/>
                <w:b/>
                <w:bCs/>
                <w:color w:val="000000" w:themeColor="text1"/>
                <w:sz w:val="32"/>
                <w:szCs w:val="32"/>
              </w:rPr>
              <w:t xml:space="preserve"> 4 </w:t>
            </w:r>
            <w:r w:rsidRPr="00FC6D9B">
              <w:rPr>
                <w:rFonts w:ascii="TH SarabunPSK" w:hAnsi="TH SarabunPSK" w:cs="TH SarabunPSK"/>
                <w:color w:val="000000" w:themeColor="text1"/>
                <w:sz w:val="32"/>
                <w:szCs w:val="32"/>
                <w:cs/>
              </w:rPr>
              <w:t>การจัดระบบบริการครอบคลุมประเภทและประชากรทุกกลุ่มวัย</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หมวด</w:t>
            </w:r>
            <w:r w:rsidRPr="00FC6D9B">
              <w:rPr>
                <w:rFonts w:ascii="TH SarabunPSK" w:hAnsi="TH SarabunPSK" w:cs="TH SarabunPSK"/>
                <w:b/>
                <w:bCs/>
                <w:color w:val="000000" w:themeColor="text1"/>
                <w:sz w:val="32"/>
                <w:szCs w:val="32"/>
              </w:rPr>
              <w:t xml:space="preserve"> 5 </w:t>
            </w:r>
            <w:r w:rsidRPr="00FC6D9B">
              <w:rPr>
                <w:rFonts w:ascii="TH SarabunPSK" w:hAnsi="TH SarabunPSK" w:cs="TH SarabunPSK"/>
                <w:color w:val="000000" w:themeColor="text1"/>
                <w:sz w:val="32"/>
                <w:szCs w:val="32"/>
                <w:cs/>
              </w:rPr>
              <w:t>ผลลัพธ์</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โดยมีการแปลผลระดับดาว ดังนี้</w:t>
            </w:r>
          </w:p>
          <w:p w:rsidR="004B2A71" w:rsidRPr="00FC6D9B" w:rsidRDefault="004B2A71" w:rsidP="004B2A71">
            <w:pPr>
              <w:ind w:firstLine="31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60</w:t>
            </w:r>
            <w:r w:rsidRPr="00FC6D9B">
              <w:rPr>
                <w:rFonts w:ascii="TH SarabunPSK" w:hAnsi="TH SarabunPSK" w:cs="TH SarabunPSK"/>
                <w:color w:val="000000" w:themeColor="text1"/>
                <w:sz w:val="32"/>
                <w:szCs w:val="32"/>
                <w:cs/>
              </w:rPr>
              <w:t>.00</w:t>
            </w:r>
            <w:r w:rsidRPr="00FC6D9B">
              <w:rPr>
                <w:rFonts w:ascii="TH SarabunPSK" w:hAnsi="TH SarabunPSK" w:cs="TH SarabunPSK"/>
                <w:color w:val="000000" w:themeColor="text1"/>
                <w:sz w:val="32"/>
                <w:szCs w:val="32"/>
              </w:rPr>
              <w:t xml:space="preserve"> -69</w:t>
            </w:r>
            <w:r w:rsidRPr="00FC6D9B">
              <w:rPr>
                <w:rFonts w:ascii="TH SarabunPSK" w:hAnsi="TH SarabunPSK" w:cs="TH SarabunPSK"/>
                <w:color w:val="000000" w:themeColor="text1"/>
                <w:sz w:val="32"/>
                <w:szCs w:val="32"/>
                <w:cs/>
              </w:rPr>
              <w:t xml:space="preserve">.99 เท่ากับ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 xml:space="preserve"> ดาว  (รายงาน เขต และจังหวัด เพื่อการพัฒนา)</w:t>
            </w:r>
          </w:p>
          <w:p w:rsidR="004B2A71" w:rsidRPr="00FC6D9B" w:rsidRDefault="004B2A71" w:rsidP="004B2A71">
            <w:pPr>
              <w:autoSpaceDE w:val="0"/>
              <w:autoSpaceDN w:val="0"/>
              <w:adjustRightInd w:val="0"/>
              <w:ind w:firstLine="317"/>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7</w:t>
            </w:r>
            <w:r w:rsidRPr="00FC6D9B">
              <w:rPr>
                <w:rFonts w:ascii="TH SarabunPSK" w:hAnsi="TH SarabunPSK" w:cs="TH SarabunPSK"/>
                <w:color w:val="000000" w:themeColor="text1"/>
                <w:sz w:val="32"/>
                <w:szCs w:val="32"/>
              </w:rPr>
              <w:t xml:space="preserve">0.00 - </w:t>
            </w:r>
            <w:r w:rsidRPr="00FC6D9B">
              <w:rPr>
                <w:rFonts w:ascii="TH SarabunPSK" w:hAnsi="TH SarabunPSK" w:cs="TH SarabunPSK"/>
                <w:color w:val="000000" w:themeColor="text1"/>
                <w:sz w:val="32"/>
                <w:szCs w:val="32"/>
                <w:cs/>
              </w:rPr>
              <w:t>7</w:t>
            </w:r>
            <w:r w:rsidRPr="00FC6D9B">
              <w:rPr>
                <w:rFonts w:ascii="TH SarabunPSK" w:hAnsi="TH SarabunPSK" w:cs="TH SarabunPSK"/>
                <w:color w:val="000000" w:themeColor="text1"/>
                <w:sz w:val="32"/>
                <w:szCs w:val="32"/>
              </w:rPr>
              <w:t xml:space="preserve">9.99 </w:t>
            </w:r>
            <w:r w:rsidRPr="00FC6D9B">
              <w:rPr>
                <w:rFonts w:ascii="TH SarabunPSK" w:hAnsi="TH SarabunPSK" w:cs="TH SarabunPSK"/>
                <w:color w:val="000000" w:themeColor="text1"/>
                <w:sz w:val="32"/>
                <w:szCs w:val="32"/>
                <w:cs/>
              </w:rPr>
              <w:t>เท่ากับ 4ดาว  (รายงาน เขต และจังหวัด เพื่อการพัฒนา)</w:t>
            </w:r>
          </w:p>
          <w:p w:rsidR="004B2A71" w:rsidRPr="00FC6D9B" w:rsidRDefault="004B2A71" w:rsidP="004B2A71">
            <w:pPr>
              <w:autoSpaceDE w:val="0"/>
              <w:autoSpaceDN w:val="0"/>
              <w:adjustRightInd w:val="0"/>
              <w:ind w:firstLine="317"/>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80</w:t>
            </w:r>
            <w:r w:rsidRPr="00FC6D9B">
              <w:rPr>
                <w:rFonts w:ascii="TH SarabunPSK" w:hAnsi="TH SarabunPSK" w:cs="TH SarabunPSK"/>
                <w:color w:val="000000" w:themeColor="text1"/>
                <w:sz w:val="32"/>
                <w:szCs w:val="32"/>
                <w:cs/>
              </w:rPr>
              <w:t xml:space="preserve">ขึ้นไป เท่ากับ </w:t>
            </w:r>
            <w:r w:rsidRPr="00FC6D9B">
              <w:rPr>
                <w:rFonts w:ascii="TH SarabunPSK" w:hAnsi="TH SarabunPSK" w:cs="TH SarabunPSK"/>
                <w:color w:val="000000" w:themeColor="text1"/>
                <w:sz w:val="32"/>
                <w:szCs w:val="32"/>
              </w:rPr>
              <w:t>5</w:t>
            </w:r>
            <w:r w:rsidRPr="00FC6D9B">
              <w:rPr>
                <w:rFonts w:ascii="TH SarabunPSK" w:hAnsi="TH SarabunPSK" w:cs="TH SarabunPSK"/>
                <w:color w:val="000000" w:themeColor="text1"/>
                <w:sz w:val="32"/>
                <w:szCs w:val="32"/>
                <w:cs/>
              </w:rPr>
              <w:t xml:space="preserve">ดาว  (รายงานเป็นตัวชี้วัด </w:t>
            </w:r>
            <w:r w:rsidRPr="00FC6D9B">
              <w:rPr>
                <w:rFonts w:ascii="TH SarabunPSK" w:hAnsi="TH SarabunPSK" w:cs="TH SarabunPSK"/>
                <w:color w:val="000000" w:themeColor="text1"/>
                <w:sz w:val="32"/>
                <w:szCs w:val="32"/>
              </w:rPr>
              <w:t>PA</w:t>
            </w:r>
            <w:r w:rsidRPr="00FC6D9B">
              <w:rPr>
                <w:rFonts w:ascii="TH SarabunPSK" w:hAnsi="TH SarabunPSK" w:cs="TH SarabunPSK"/>
                <w:color w:val="000000" w:themeColor="text1"/>
                <w:sz w:val="32"/>
                <w:szCs w:val="32"/>
                <w:cs/>
              </w:rPr>
              <w:t>)</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3</w:t>
            </w:r>
            <w:r w:rsidRPr="00FC6D9B">
              <w:rPr>
                <w:rFonts w:ascii="TH SarabunPSK" w:hAnsi="TH SarabunPSK" w:cs="TH SarabunPSK"/>
                <w:b/>
                <w:bCs/>
                <w:color w:val="000000" w:themeColor="text1"/>
                <w:sz w:val="32"/>
                <w:szCs w:val="32"/>
                <w:cs/>
              </w:rPr>
              <w:t>. การรับรองผล</w:t>
            </w:r>
            <w:r w:rsidRPr="00FC6D9B">
              <w:rPr>
                <w:rFonts w:ascii="TH SarabunPSK" w:hAnsi="TH SarabunPSK" w:cs="TH SarabunPSK"/>
                <w:color w:val="000000" w:themeColor="text1"/>
                <w:sz w:val="32"/>
                <w:szCs w:val="32"/>
                <w:cs/>
              </w:rPr>
              <w:t xml:space="preserve"> จังหวัดและเขตร่วมพัฒนาและรับรองผลรพ.สต. ที่ผ่านเกณฑ์การพัฒนาคุณภาพ รพ.สต.ติดดาว ระดับ 5 ดาว โดยรักษาสภาพ 2 ปี ก่อนเข้ารับการประเมินใหม่</w:t>
            </w:r>
          </w:p>
        </w:tc>
      </w:tr>
      <w:tr w:rsidR="004B2A71" w:rsidRPr="00FC6D9B" w:rsidTr="004B2A71">
        <w:trPr>
          <w:trHeight w:val="2951"/>
        </w:trPr>
        <w:tc>
          <w:tcPr>
            <w:tcW w:w="10194" w:type="dxa"/>
            <w:gridSpan w:val="3"/>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w:t>
            </w:r>
          </w:p>
          <w:p w:rsidR="004B2A71" w:rsidRPr="00FC6D9B" w:rsidRDefault="004B2A71" w:rsidP="004B2A71">
            <w:pPr>
              <w:ind w:firstLine="601"/>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1. </w:t>
            </w:r>
            <w:r w:rsidRPr="00FC6D9B">
              <w:rPr>
                <w:rFonts w:ascii="TH SarabunPSK" w:hAnsi="TH SarabunPSK" w:cs="TH SarabunPSK"/>
                <w:color w:val="000000" w:themeColor="text1"/>
                <w:sz w:val="32"/>
                <w:szCs w:val="32"/>
                <w:cs/>
              </w:rPr>
              <w:t xml:space="preserve">รพ.สต. ที่ผ่านเกณฑ์การพัฒนาคุณภาพ รพ.สต.ติดดาว ระดับ </w:t>
            </w:r>
            <w:r w:rsidRPr="00FC6D9B">
              <w:rPr>
                <w:rFonts w:ascii="TH SarabunPSK" w:hAnsi="TH SarabunPSK" w:cs="TH SarabunPSK"/>
                <w:color w:val="000000" w:themeColor="text1"/>
                <w:sz w:val="32"/>
                <w:szCs w:val="32"/>
              </w:rPr>
              <w:t xml:space="preserve">3 </w:t>
            </w:r>
            <w:r w:rsidRPr="00FC6D9B">
              <w:rPr>
                <w:rFonts w:ascii="TH SarabunPSK" w:hAnsi="TH SarabunPSK" w:cs="TH SarabunPSK"/>
                <w:color w:val="000000" w:themeColor="text1"/>
                <w:sz w:val="32"/>
                <w:szCs w:val="32"/>
                <w:cs/>
              </w:rPr>
              <w:t xml:space="preserve">ดาว ร้อยละ </w:t>
            </w:r>
            <w:r w:rsidRPr="00FC6D9B">
              <w:rPr>
                <w:rFonts w:ascii="TH SarabunPSK" w:hAnsi="TH SarabunPSK" w:cs="TH SarabunPSK"/>
                <w:color w:val="000000" w:themeColor="text1"/>
                <w:sz w:val="32"/>
                <w:szCs w:val="32"/>
              </w:rPr>
              <w:t>100</w:t>
            </w:r>
          </w:p>
          <w:p w:rsidR="004B2A71" w:rsidRPr="00FC6D9B" w:rsidRDefault="004B2A71" w:rsidP="004B2A71">
            <w:pPr>
              <w:ind w:firstLine="601"/>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 xml:space="preserve">รพ.สต.ที่ผ่านเกณฑ์การพัฒนาคุณภาพ รพ.สต.ติดดาว ระดับ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 xml:space="preserve">ดาว ร้อยละ </w:t>
            </w:r>
            <w:r w:rsidRPr="00FC6D9B">
              <w:rPr>
                <w:rFonts w:ascii="TH SarabunPSK" w:hAnsi="TH SarabunPSK" w:cs="TH SarabunPSK"/>
                <w:color w:val="000000" w:themeColor="text1"/>
                <w:sz w:val="32"/>
                <w:szCs w:val="32"/>
              </w:rPr>
              <w:t>60 (</w:t>
            </w:r>
            <w:r w:rsidRPr="00FC6D9B">
              <w:rPr>
                <w:rFonts w:ascii="TH SarabunPSK" w:hAnsi="TH SarabunPSK" w:cs="TH SarabunPSK"/>
                <w:color w:val="000000" w:themeColor="text1"/>
                <w:sz w:val="32"/>
                <w:szCs w:val="32"/>
                <w:cs/>
              </w:rPr>
              <w:t>สะสม)</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44"/>
              <w:gridCol w:w="1699"/>
              <w:gridCol w:w="1806"/>
              <w:gridCol w:w="1806"/>
              <w:gridCol w:w="1806"/>
            </w:tblGrid>
            <w:tr w:rsidR="004B2A71" w:rsidRPr="00FC6D9B" w:rsidTr="004B2A71">
              <w:tc>
                <w:tcPr>
                  <w:tcW w:w="184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กระบวนการ</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c>
                <w:tcPr>
                  <w:tcW w:w="184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Accreditation</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60</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80</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 100</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 100</w:t>
                  </w:r>
                </w:p>
              </w:tc>
            </w:tr>
            <w:tr w:rsidR="004B2A71" w:rsidRPr="00FC6D9B" w:rsidTr="004B2A71">
              <w:tc>
                <w:tcPr>
                  <w:tcW w:w="1844"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Re-accreditation</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ที่ผ่าน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 xml:space="preserve">ดาว ปี </w:t>
                  </w:r>
                  <w:r w:rsidRPr="00FC6D9B">
                    <w:rPr>
                      <w:rFonts w:ascii="TH SarabunPSK" w:hAnsi="TH SarabunPSK" w:cs="TH SarabunPSK"/>
                      <w:color w:val="000000" w:themeColor="text1"/>
                      <w:sz w:val="32"/>
                      <w:szCs w:val="32"/>
                    </w:rPr>
                    <w:t xml:space="preserve">61 </w:t>
                  </w:r>
                </w:p>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ที่ผ่าน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 xml:space="preserve">ดาว ปี </w:t>
                  </w:r>
                  <w:r w:rsidRPr="00FC6D9B">
                    <w:rPr>
                      <w:rFonts w:ascii="TH SarabunPSK" w:hAnsi="TH SarabunPSK" w:cs="TH SarabunPSK"/>
                      <w:color w:val="000000" w:themeColor="text1"/>
                      <w:sz w:val="32"/>
                      <w:szCs w:val="32"/>
                    </w:rPr>
                    <w:t xml:space="preserve">62 </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ที่ผ่าน </w:t>
                  </w:r>
                  <w:r w:rsidRPr="00FC6D9B">
                    <w:rPr>
                      <w:rFonts w:ascii="TH SarabunPSK" w:hAnsi="TH SarabunPSK" w:cs="TH SarabunPSK"/>
                      <w:color w:val="000000" w:themeColor="text1"/>
                      <w:sz w:val="32"/>
                      <w:szCs w:val="32"/>
                    </w:rPr>
                    <w:t xml:space="preserve">5 </w:t>
                  </w:r>
                  <w:r w:rsidRPr="00FC6D9B">
                    <w:rPr>
                      <w:rFonts w:ascii="TH SarabunPSK" w:hAnsi="TH SarabunPSK" w:cs="TH SarabunPSK"/>
                      <w:color w:val="000000" w:themeColor="text1"/>
                      <w:sz w:val="32"/>
                      <w:szCs w:val="32"/>
                      <w:cs/>
                    </w:rPr>
                    <w:t xml:space="preserve">ดาว ปี </w:t>
                  </w:r>
                  <w:r w:rsidRPr="00FC6D9B">
                    <w:rPr>
                      <w:rFonts w:ascii="TH SarabunPSK" w:hAnsi="TH SarabunPSK" w:cs="TH SarabunPSK"/>
                      <w:color w:val="000000" w:themeColor="text1"/>
                      <w:sz w:val="32"/>
                      <w:szCs w:val="32"/>
                    </w:rPr>
                    <w:t xml:space="preserve">63 </w:t>
                  </w:r>
                </w:p>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100</w:t>
                  </w:r>
                </w:p>
              </w:tc>
            </w:tr>
          </w:tbl>
          <w:p w:rsidR="004B2A71" w:rsidRPr="00FC6D9B" w:rsidRDefault="004B2A71" w:rsidP="004B2A71">
            <w:pPr>
              <w:contextualSpacing/>
              <w:jc w:val="thaiDistribute"/>
              <w:rPr>
                <w:rFonts w:ascii="TH SarabunPSK" w:hAnsi="TH SarabunPSK" w:cs="TH SarabunPSK"/>
                <w:b/>
                <w:bCs/>
                <w:color w:val="000000" w:themeColor="text1"/>
                <w:sz w:val="32"/>
                <w:szCs w:val="32"/>
              </w:rPr>
            </w:pP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lang w:val="en-GB"/>
              </w:rPr>
              <w:t>เพื่อพัฒนาโรงพยาบาลส่งเสริมสุขภาพตำบลให้มีคุณภาพ</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lang w:val="en-GB"/>
              </w:rPr>
            </w:pPr>
            <w:r w:rsidRPr="00FC6D9B">
              <w:rPr>
                <w:rFonts w:ascii="TH SarabunPSK" w:hAnsi="TH SarabunPSK" w:cs="TH SarabunPSK"/>
                <w:color w:val="000000" w:themeColor="text1"/>
                <w:sz w:val="32"/>
                <w:szCs w:val="32"/>
                <w:cs/>
              </w:rPr>
              <w:t xml:space="preserve">โรงพยาบาลส่งเสริมสุขภาพตำบลทั่วประเทศ จำนวน </w:t>
            </w:r>
            <w:r w:rsidRPr="00FC6D9B">
              <w:rPr>
                <w:rFonts w:ascii="TH SarabunPSK" w:hAnsi="TH SarabunPSK" w:cs="TH SarabunPSK"/>
                <w:color w:val="000000" w:themeColor="text1"/>
                <w:sz w:val="32"/>
                <w:szCs w:val="32"/>
              </w:rPr>
              <w:t>4,820</w:t>
            </w:r>
            <w:r w:rsidRPr="00FC6D9B">
              <w:rPr>
                <w:rFonts w:ascii="TH SarabunPSK" w:hAnsi="TH SarabunPSK" w:cs="TH SarabunPSK"/>
                <w:color w:val="000000" w:themeColor="text1"/>
                <w:sz w:val="32"/>
                <w:szCs w:val="32"/>
                <w:cs/>
              </w:rPr>
              <w:t xml:space="preserve">แห่ง </w:t>
            </w:r>
            <w:r w:rsidRPr="00FC6D9B">
              <w:rPr>
                <w:rFonts w:ascii="TH SarabunPSK" w:hAnsi="TH SarabunPSK" w:cs="TH SarabunPSK"/>
                <w:color w:val="000000" w:themeColor="text1"/>
                <w:sz w:val="32"/>
                <w:szCs w:val="32"/>
                <w:cs/>
                <w:lang w:val="en-GB"/>
              </w:rPr>
              <w:t>(ไม่นับรวม รพ.สต. ที่ผ่านเกณฑ์การพัฒนาคุณภาพ รพ.สต.ติดดาว ในปี 2560 และ ปี 2561)</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รพ.สต.บันทึกข้อมูลผ่านทางระบบเทคโนโลยีสารสนเทศหน่วยบริการปฐมภูมิ</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รพ.สต. ประเมินตนเอง, ทีมประเมินระดับอำเภอ จังหวัด และเขตสุขภาพ</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จำนวนโรงพยาบาลส่งเสริมสุขภาพตำบลระดับ 5 ดาว (สะสม)</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B = </w:t>
            </w:r>
            <w:r w:rsidRPr="00FC6D9B">
              <w:rPr>
                <w:rFonts w:ascii="TH SarabunPSK" w:hAnsi="TH SarabunPSK" w:cs="TH SarabunPSK"/>
                <w:color w:val="000000" w:themeColor="text1"/>
                <w:sz w:val="32"/>
                <w:szCs w:val="32"/>
                <w:cs/>
              </w:rPr>
              <w:t>จำนวนโรงพยาบาลส่งเสริมสุขภาพตำบล ระดับ 4 ดาว(สะสม)</w:t>
            </w:r>
          </w:p>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C = </w:t>
            </w:r>
            <w:r w:rsidRPr="00FC6D9B">
              <w:rPr>
                <w:rFonts w:ascii="TH SarabunPSK" w:hAnsi="TH SarabunPSK" w:cs="TH SarabunPSK"/>
                <w:color w:val="000000" w:themeColor="text1"/>
                <w:sz w:val="32"/>
                <w:szCs w:val="32"/>
                <w:cs/>
              </w:rPr>
              <w:t>จำนวนโรงพยาบาลส่งเสริมสุขภาพตำบล ระดับ 3ดาว (สะสม)</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autoSpaceDE w:val="0"/>
              <w:autoSpaceDN w:val="0"/>
              <w:adjustRightInd w:val="0"/>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D = </w:t>
            </w:r>
            <w:r w:rsidRPr="00FC6D9B">
              <w:rPr>
                <w:rFonts w:ascii="TH SarabunPSK" w:hAnsi="TH SarabunPSK" w:cs="TH SarabunPSK"/>
                <w:color w:val="000000" w:themeColor="text1"/>
                <w:sz w:val="32"/>
                <w:szCs w:val="32"/>
                <w:cs/>
              </w:rPr>
              <w:t>จำนวนโรงพยาบาลส่งเสริมสุขภาพตำบลทั้งหมด (9,806 แห่ง)</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(A/D) x 100</w:t>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ไตรมาส </w:t>
            </w:r>
            <w:r w:rsidRPr="00FC6D9B">
              <w:rPr>
                <w:rFonts w:ascii="TH SarabunPSK" w:hAnsi="TH SarabunPSK" w:cs="TH SarabunPSK"/>
                <w:color w:val="000000" w:themeColor="text1"/>
                <w:sz w:val="32"/>
                <w:szCs w:val="32"/>
              </w:rPr>
              <w:t>3</w:t>
            </w:r>
            <w:r w:rsidRPr="00FC6D9B">
              <w:rPr>
                <w:rFonts w:ascii="TH SarabunPSK" w:hAnsi="TH SarabunPSK" w:cs="TH SarabunPSK"/>
                <w:color w:val="000000" w:themeColor="text1"/>
                <w:sz w:val="32"/>
                <w:szCs w:val="32"/>
                <w:cs/>
              </w:rPr>
              <w:t>–4</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1"/>
        </w:trPr>
        <w:tc>
          <w:tcPr>
            <w:tcW w:w="10194" w:type="dxa"/>
            <w:gridSpan w:val="3"/>
          </w:tcPr>
          <w:p w:rsidR="004B2A71"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contextualSpacing/>
              <w:rPr>
                <w:rFonts w:ascii="TH SarabunPSK" w:hAnsi="TH SarabunPSK" w:cs="TH SarabunPSK"/>
                <w:b/>
                <w:bCs/>
                <w:color w:val="000000" w:themeColor="text1"/>
                <w:sz w:val="32"/>
                <w:szCs w:val="32"/>
              </w:rPr>
            </w:pP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2562</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1"/>
              <w:gridCol w:w="2551"/>
              <w:gridCol w:w="2551"/>
              <w:gridCol w:w="2551"/>
            </w:tblGrid>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 ประชุมชี้แจงนโยบาย (</w:t>
                  </w:r>
                  <w:r w:rsidRPr="00FC6D9B">
                    <w:rPr>
                      <w:rFonts w:ascii="TH SarabunPSK" w:hAnsi="TH SarabunPSK" w:cs="TH SarabunPSK"/>
                      <w:color w:val="000000" w:themeColor="text1"/>
                      <w:sz w:val="32"/>
                      <w:szCs w:val="32"/>
                    </w:rPr>
                    <w:t xml:space="preserve">kickoff) </w:t>
                  </w:r>
                  <w:r w:rsidRPr="00FC6D9B">
                    <w:rPr>
                      <w:rFonts w:ascii="TH SarabunPSK" w:hAnsi="TH SarabunPSK" w:cs="TH SarabunPSK"/>
                      <w:color w:val="000000" w:themeColor="text1"/>
                      <w:sz w:val="32"/>
                      <w:szCs w:val="32"/>
                      <w:cs/>
                    </w:rPr>
                    <w:t>ระดับประเทศ</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2. ประชุมเชิงปฏิบัติการ </w:t>
                  </w:r>
                  <w:r w:rsidRPr="00FC6D9B">
                    <w:rPr>
                      <w:rFonts w:ascii="TH SarabunPSK" w:hAnsi="TH SarabunPSK" w:cs="TH SarabunPSK"/>
                      <w:color w:val="000000" w:themeColor="text1"/>
                      <w:sz w:val="32"/>
                      <w:szCs w:val="32"/>
                      <w:cs/>
                    </w:rPr>
                    <w:lastRenderedPageBreak/>
                    <w:t>เพื่อพัฒนาทีมประเมินระดับเขต (ครู ก)</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3. มีคู่มือแนวทางการพัฒนาคุณภาพ รพ.สต.ติดดาว ปี 2562</w:t>
                  </w: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 xml:space="preserve">1. </w:t>
                  </w:r>
                  <w:r w:rsidRPr="00FC6D9B">
                    <w:rPr>
                      <w:rFonts w:ascii="TH SarabunPSK" w:hAnsi="TH SarabunPSK" w:cs="TH SarabunPSK"/>
                      <w:color w:val="000000" w:themeColor="text1"/>
                      <w:sz w:val="32"/>
                      <w:szCs w:val="32"/>
                      <w:cs/>
                    </w:rPr>
                    <w:t xml:space="preserve">อบรม ครู ข ทุกเขต อย่างน้อย เขตละ </w:t>
                  </w: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ครั้ง</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2. </w:t>
                  </w:r>
                  <w:r w:rsidRPr="00FC6D9B">
                    <w:rPr>
                      <w:rFonts w:ascii="TH SarabunPSK" w:hAnsi="TH SarabunPSK" w:cs="TH SarabunPSK"/>
                      <w:color w:val="000000" w:themeColor="text1"/>
                      <w:sz w:val="32"/>
                      <w:szCs w:val="32"/>
                      <w:cs/>
                    </w:rPr>
                    <w:t>แต่งตั้งทีมพัฒนา/ทีม</w:t>
                  </w:r>
                  <w:r w:rsidRPr="00FC6D9B">
                    <w:rPr>
                      <w:rFonts w:ascii="TH SarabunPSK" w:hAnsi="TH SarabunPSK" w:cs="TH SarabunPSK"/>
                      <w:color w:val="000000" w:themeColor="text1"/>
                      <w:sz w:val="32"/>
                      <w:szCs w:val="32"/>
                      <w:cs/>
                    </w:rPr>
                    <w:lastRenderedPageBreak/>
                    <w:t xml:space="preserve">ประเมินระดับจังหวัด               </w:t>
                  </w:r>
                  <w:r w:rsidRPr="00FC6D9B">
                    <w:rPr>
                      <w:rFonts w:ascii="TH SarabunPSK" w:hAnsi="TH SarabunPSK" w:cs="TH SarabunPSK"/>
                      <w:color w:val="000000" w:themeColor="text1"/>
                      <w:sz w:val="32"/>
                      <w:szCs w:val="32"/>
                    </w:rPr>
                    <w:t xml:space="preserve">1 </w:t>
                  </w:r>
                  <w:r w:rsidRPr="00FC6D9B">
                    <w:rPr>
                      <w:rFonts w:ascii="TH SarabunPSK" w:hAnsi="TH SarabunPSK" w:cs="TH SarabunPSK"/>
                      <w:color w:val="000000" w:themeColor="text1"/>
                      <w:sz w:val="32"/>
                      <w:szCs w:val="32"/>
                      <w:cs/>
                    </w:rPr>
                    <w:t xml:space="preserve">ทีม อำเภอ </w:t>
                  </w:r>
                  <w:r w:rsidRPr="00FC6D9B">
                    <w:rPr>
                      <w:rFonts w:ascii="TH SarabunPSK" w:hAnsi="TH SarabunPSK" w:cs="TH SarabunPSK"/>
                      <w:color w:val="000000" w:themeColor="text1"/>
                      <w:sz w:val="32"/>
                      <w:szCs w:val="32"/>
                    </w:rPr>
                    <w:t xml:space="preserve">1 </w:t>
                  </w:r>
                  <w:r w:rsidRPr="00FC6D9B">
                    <w:rPr>
                      <w:rFonts w:ascii="TH SarabunPSK" w:hAnsi="TH SarabunPSK" w:cs="TH SarabunPSK"/>
                      <w:color w:val="000000" w:themeColor="text1"/>
                      <w:sz w:val="32"/>
                      <w:szCs w:val="32"/>
                      <w:cs/>
                    </w:rPr>
                    <w:t>ทีม</w:t>
                  </w: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1. รพ.สต. ร้อยละ 100 (ที่ยังไม่ผ่านเกณฑ์)  มีการประเมินตนเองและพัฒนา</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lastRenderedPageBreak/>
                    <w:t>2. มีการประเมิน รพ.สต.ติดดาว ในระดับอำเภอ จังหวัด และเขต</w:t>
                  </w: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1. รพ.สต. ที่ผ่านเกณฑ์การพัฒนาคุณภาพ รพ.สต. ติดดาว ระดับ 3 ดาว ร้อยละ </w:t>
                  </w:r>
                  <w:r w:rsidRPr="00FC6D9B">
                    <w:rPr>
                      <w:rFonts w:ascii="TH SarabunPSK" w:hAnsi="TH SarabunPSK" w:cs="TH SarabunPSK"/>
                      <w:color w:val="000000" w:themeColor="text1"/>
                      <w:sz w:val="32"/>
                      <w:szCs w:val="32"/>
                      <w:cs/>
                    </w:rPr>
                    <w:lastRenderedPageBreak/>
                    <w:t xml:space="preserve">100 </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2. รพ.สต.ที่ผ่านเกณฑ์การพัฒนาคุณภาพ รพ.สต.  ติดดาว ระดับ 5 ดาว ร้อยละ 60 (สะสม)</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ปี 2563</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1"/>
              <w:gridCol w:w="2551"/>
              <w:gridCol w:w="2551"/>
              <w:gridCol w:w="2551"/>
            </w:tblGrid>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รพ.สต.ที่ผ่านเกณฑ์การพัฒนาคุณภาพรพ.สต. ติดดาว ร้อยละ 8</w:t>
                  </w:r>
                  <w:r w:rsidRPr="00FC6D9B">
                    <w:rPr>
                      <w:rFonts w:ascii="TH SarabunPSK" w:hAnsi="TH SarabunPSK" w:cs="TH SarabunPSK"/>
                      <w:color w:val="000000" w:themeColor="text1"/>
                      <w:sz w:val="32"/>
                      <w:szCs w:val="32"/>
                    </w:rPr>
                    <w:t>0</w:t>
                  </w:r>
                  <w:r w:rsidRPr="00FC6D9B">
                    <w:rPr>
                      <w:rFonts w:ascii="TH SarabunPSK" w:hAnsi="TH SarabunPSK" w:cs="TH SarabunPSK"/>
                      <w:color w:val="000000" w:themeColor="text1"/>
                      <w:sz w:val="32"/>
                      <w:szCs w:val="32"/>
                      <w:cs/>
                    </w:rPr>
                    <w:t xml:space="preserve"> (สะสม)</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2564</w:t>
            </w:r>
            <w:r w:rsidRPr="00FC6D9B">
              <w:rPr>
                <w:rFonts w:ascii="TH SarabunPSK" w:hAnsi="TH SarabunPSK" w:cs="TH SarabunPSK"/>
                <w:b/>
                <w:bCs/>
                <w:color w:val="000000" w:themeColor="text1"/>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1"/>
              <w:gridCol w:w="2551"/>
              <w:gridCol w:w="2551"/>
              <w:gridCol w:w="2551"/>
            </w:tblGrid>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rPr>
                <w:trHeight w:val="178"/>
              </w:trPr>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รพ.สต.ที่ผ่านเกณฑ์การพัฒนาคุณภาพรพ.สต. ติดดาว ร้อยละ 10</w:t>
                  </w:r>
                  <w:r w:rsidRPr="00FC6D9B">
                    <w:rPr>
                      <w:rFonts w:ascii="TH SarabunPSK" w:hAnsi="TH SarabunPSK" w:cs="TH SarabunPSK"/>
                      <w:color w:val="000000" w:themeColor="text1"/>
                      <w:sz w:val="32"/>
                      <w:szCs w:val="32"/>
                    </w:rPr>
                    <w:t>0</w:t>
                  </w:r>
                  <w:r w:rsidRPr="00FC6D9B">
                    <w:rPr>
                      <w:rFonts w:ascii="TH SarabunPSK" w:hAnsi="TH SarabunPSK" w:cs="TH SarabunPSK"/>
                      <w:color w:val="000000" w:themeColor="text1"/>
                      <w:sz w:val="32"/>
                      <w:szCs w:val="32"/>
                      <w:cs/>
                    </w:rPr>
                    <w:t xml:space="preserve"> (สะสม)</w:t>
                  </w:r>
                </w:p>
              </w:tc>
            </w:tr>
          </w:tbl>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1"/>
              <w:gridCol w:w="2551"/>
              <w:gridCol w:w="2551"/>
              <w:gridCol w:w="2551"/>
            </w:tblGrid>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rPr>
                  </w:pPr>
                </w:p>
              </w:tc>
              <w:tc>
                <w:tcPr>
                  <w:tcW w:w="2551"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รพ.สต. ที่ผ่านเกณฑ์การพัฒนาคุณภาพ รพ.สต. ติดดาว ร้อยละ </w:t>
                  </w:r>
                  <w:r w:rsidRPr="00FC6D9B">
                    <w:rPr>
                      <w:rFonts w:ascii="TH SarabunPSK" w:hAnsi="TH SarabunPSK" w:cs="TH SarabunPSK"/>
                      <w:color w:val="000000" w:themeColor="text1"/>
                      <w:sz w:val="32"/>
                      <w:szCs w:val="32"/>
                    </w:rPr>
                    <w:t>100 (</w:t>
                  </w:r>
                  <w:r w:rsidRPr="00FC6D9B">
                    <w:rPr>
                      <w:rFonts w:ascii="TH SarabunPSK" w:hAnsi="TH SarabunPSK" w:cs="TH SarabunPSK"/>
                      <w:color w:val="000000" w:themeColor="text1"/>
                      <w:sz w:val="32"/>
                      <w:szCs w:val="32"/>
                      <w:cs/>
                    </w:rPr>
                    <w:t>สะสม)</w:t>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รพ.สต. ผ่านการประเมินและรับรองโดยทีมประเมินระดับจังหวัดหรือระดับเขต</w:t>
            </w:r>
          </w:p>
        </w:tc>
      </w:tr>
      <w:tr w:rsidR="004B2A71" w:rsidRPr="00FC6D9B" w:rsidTr="004B2A71">
        <w:trPr>
          <w:gridAfter w:val="1"/>
          <w:wAfter w:w="16" w:type="dxa"/>
          <w:trHeight w:val="96"/>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คู่มือแนวทางการพัฒนาโรงพยาบาลส่งเสริมสุขภาพตำบลติดดาว</w:t>
            </w:r>
          </w:p>
        </w:tc>
      </w:tr>
      <w:tr w:rsidR="004B2A71" w:rsidRPr="00FC6D9B" w:rsidTr="004B2A71">
        <w:trPr>
          <w:gridAfter w:val="1"/>
          <w:wAfter w:w="16" w:type="dxa"/>
          <w:trHeight w:val="1509"/>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494" w:type="dxa"/>
            <w:tcBorders>
              <w:top w:val="single" w:sz="4" w:space="0" w:color="auto"/>
              <w:left w:val="single" w:sz="4" w:space="0" w:color="auto"/>
              <w:bottom w:val="single" w:sz="4" w:space="0" w:color="auto"/>
              <w:right w:val="single" w:sz="4" w:space="0" w:color="auto"/>
            </w:tcBorders>
          </w:tcPr>
          <w:tbl>
            <w:tblPr>
              <w:tblpPr w:leftFromText="180" w:rightFromText="180" w:tblpXSpec="center" w:tblpY="23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72"/>
              <w:gridCol w:w="1372"/>
              <w:gridCol w:w="1372"/>
              <w:gridCol w:w="1372"/>
              <w:gridCol w:w="1372"/>
            </w:tblGrid>
            <w:tr w:rsidR="004B2A71" w:rsidRPr="00FC6D9B" w:rsidTr="004B2A71">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372"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116" w:type="dxa"/>
                  <w:gridSpan w:val="3"/>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2560</w:t>
                  </w:r>
                </w:p>
              </w:tc>
              <w:tc>
                <w:tcPr>
                  <w:tcW w:w="1372"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2561</w:t>
                  </w:r>
                </w:p>
              </w:tc>
            </w:tr>
            <w:tr w:rsidR="004B2A71" w:rsidRPr="00FC6D9B" w:rsidTr="004B2A71">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4</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98</w:t>
                  </w:r>
                  <w:r w:rsidRPr="00FC6D9B">
                    <w:rPr>
                      <w:rFonts w:ascii="TH SarabunPSK" w:hAnsi="TH SarabunPSK" w:cs="TH SarabunPSK"/>
                      <w:color w:val="000000" w:themeColor="text1"/>
                      <w:sz w:val="32"/>
                      <w:szCs w:val="32"/>
                      <w:cs/>
                    </w:rPr>
                    <w:t>7 แห่ง</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17.1</w:t>
                  </w:r>
                  <w:r w:rsidRPr="00FC6D9B">
                    <w:rPr>
                      <w:rFonts w:ascii="TH SarabunPSK" w:hAnsi="TH SarabunPSK" w:cs="TH SarabunPSK"/>
                      <w:color w:val="000000" w:themeColor="text1"/>
                      <w:sz w:val="32"/>
                      <w:szCs w:val="32"/>
                    </w:rPr>
                    <w:t>3</w:t>
                  </w:r>
                </w:p>
              </w:tc>
              <w:tc>
                <w:tcPr>
                  <w:tcW w:w="1372"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50.85</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สำนักงานสนับสนุนระบบปฐมภูมิและคลินิกหมอครอบครัว</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 xml:space="preserve"> 02 5901937</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สำนักงานสนับสนุนระบบปฐมภูมิและคลินิกหมอครอบครัว</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 xml:space="preserve"> 02 5901937</w:t>
            </w:r>
            <w:r w:rsidRPr="00FC6D9B">
              <w:rPr>
                <w:rFonts w:ascii="TH SarabunPSK" w:hAnsi="TH SarabunPSK" w:cs="TH SarabunPSK"/>
                <w:color w:val="000000" w:themeColor="text1"/>
                <w:sz w:val="32"/>
                <w:szCs w:val="32"/>
              </w:rPr>
              <w:tab/>
            </w:r>
          </w:p>
        </w:tc>
      </w:tr>
      <w:tr w:rsidR="004B2A71" w:rsidRPr="00FC6D9B" w:rsidTr="004B2A71">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4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สำนักงานสนับสนุนระบบปฐมภูมิและคลินิกหมอครอบครัว</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 xml:space="preserve"> 02 5901937</w:t>
            </w:r>
            <w:r w:rsidRPr="00FC6D9B">
              <w:rPr>
                <w:rFonts w:ascii="TH SarabunPSK" w:hAnsi="TH SarabunPSK" w:cs="TH SarabunPSK"/>
                <w:color w:val="000000" w:themeColor="text1"/>
                <w:sz w:val="32"/>
                <w:szCs w:val="32"/>
              </w:rPr>
              <w:tab/>
            </w:r>
          </w:p>
        </w:tc>
      </w:tr>
    </w:tbl>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Default="004B2A71"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Default="00A66499" w:rsidP="004B2A71">
      <w:pPr>
        <w:contextualSpacing/>
        <w:rPr>
          <w:rFonts w:ascii="TH SarabunPSK" w:hAnsi="TH SarabunPSK" w:cs="TH SarabunPSK" w:hint="cs"/>
          <w:color w:val="000000" w:themeColor="text1"/>
          <w:sz w:val="32"/>
          <w:szCs w:val="32"/>
        </w:rPr>
      </w:pPr>
    </w:p>
    <w:p w:rsidR="00A66499" w:rsidRPr="00FC6D9B" w:rsidRDefault="00A66499"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rPr>
      </w:pPr>
    </w:p>
    <w:p w:rsidR="004B2A71" w:rsidRPr="00FC6D9B" w:rsidRDefault="004B2A71" w:rsidP="004B2A71">
      <w:pPr>
        <w:contextualSpacing/>
        <w:rPr>
          <w:rFonts w:ascii="TH SarabunPSK" w:hAnsi="TH SarabunPSK" w:cs="TH SarabunPSK"/>
          <w:color w:val="000000" w:themeColor="text1"/>
        </w:rPr>
      </w:pPr>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56"/>
        <w:gridCol w:w="7796"/>
      </w:tblGrid>
      <w:tr w:rsidR="004B2A71" w:rsidRPr="00F647F4" w:rsidTr="004B2A71">
        <w:tc>
          <w:tcPr>
            <w:tcW w:w="215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lastRenderedPageBreak/>
              <w:t>หมวด</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Governance Excellence</w:t>
            </w:r>
            <w:r w:rsidRPr="00F647F4">
              <w:rPr>
                <w:rFonts w:ascii="TH SarabunPSK" w:hAnsi="TH SarabunPSK" w:cs="TH SarabunPSK"/>
                <w:b/>
                <w:bCs/>
                <w:color w:val="FF0000"/>
                <w:sz w:val="32"/>
                <w:szCs w:val="32"/>
                <w:cs/>
              </w:rPr>
              <w:t xml:space="preserve"> (ยุทธศาสตร์บริหารเป็นเลิศด้วยธรรมาภิบาล)</w:t>
            </w:r>
          </w:p>
        </w:tc>
      </w:tr>
      <w:tr w:rsidR="004B2A71" w:rsidRPr="00F647F4" w:rsidTr="004B2A71">
        <w:tc>
          <w:tcPr>
            <w:tcW w:w="215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12</w:t>
            </w:r>
            <w:r w:rsidRPr="00F647F4">
              <w:rPr>
                <w:rFonts w:ascii="TH SarabunPSK" w:hAnsi="TH SarabunPSK" w:cs="TH SarabunPSK"/>
                <w:b/>
                <w:bCs/>
                <w:color w:val="FF0000"/>
                <w:sz w:val="32"/>
                <w:szCs w:val="32"/>
              </w:rPr>
              <w:t>.</w:t>
            </w:r>
            <w:r w:rsidRPr="00F647F4">
              <w:rPr>
                <w:rFonts w:ascii="TH SarabunPSK" w:hAnsi="TH SarabunPSK" w:cs="TH SarabunPSK"/>
                <w:b/>
                <w:bCs/>
                <w:color w:val="FF0000"/>
                <w:sz w:val="32"/>
                <w:szCs w:val="32"/>
                <w:cs/>
              </w:rPr>
              <w:t xml:space="preserve"> การพัฒนาระบบข้อมูลสารสนเทศด้านสุขภาพ</w:t>
            </w:r>
          </w:p>
        </w:tc>
      </w:tr>
      <w:tr w:rsidR="004B2A71" w:rsidRPr="00F647F4" w:rsidTr="004B2A71">
        <w:tc>
          <w:tcPr>
            <w:tcW w:w="215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 xml:space="preserve">2. </w:t>
            </w:r>
            <w:r w:rsidRPr="00F647F4">
              <w:rPr>
                <w:rFonts w:ascii="TH SarabunPSK" w:hAnsi="TH SarabunPSK" w:cs="TH SarabunPSK"/>
                <w:b/>
                <w:bCs/>
                <w:color w:val="FF0000"/>
                <w:sz w:val="32"/>
                <w:szCs w:val="32"/>
                <w:cs/>
              </w:rPr>
              <w:t xml:space="preserve">โครงการ </w:t>
            </w:r>
            <w:r w:rsidRPr="00F647F4">
              <w:rPr>
                <w:rFonts w:ascii="TH SarabunPSK" w:hAnsi="TH SarabunPSK" w:cs="TH SarabunPSK"/>
                <w:b/>
                <w:bCs/>
                <w:color w:val="FF0000"/>
                <w:sz w:val="32"/>
                <w:szCs w:val="32"/>
              </w:rPr>
              <w:t>Smart Hospital</w:t>
            </w:r>
          </w:p>
        </w:tc>
      </w:tr>
      <w:tr w:rsidR="004B2A71" w:rsidRPr="00F647F4" w:rsidTr="004B2A71">
        <w:tc>
          <w:tcPr>
            <w:tcW w:w="215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ประเทศ /เขต/จังหวัด</w:t>
            </w:r>
          </w:p>
        </w:tc>
      </w:tr>
      <w:tr w:rsidR="004B2A71" w:rsidRPr="00F647F4" w:rsidTr="004B2A71">
        <w:tc>
          <w:tcPr>
            <w:tcW w:w="215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w:t>
            </w:r>
          </w:p>
        </w:tc>
        <w:tc>
          <w:tcPr>
            <w:tcW w:w="7796"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 xml:space="preserve">49. </w:t>
            </w:r>
            <w:r w:rsidRPr="00F647F4">
              <w:rPr>
                <w:rFonts w:ascii="TH SarabunPSK" w:hAnsi="TH SarabunPSK" w:cs="TH SarabunPSK"/>
                <w:b/>
                <w:bCs/>
                <w:color w:val="FF0000"/>
                <w:sz w:val="32"/>
                <w:szCs w:val="32"/>
                <w:cs/>
              </w:rPr>
              <w:t xml:space="preserve">เขตสุขภาพมีการดำเนินงาน </w:t>
            </w:r>
            <w:r w:rsidRPr="00F647F4">
              <w:rPr>
                <w:rFonts w:ascii="TH SarabunPSK" w:hAnsi="TH SarabunPSK" w:cs="TH SarabunPSK"/>
                <w:b/>
                <w:bCs/>
                <w:color w:val="FF0000"/>
                <w:sz w:val="32"/>
                <w:szCs w:val="32"/>
              </w:rPr>
              <w:t xml:space="preserve">Digital Transformation </w:t>
            </w:r>
            <w:r w:rsidRPr="00F647F4">
              <w:rPr>
                <w:rFonts w:ascii="TH SarabunPSK" w:hAnsi="TH SarabunPSK" w:cs="TH SarabunPSK"/>
                <w:b/>
                <w:bCs/>
                <w:color w:val="FF0000"/>
                <w:sz w:val="32"/>
                <w:szCs w:val="32"/>
                <w:cs/>
              </w:rPr>
              <w:t xml:space="preserve">เพื่อก้าวสู่การเป็น </w:t>
            </w:r>
            <w:r w:rsidRPr="00F647F4">
              <w:rPr>
                <w:rFonts w:ascii="TH SarabunPSK" w:hAnsi="TH SarabunPSK" w:cs="TH SarabunPSK"/>
                <w:b/>
                <w:bCs/>
                <w:color w:val="FF0000"/>
                <w:sz w:val="32"/>
                <w:szCs w:val="32"/>
              </w:rPr>
              <w:t xml:space="preserve">Smart Hospital </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sz w:val="32"/>
                <w:szCs w:val="32"/>
              </w:rPr>
            </w:pPr>
            <w:r w:rsidRPr="00A35027">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sz w:val="32"/>
                <w:szCs w:val="32"/>
              </w:rPr>
            </w:pPr>
            <w:r w:rsidRPr="00A35027">
              <w:rPr>
                <w:rFonts w:ascii="TH SarabunPSK" w:hAnsi="TH SarabunPSK" w:cs="TH SarabunPSK"/>
                <w:b/>
                <w:bCs/>
                <w:color w:val="000000"/>
                <w:sz w:val="32"/>
                <w:szCs w:val="32"/>
              </w:rPr>
              <w:t>D</w:t>
            </w:r>
            <w:r w:rsidRPr="00A35027">
              <w:rPr>
                <w:rFonts w:ascii="TH SarabunPSK" w:hAnsi="TH SarabunPSK" w:cs="TH SarabunPSK"/>
                <w:b/>
                <w:bCs/>
                <w:sz w:val="32"/>
                <w:szCs w:val="32"/>
              </w:rPr>
              <w:t>igital Transformation</w:t>
            </w:r>
            <w:r w:rsidRPr="00A35027">
              <w:rPr>
                <w:rFonts w:ascii="TH SarabunPSK" w:hAnsi="TH SarabunPSK" w:cs="TH SarabunPSK"/>
                <w:color w:val="000000"/>
                <w:sz w:val="32"/>
                <w:szCs w:val="32"/>
                <w:cs/>
              </w:rPr>
              <w:t>หมายถึง การ</w:t>
            </w:r>
            <w:r w:rsidRPr="00A35027">
              <w:rPr>
                <w:rFonts w:ascii="TH SarabunPSK" w:eastAsia="Times New Roman" w:hAnsi="TH SarabunPSK" w:cs="TH SarabunPSK"/>
                <w:color w:val="3E454C"/>
                <w:sz w:val="32"/>
                <w:szCs w:val="32"/>
                <w:cs/>
              </w:rPr>
              <w:t xml:space="preserve">ปรับเปลี่ยนกระบวนการปฏิบัติงาน </w:t>
            </w:r>
            <w:r w:rsidRPr="00A35027">
              <w:rPr>
                <w:rFonts w:ascii="TH SarabunPSK" w:hAnsi="TH SarabunPSK" w:cs="TH SarabunPSK"/>
                <w:color w:val="000000"/>
                <w:sz w:val="32"/>
                <w:szCs w:val="32"/>
                <w:cs/>
              </w:rPr>
              <w:t xml:space="preserve">โดยนำเทคโนโลยีด้านดิจิทัล มาประยุกต์ใช้ร่วมกับระบบสารสนเทศเดิม </w:t>
            </w:r>
            <w:r w:rsidRPr="00A35027">
              <w:rPr>
                <w:rFonts w:ascii="TH SarabunPSK" w:eastAsia="Times New Roman" w:hAnsi="TH SarabunPSK" w:cs="TH SarabunPSK"/>
                <w:color w:val="3E454C"/>
                <w:sz w:val="32"/>
                <w:szCs w:val="32"/>
                <w:cs/>
              </w:rPr>
              <w:t>แบบไร้รอยต่อ ลดเวลา  ลดความซ้ำซ้อน</w:t>
            </w:r>
            <w:r w:rsidRPr="00A35027">
              <w:rPr>
                <w:rFonts w:ascii="TH SarabunPSK" w:hAnsi="TH SarabunPSK" w:cs="TH SarabunPSK"/>
                <w:color w:val="000000"/>
                <w:sz w:val="32"/>
                <w:szCs w:val="32"/>
                <w:cs/>
              </w:rPr>
              <w:t xml:space="preserve"> สารสนเทศสุขภาพมีคุณภาพ รวดเร็วและปลอดภัยในปี </w:t>
            </w:r>
            <w:r w:rsidRPr="00A35027">
              <w:rPr>
                <w:rFonts w:ascii="TH SarabunPSK" w:hAnsi="TH SarabunPSK" w:cs="TH SarabunPSK"/>
                <w:color w:val="000000"/>
                <w:sz w:val="32"/>
                <w:szCs w:val="32"/>
              </w:rPr>
              <w:t>62</w:t>
            </w:r>
            <w:r w:rsidRPr="00A35027">
              <w:rPr>
                <w:rFonts w:ascii="TH SarabunPSK" w:hAnsi="TH SarabunPSK" w:cs="TH SarabunPSK"/>
                <w:color w:val="000000"/>
                <w:sz w:val="32"/>
                <w:szCs w:val="32"/>
                <w:cs/>
              </w:rPr>
              <w:t xml:space="preserve"> มุ่งเน้นให้มีการพัฒนาแนวทางการดำเนินงานทั้งในส่วนกลางและส่วนภูมิภาค โดยกำหนดเป็นระดับความสำเร็จของการดำเนินงาน</w:t>
            </w:r>
            <w:r w:rsidRPr="00A35027">
              <w:rPr>
                <w:rFonts w:ascii="TH SarabunPSK" w:hAnsi="TH SarabunPSK" w:cs="TH SarabunPSK"/>
                <w:color w:val="000000"/>
                <w:sz w:val="32"/>
                <w:szCs w:val="32"/>
              </w:rPr>
              <w:t xml:space="preserve">Digital Transformation </w:t>
            </w:r>
            <w:r w:rsidRPr="00A35027">
              <w:rPr>
                <w:rFonts w:ascii="TH SarabunPSK" w:hAnsi="TH SarabunPSK" w:cs="TH SarabunPSK"/>
                <w:sz w:val="32"/>
                <w:szCs w:val="32"/>
                <w:cs/>
              </w:rPr>
              <w:t xml:space="preserve">เพื่อก้าวสู่การเป็น </w:t>
            </w:r>
            <w:r w:rsidRPr="00A35027">
              <w:rPr>
                <w:rFonts w:ascii="TH SarabunPSK" w:hAnsi="TH SarabunPSK" w:cs="TH SarabunPSK"/>
                <w:sz w:val="32"/>
                <w:szCs w:val="32"/>
              </w:rPr>
              <w:t>Smart Hospital</w:t>
            </w:r>
          </w:p>
          <w:p w:rsidR="004B2A71" w:rsidRPr="00A35027" w:rsidRDefault="004B2A71" w:rsidP="004B2A71">
            <w:pPr>
              <w:ind w:right="318"/>
              <w:jc w:val="thaiDistribute"/>
              <w:rPr>
                <w:rFonts w:ascii="TH SarabunPSK" w:eastAsia="Times New Roman" w:hAnsi="TH SarabunPSK" w:cs="TH SarabunPSK"/>
                <w:sz w:val="32"/>
                <w:szCs w:val="32"/>
              </w:rPr>
            </w:pPr>
            <w:r w:rsidRPr="00A35027">
              <w:rPr>
                <w:rFonts w:ascii="TH SarabunPSK" w:hAnsi="TH SarabunPSK" w:cs="TH SarabunPSK"/>
                <w:b/>
                <w:bCs/>
                <w:sz w:val="32"/>
                <w:szCs w:val="32"/>
              </w:rPr>
              <w:t>Smart Hospital</w:t>
            </w:r>
            <w:r w:rsidRPr="00A35027">
              <w:rPr>
                <w:rFonts w:ascii="TH SarabunPSK" w:hAnsi="TH SarabunPSK" w:cs="TH SarabunPSK"/>
                <w:sz w:val="32"/>
                <w:szCs w:val="32"/>
                <w:cs/>
              </w:rPr>
              <w:t xml:space="preserve">หมายถึง โรงพยาบาลภาครัฐ สังกัดกระทรวงสาธารณสุข ที่มีการประยุกต์ใช้เทคโนโลยีดิจิทัล เพื่อสนับสนุนการจัดบริการภายในโรงพยาบาล ลดขั้นตอน และอำนวยความสะดวกทั้งต่อผู้ให้และผู้รับบริการ </w:t>
            </w:r>
          </w:p>
          <w:p w:rsidR="004B2A71" w:rsidRPr="00A35027" w:rsidRDefault="004B2A71" w:rsidP="004B2A71">
            <w:pPr>
              <w:ind w:right="318"/>
              <w:jc w:val="thaiDistribute"/>
              <w:rPr>
                <w:rFonts w:ascii="TH SarabunPSK" w:eastAsia="Times New Roman" w:hAnsi="TH SarabunPSK" w:cs="TH SarabunPSK"/>
                <w:sz w:val="20"/>
                <w:szCs w:val="20"/>
              </w:rPr>
            </w:pPr>
          </w:p>
          <w:p w:rsidR="004B2A71" w:rsidRPr="00A35027" w:rsidRDefault="004B2A71" w:rsidP="004B2A71">
            <w:pPr>
              <w:ind w:right="318"/>
              <w:jc w:val="thaiDistribute"/>
              <w:rPr>
                <w:rFonts w:ascii="TH SarabunPSK" w:hAnsi="TH SarabunPSK" w:cs="TH SarabunPSK"/>
                <w:sz w:val="32"/>
                <w:szCs w:val="32"/>
              </w:rPr>
            </w:pPr>
            <w:r w:rsidRPr="00A35027">
              <w:rPr>
                <w:rFonts w:ascii="TH SarabunPSK" w:eastAsia="Times New Roman" w:hAnsi="TH SarabunPSK" w:cs="TH SarabunPSK"/>
                <w:sz w:val="32"/>
                <w:szCs w:val="32"/>
                <w:cs/>
              </w:rPr>
              <w:t xml:space="preserve">ในปีงบประมาณ </w:t>
            </w:r>
            <w:r w:rsidRPr="00A35027">
              <w:rPr>
                <w:rFonts w:ascii="TH SarabunPSK" w:eastAsia="Times New Roman" w:hAnsi="TH SarabunPSK" w:cs="TH SarabunPSK"/>
                <w:sz w:val="32"/>
                <w:szCs w:val="32"/>
              </w:rPr>
              <w:t>2562</w:t>
            </w:r>
            <w:r w:rsidRPr="00A35027">
              <w:rPr>
                <w:rFonts w:ascii="TH SarabunPSK" w:hAnsi="TH SarabunPSK" w:cs="TH SarabunPSK"/>
                <w:color w:val="000000"/>
                <w:sz w:val="32"/>
                <w:szCs w:val="32"/>
                <w:cs/>
              </w:rPr>
              <w:t>กำหนดระดับความสำเร็จของการดำเนินงาน</w:t>
            </w:r>
            <w:r w:rsidRPr="00A35027">
              <w:rPr>
                <w:rFonts w:ascii="TH SarabunPSK" w:hAnsi="TH SarabunPSK" w:cs="TH SarabunPSK"/>
                <w:color w:val="000000"/>
                <w:sz w:val="32"/>
                <w:szCs w:val="32"/>
              </w:rPr>
              <w:t xml:space="preserve">Digital Transformation </w:t>
            </w:r>
            <w:r w:rsidRPr="00A35027">
              <w:rPr>
                <w:rFonts w:ascii="TH SarabunPSK" w:hAnsi="TH SarabunPSK" w:cs="TH SarabunPSK"/>
                <w:sz w:val="32"/>
                <w:szCs w:val="32"/>
                <w:cs/>
              </w:rPr>
              <w:t xml:space="preserve">เพื่อก้าวสู่การเป็น </w:t>
            </w:r>
            <w:r w:rsidRPr="00A35027">
              <w:rPr>
                <w:rFonts w:ascii="TH SarabunPSK" w:hAnsi="TH SarabunPSK" w:cs="TH SarabunPSK"/>
                <w:sz w:val="32"/>
                <w:szCs w:val="32"/>
              </w:rPr>
              <w:t>SmartHospital</w:t>
            </w:r>
            <w:r w:rsidRPr="00A35027">
              <w:rPr>
                <w:rFonts w:ascii="TH SarabunPSK" w:hAnsi="TH SarabunPSK" w:cs="TH SarabunPSK"/>
                <w:sz w:val="32"/>
                <w:szCs w:val="32"/>
                <w:cs/>
              </w:rPr>
              <w:t xml:space="preserve">ไว้ </w:t>
            </w:r>
            <w:r w:rsidRPr="00A35027">
              <w:rPr>
                <w:rFonts w:ascii="TH SarabunPSK" w:hAnsi="TH SarabunPSK" w:cs="TH SarabunPSK"/>
                <w:sz w:val="32"/>
                <w:szCs w:val="32"/>
              </w:rPr>
              <w:t>3</w:t>
            </w:r>
            <w:r w:rsidRPr="00A35027">
              <w:rPr>
                <w:rFonts w:ascii="TH SarabunPSK" w:hAnsi="TH SarabunPSK" w:cs="TH SarabunPSK"/>
                <w:sz w:val="32"/>
                <w:szCs w:val="32"/>
                <w:cs/>
              </w:rPr>
              <w:t xml:space="preserve"> ระดับ ดังนี้</w:t>
            </w:r>
          </w:p>
          <w:p w:rsidR="004B2A71" w:rsidRPr="00A35027" w:rsidRDefault="004B2A71" w:rsidP="004B2A71">
            <w:pPr>
              <w:ind w:right="318"/>
              <w:jc w:val="thaiDistribute"/>
              <w:rPr>
                <w:rFonts w:ascii="TH SarabunPSK" w:hAnsi="TH SarabunPSK" w:cs="TH SarabunPSK"/>
                <w:sz w:val="16"/>
                <w:szCs w:val="16"/>
              </w:rPr>
            </w:pPr>
          </w:p>
          <w:p w:rsidR="004B2A71" w:rsidRPr="00A35027" w:rsidRDefault="004B2A71" w:rsidP="004B2A71">
            <w:pPr>
              <w:ind w:right="318"/>
              <w:jc w:val="thaiDistribute"/>
              <w:rPr>
                <w:rFonts w:ascii="TH SarabunPSK" w:hAnsi="TH SarabunPSK" w:cs="TH SarabunPSK"/>
                <w:sz w:val="32"/>
                <w:szCs w:val="32"/>
              </w:rPr>
            </w:pPr>
            <w:r w:rsidRPr="00A35027">
              <w:rPr>
                <w:rFonts w:ascii="TH SarabunPSK" w:hAnsi="TH SarabunPSK" w:cs="TH SarabunPSK"/>
                <w:b/>
                <w:bCs/>
                <w:sz w:val="32"/>
                <w:szCs w:val="32"/>
                <w:u w:val="single"/>
                <w:cs/>
              </w:rPr>
              <w:t xml:space="preserve">ระดับ </w:t>
            </w:r>
            <w:r w:rsidRPr="00A35027">
              <w:rPr>
                <w:rFonts w:ascii="TH SarabunPSK" w:hAnsi="TH SarabunPSK" w:cs="TH SarabunPSK"/>
                <w:b/>
                <w:bCs/>
                <w:sz w:val="32"/>
                <w:szCs w:val="32"/>
                <w:u w:val="single"/>
              </w:rPr>
              <w:t>1</w:t>
            </w:r>
            <w:r w:rsidRPr="00A35027">
              <w:rPr>
                <w:rFonts w:ascii="TH SarabunPSK" w:hAnsi="TH SarabunPSK" w:cs="TH SarabunPSK"/>
                <w:sz w:val="32"/>
                <w:szCs w:val="32"/>
              </w:rPr>
              <w:t>SmartTools</w:t>
            </w:r>
            <w:r w:rsidRPr="00A35027">
              <w:rPr>
                <w:rFonts w:ascii="TH SarabunPSK" w:hAnsi="TH SarabunPSK" w:cs="TH SarabunPSK"/>
                <w:b/>
                <w:bCs/>
                <w:sz w:val="32"/>
                <w:szCs w:val="32"/>
                <w:cs/>
              </w:rPr>
              <w:t xml:space="preserve"> : </w:t>
            </w:r>
            <w:r w:rsidRPr="00A35027">
              <w:rPr>
                <w:rFonts w:ascii="TH SarabunPSK" w:hAnsi="TH SarabunPSK" w:cs="TH SarabunPSK"/>
                <w:sz w:val="32"/>
                <w:szCs w:val="32"/>
                <w:cs/>
              </w:rPr>
              <w:t xml:space="preserve">หมายถึง โรงพยาบาลมีการใช้เครื่องมือที่มีประสิทธิภาพมาช่วยในการบริหารจัดการ และพัฒนาคุณภาพบริการในองค์กร ได้แก่ </w:t>
            </w:r>
          </w:p>
          <w:p w:rsidR="004B2A71" w:rsidRPr="00A35027" w:rsidRDefault="004B2A71" w:rsidP="00634754">
            <w:pPr>
              <w:pStyle w:val="a6"/>
              <w:numPr>
                <w:ilvl w:val="0"/>
                <w:numId w:val="47"/>
              </w:numPr>
              <w:ind w:right="318"/>
              <w:rPr>
                <w:rFonts w:ascii="TH SarabunPSK" w:hAnsi="TH SarabunPSK" w:cs="TH SarabunPSK"/>
                <w:sz w:val="32"/>
                <w:szCs w:val="32"/>
              </w:rPr>
            </w:pPr>
            <w:r w:rsidRPr="00A35027">
              <w:rPr>
                <w:rFonts w:ascii="TH SarabunPSK" w:hAnsi="TH SarabunPSK" w:cs="TH SarabunPSK"/>
                <w:sz w:val="32"/>
                <w:szCs w:val="32"/>
                <w:cs/>
              </w:rPr>
              <w:t>มีระบบให้บริการนัดหมาย หรือ จองคิวแบบออนไลน์ มีระบบแจ้งเตือน</w:t>
            </w:r>
          </w:p>
          <w:p w:rsidR="004B2A71" w:rsidRPr="00A35027" w:rsidRDefault="004B2A71" w:rsidP="004B2A71">
            <w:pPr>
              <w:ind w:left="360" w:right="318"/>
              <w:rPr>
                <w:rFonts w:ascii="TH SarabunPSK" w:hAnsi="TH SarabunPSK" w:cs="TH SarabunPSK"/>
                <w:sz w:val="32"/>
                <w:szCs w:val="32"/>
                <w:cs/>
              </w:rPr>
            </w:pPr>
            <w:r w:rsidRPr="00A35027">
              <w:rPr>
                <w:rFonts w:ascii="TH SarabunPSK" w:hAnsi="TH SarabunPSK" w:cs="TH SarabunPSK"/>
                <w:sz w:val="32"/>
                <w:szCs w:val="32"/>
                <w:cs/>
              </w:rPr>
              <w:lastRenderedPageBreak/>
              <w:t>ผู้รับบริการแบบ “ออนไลน์” (</w:t>
            </w:r>
            <w:r w:rsidRPr="00A35027">
              <w:rPr>
                <w:rFonts w:ascii="TH SarabunPSK" w:hAnsi="TH SarabunPSK" w:cs="TH SarabunPSK"/>
                <w:sz w:val="32"/>
                <w:szCs w:val="32"/>
              </w:rPr>
              <w:t>Queue Online</w:t>
            </w:r>
            <w:r w:rsidRPr="00A35027">
              <w:rPr>
                <w:rFonts w:ascii="TH SarabunPSK" w:hAnsi="TH SarabunPSK" w:cs="TH SarabunPSK"/>
                <w:sz w:val="32"/>
                <w:szCs w:val="32"/>
                <w:cs/>
              </w:rPr>
              <w:t>)เพื่อลดระยะเวลาในการรอคอยของผู้รับบริการ และลดความแออัดของหน่วยบริการ โดยจัดบริการ ณ จุดคัดกรอง</w:t>
            </w:r>
            <w:r w:rsidRPr="00A35027">
              <w:rPr>
                <w:rFonts w:ascii="TH SarabunPSK" w:eastAsia="Times New Roman" w:hAnsi="TH SarabunPSK" w:cs="TH SarabunPSK"/>
                <w:sz w:val="32"/>
                <w:szCs w:val="32"/>
                <w:cs/>
              </w:rPr>
              <w:t xml:space="preserve"> หรือ</w:t>
            </w:r>
            <w:r w:rsidRPr="00A35027">
              <w:rPr>
                <w:rFonts w:ascii="TH SarabunPSK" w:hAnsi="TH SarabunPSK" w:cs="TH SarabunPSK"/>
                <w:sz w:val="32"/>
                <w:szCs w:val="32"/>
                <w:cs/>
              </w:rPr>
              <w:t xml:space="preserve">คลินิคอื่นๆ ตามที่โรงพยาบาลกำหนด แสดงผลบนอุปกรณ์ขนาดเล็กของผู้รับบริการได้ และต้องใช้งานได้ในระบบ </w:t>
            </w:r>
            <w:r w:rsidRPr="00A35027">
              <w:rPr>
                <w:rFonts w:ascii="TH SarabunPSK" w:hAnsi="TH SarabunPSK" w:cs="TH SarabunPSK"/>
                <w:sz w:val="32"/>
                <w:szCs w:val="32"/>
              </w:rPr>
              <w:t xml:space="preserve">Android </w:t>
            </w:r>
            <w:r w:rsidRPr="00A35027">
              <w:rPr>
                <w:rFonts w:ascii="TH SarabunPSK" w:hAnsi="TH SarabunPSK" w:cs="TH SarabunPSK"/>
                <w:sz w:val="32"/>
                <w:szCs w:val="32"/>
                <w:cs/>
              </w:rPr>
              <w:t>และ iOS</w:t>
            </w:r>
          </w:p>
          <w:p w:rsidR="004B2A71" w:rsidRPr="00A35027" w:rsidRDefault="004B2A71" w:rsidP="00634754">
            <w:pPr>
              <w:pStyle w:val="a6"/>
              <w:numPr>
                <w:ilvl w:val="0"/>
                <w:numId w:val="47"/>
              </w:numPr>
              <w:ind w:right="318"/>
              <w:jc w:val="thaiDistribute"/>
              <w:rPr>
                <w:rFonts w:ascii="TH SarabunPSK" w:hAnsi="TH SarabunPSK" w:cs="TH SarabunPSK"/>
                <w:sz w:val="32"/>
                <w:szCs w:val="32"/>
              </w:rPr>
            </w:pPr>
            <w:r w:rsidRPr="00A35027">
              <w:rPr>
                <w:rFonts w:ascii="TH SarabunPSK" w:hAnsi="TH SarabunPSK" w:cs="TH SarabunPSK"/>
                <w:sz w:val="32"/>
                <w:szCs w:val="32"/>
                <w:cs/>
              </w:rPr>
              <w:t xml:space="preserve">มีระบบการเชื่อมโยงและแลกเปลี่ยนข้อมูลตามมาตรฐาน เช่น </w:t>
            </w:r>
            <w:r w:rsidRPr="00A35027">
              <w:rPr>
                <w:rFonts w:ascii="TH SarabunPSK" w:hAnsi="TH SarabunPSK" w:cs="TH SarabunPSK"/>
                <w:sz w:val="32"/>
                <w:szCs w:val="32"/>
              </w:rPr>
              <w:t xml:space="preserve">HIS Gateway  </w:t>
            </w:r>
          </w:p>
          <w:p w:rsidR="004B2A71" w:rsidRPr="00A35027" w:rsidRDefault="004B2A71" w:rsidP="004B2A71">
            <w:pPr>
              <w:pStyle w:val="a6"/>
              <w:ind w:left="0" w:right="318"/>
              <w:jc w:val="thaiDistribute"/>
              <w:rPr>
                <w:rFonts w:ascii="TH SarabunPSK" w:hAnsi="TH SarabunPSK" w:cs="TH SarabunPSK"/>
                <w:i/>
                <w:iCs/>
                <w:sz w:val="32"/>
                <w:szCs w:val="32"/>
                <w:cs/>
              </w:rPr>
            </w:pPr>
            <w:r w:rsidRPr="00A35027">
              <w:rPr>
                <w:rFonts w:ascii="TH SarabunPSK" w:hAnsi="TH SarabunPSK" w:cs="TH SarabunPSK"/>
                <w:i/>
                <w:iCs/>
                <w:sz w:val="32"/>
                <w:szCs w:val="32"/>
                <w:cs/>
              </w:rPr>
              <w:t xml:space="preserve">โรงพยาบาลต้องแสดงการใช้ </w:t>
            </w:r>
            <w:r w:rsidRPr="00A35027">
              <w:rPr>
                <w:rFonts w:ascii="TH SarabunPSK" w:hAnsi="TH SarabunPSK" w:cs="TH SarabunPSK"/>
                <w:i/>
                <w:iCs/>
                <w:sz w:val="32"/>
                <w:szCs w:val="32"/>
              </w:rPr>
              <w:t>SmartTools</w:t>
            </w:r>
            <w:r w:rsidRPr="00A35027">
              <w:rPr>
                <w:rFonts w:ascii="TH SarabunPSK" w:hAnsi="TH SarabunPSK" w:cs="TH SarabunPSK"/>
                <w:i/>
                <w:iCs/>
                <w:sz w:val="32"/>
                <w:szCs w:val="32"/>
                <w:cs/>
              </w:rPr>
              <w:t xml:space="preserve">ทั้ง </w:t>
            </w:r>
            <w:r w:rsidRPr="00A35027">
              <w:rPr>
                <w:rFonts w:ascii="TH SarabunPSK" w:hAnsi="TH SarabunPSK" w:cs="TH SarabunPSK"/>
                <w:i/>
                <w:iCs/>
                <w:sz w:val="32"/>
                <w:szCs w:val="32"/>
              </w:rPr>
              <w:t>2</w:t>
            </w:r>
            <w:r w:rsidRPr="00A35027">
              <w:rPr>
                <w:rFonts w:ascii="TH SarabunPSK" w:hAnsi="TH SarabunPSK" w:cs="TH SarabunPSK"/>
                <w:i/>
                <w:iCs/>
                <w:sz w:val="32"/>
                <w:szCs w:val="32"/>
                <w:cs/>
              </w:rPr>
              <w:t xml:space="preserve"> ระบบจึงจะผ่านเกณฑ์ระดับ </w:t>
            </w:r>
            <w:r w:rsidRPr="00A35027">
              <w:rPr>
                <w:rFonts w:ascii="TH SarabunPSK" w:hAnsi="TH SarabunPSK" w:cs="TH SarabunPSK"/>
                <w:i/>
                <w:iCs/>
                <w:sz w:val="32"/>
                <w:szCs w:val="32"/>
              </w:rPr>
              <w:t>1</w:t>
            </w:r>
          </w:p>
          <w:p w:rsidR="004B2A71" w:rsidRPr="00A35027" w:rsidRDefault="004B2A71" w:rsidP="004B2A71">
            <w:pPr>
              <w:ind w:right="318"/>
              <w:jc w:val="thaiDistribute"/>
              <w:rPr>
                <w:rFonts w:ascii="TH SarabunPSK" w:hAnsi="TH SarabunPSK" w:cs="TH SarabunPSK"/>
                <w:b/>
                <w:bCs/>
                <w:sz w:val="16"/>
                <w:szCs w:val="16"/>
                <w:u w:val="single"/>
              </w:rPr>
            </w:pPr>
          </w:p>
          <w:p w:rsidR="004B2A71" w:rsidRPr="00A35027" w:rsidRDefault="004B2A71" w:rsidP="004B2A71">
            <w:pPr>
              <w:ind w:right="318"/>
              <w:jc w:val="thaiDistribute"/>
              <w:rPr>
                <w:rFonts w:ascii="TH SarabunPSK" w:hAnsi="TH SarabunPSK" w:cs="TH SarabunPSK"/>
                <w:sz w:val="32"/>
                <w:szCs w:val="32"/>
                <w:shd w:val="clear" w:color="auto" w:fill="FFFFFF"/>
                <w:cs/>
              </w:rPr>
            </w:pPr>
            <w:r w:rsidRPr="00A35027">
              <w:rPr>
                <w:rFonts w:ascii="TH SarabunPSK" w:hAnsi="TH SarabunPSK" w:cs="TH SarabunPSK"/>
                <w:b/>
                <w:bCs/>
                <w:sz w:val="32"/>
                <w:szCs w:val="32"/>
                <w:u w:val="single"/>
                <w:cs/>
              </w:rPr>
              <w:t xml:space="preserve">ระดับ </w:t>
            </w:r>
            <w:r w:rsidRPr="00A35027">
              <w:rPr>
                <w:rFonts w:ascii="TH SarabunPSK" w:hAnsi="TH SarabunPSK" w:cs="TH SarabunPSK"/>
                <w:b/>
                <w:bCs/>
                <w:sz w:val="32"/>
                <w:szCs w:val="32"/>
                <w:u w:val="single"/>
              </w:rPr>
              <w:t>2</w:t>
            </w:r>
            <w:r w:rsidRPr="00A35027">
              <w:rPr>
                <w:rFonts w:ascii="TH SarabunPSK" w:hAnsi="TH SarabunPSK" w:cs="TH SarabunPSK"/>
                <w:b/>
                <w:bCs/>
                <w:sz w:val="32"/>
                <w:szCs w:val="32"/>
                <w:cs/>
              </w:rPr>
              <w:t xml:space="preserve">. </w:t>
            </w:r>
            <w:r w:rsidRPr="00A35027">
              <w:rPr>
                <w:rFonts w:ascii="TH SarabunPSK" w:hAnsi="TH SarabunPSK" w:cs="TH SarabunPSK"/>
                <w:sz w:val="32"/>
                <w:szCs w:val="32"/>
              </w:rPr>
              <w:t>Smart Service</w:t>
            </w:r>
            <w:r w:rsidRPr="00A35027">
              <w:rPr>
                <w:rFonts w:ascii="TH SarabunPSK" w:hAnsi="TH SarabunPSK" w:cs="TH SarabunPSK"/>
                <w:sz w:val="32"/>
                <w:szCs w:val="32"/>
                <w:cs/>
              </w:rPr>
              <w:t xml:space="preserve"> :หมายถึง โรงพยาบาลมีการนำแนวทางการทำงานอื่นๆ</w:t>
            </w:r>
            <w:r w:rsidRPr="00A35027">
              <w:rPr>
                <w:rFonts w:ascii="TH SarabunPSK" w:hAnsi="TH SarabunPSK" w:cs="TH SarabunPSK"/>
                <w:sz w:val="32"/>
                <w:szCs w:val="32"/>
                <w:shd w:val="clear" w:color="auto" w:fill="FFFFFF"/>
                <w:cs/>
              </w:rPr>
              <w:t>มาใช้</w:t>
            </w:r>
            <w:r w:rsidRPr="00A35027">
              <w:rPr>
                <w:rFonts w:ascii="TH SarabunPSK" w:hAnsi="TH SarabunPSK" w:cs="TH SarabunPSK"/>
                <w:sz w:val="32"/>
                <w:szCs w:val="32"/>
                <w:cs/>
              </w:rPr>
              <w:t xml:space="preserve">เพิ่มประสิทธิภาพการทำงานในองค์กร และมีการจัดทำ </w:t>
            </w:r>
            <w:r w:rsidRPr="00A35027">
              <w:rPr>
                <w:rFonts w:ascii="TH SarabunPSK" w:hAnsi="TH SarabunPSK" w:cs="TH SarabunPSK"/>
                <w:sz w:val="32"/>
                <w:szCs w:val="32"/>
              </w:rPr>
              <w:t xml:space="preserve">Service Process Management </w:t>
            </w:r>
            <w:r w:rsidRPr="00A35027">
              <w:rPr>
                <w:rFonts w:ascii="TH SarabunPSK" w:hAnsi="TH SarabunPSK" w:cs="TH SarabunPSK"/>
                <w:sz w:val="32"/>
                <w:szCs w:val="32"/>
                <w:cs/>
              </w:rPr>
              <w:t xml:space="preserve">(เช่น </w:t>
            </w:r>
            <w:r w:rsidRPr="00A35027">
              <w:rPr>
                <w:rFonts w:ascii="TH SarabunPSK" w:hAnsi="TH SarabunPSK" w:cs="TH SarabunPSK"/>
                <w:sz w:val="32"/>
                <w:szCs w:val="32"/>
              </w:rPr>
              <w:t>Lean Process</w:t>
            </w:r>
            <w:r w:rsidRPr="00A35027">
              <w:rPr>
                <w:rFonts w:ascii="TH SarabunPSK" w:hAnsi="TH SarabunPSK" w:cs="TH SarabunPSK"/>
                <w:sz w:val="32"/>
                <w:szCs w:val="32"/>
                <w:cs/>
              </w:rPr>
              <w:t>,</w:t>
            </w:r>
            <w:r w:rsidRPr="00A35027">
              <w:rPr>
                <w:rFonts w:ascii="TH SarabunPSK" w:hAnsi="TH SarabunPSK" w:cs="TH SarabunPSK"/>
                <w:sz w:val="32"/>
                <w:szCs w:val="32"/>
              </w:rPr>
              <w:t xml:space="preserve"> Paperless, Less Paper</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 Electronic Medical Record </w:t>
            </w:r>
            <w:r w:rsidRPr="00A35027">
              <w:rPr>
                <w:rFonts w:ascii="TH SarabunPSK" w:hAnsi="TH SarabunPSK" w:cs="TH SarabunPSK"/>
                <w:color w:val="000000"/>
                <w:sz w:val="32"/>
                <w:szCs w:val="32"/>
                <w:cs/>
              </w:rPr>
              <w:t xml:space="preserve">: </w:t>
            </w:r>
            <w:r w:rsidRPr="00A35027">
              <w:rPr>
                <w:rFonts w:ascii="TH SarabunPSK" w:hAnsi="TH SarabunPSK" w:cs="TH SarabunPSK"/>
                <w:color w:val="000000"/>
                <w:sz w:val="32"/>
                <w:szCs w:val="32"/>
              </w:rPr>
              <w:t>EMR</w:t>
            </w:r>
            <w:r w:rsidRPr="00A35027">
              <w:rPr>
                <w:rFonts w:ascii="TH SarabunPSK" w:hAnsi="TH SarabunPSK" w:cs="TH SarabunPSK"/>
                <w:sz w:val="32"/>
                <w:szCs w:val="32"/>
                <w:cs/>
              </w:rPr>
              <w:t xml:space="preserve">) </w:t>
            </w:r>
            <w:r w:rsidRPr="00A35027">
              <w:rPr>
                <w:rFonts w:ascii="TH SarabunPSK" w:hAnsi="TH SarabunPSK" w:cs="TH SarabunPSK"/>
                <w:sz w:val="32"/>
                <w:szCs w:val="32"/>
                <w:shd w:val="clear" w:color="auto" w:fill="FFFFFF"/>
                <w:cs/>
              </w:rPr>
              <w:t>โดยนำมาประยุกต์ใช้ในแผนกต่างๆ ภายในโรงพยาบาลเช่น</w:t>
            </w:r>
          </w:p>
          <w:p w:rsidR="004B2A71" w:rsidRPr="00A35027" w:rsidRDefault="004B2A71" w:rsidP="00634754">
            <w:pPr>
              <w:pStyle w:val="a6"/>
              <w:numPr>
                <w:ilvl w:val="0"/>
                <w:numId w:val="48"/>
              </w:numPr>
              <w:ind w:right="318"/>
              <w:jc w:val="thaiDistribute"/>
              <w:rPr>
                <w:rFonts w:ascii="TH SarabunPSK" w:hAnsi="TH SarabunPSK" w:cs="TH SarabunPSK"/>
                <w:sz w:val="32"/>
                <w:szCs w:val="32"/>
              </w:rPr>
            </w:pPr>
            <w:r w:rsidRPr="00A35027">
              <w:rPr>
                <w:rFonts w:ascii="TH SarabunPSK" w:hAnsi="TH SarabunPSK" w:cs="TH SarabunPSK"/>
                <w:sz w:val="32"/>
                <w:szCs w:val="32"/>
                <w:shd w:val="clear" w:color="auto" w:fill="FFFFFF"/>
                <w:cs/>
              </w:rPr>
              <w:t>การใช้ใบสั่งยาในรูปแบบอิเล็กทรอนิกส์</w:t>
            </w:r>
          </w:p>
          <w:p w:rsidR="004B2A71" w:rsidRPr="00A35027" w:rsidRDefault="004B2A71" w:rsidP="00634754">
            <w:pPr>
              <w:pStyle w:val="a6"/>
              <w:numPr>
                <w:ilvl w:val="0"/>
                <w:numId w:val="48"/>
              </w:numPr>
              <w:ind w:right="318"/>
              <w:jc w:val="thaiDistribute"/>
              <w:rPr>
                <w:rFonts w:ascii="TH SarabunPSK" w:hAnsi="TH SarabunPSK" w:cs="TH SarabunPSK"/>
                <w:sz w:val="32"/>
                <w:szCs w:val="32"/>
              </w:rPr>
            </w:pPr>
            <w:r w:rsidRPr="00A35027">
              <w:rPr>
                <w:rFonts w:ascii="TH SarabunPSK" w:hAnsi="TH SarabunPSK" w:cs="TH SarabunPSK"/>
                <w:sz w:val="32"/>
                <w:szCs w:val="32"/>
                <w:shd w:val="clear" w:color="auto" w:fill="FFFFFF"/>
                <w:cs/>
              </w:rPr>
              <w:t xml:space="preserve">การจัดเก็บข้อมูลเวชระเบียนผู้ป่วยด้วยรูปแบบอิเล็กทรอนิกส์ แทนการใช้ </w:t>
            </w:r>
            <w:r w:rsidRPr="00A35027">
              <w:rPr>
                <w:rFonts w:ascii="TH SarabunPSK" w:hAnsi="TH SarabunPSK" w:cs="TH SarabunPSK"/>
                <w:sz w:val="32"/>
                <w:szCs w:val="32"/>
                <w:shd w:val="clear" w:color="auto" w:fill="FFFFFF"/>
              </w:rPr>
              <w:t>OPD Card</w:t>
            </w:r>
            <w:r w:rsidRPr="00A35027">
              <w:rPr>
                <w:rFonts w:ascii="TH SarabunPSK" w:hAnsi="TH SarabunPSK" w:cs="TH SarabunPSK"/>
                <w:sz w:val="32"/>
                <w:szCs w:val="32"/>
                <w:cs/>
              </w:rPr>
              <w:t>แบบกระดาษ</w:t>
            </w:r>
          </w:p>
          <w:p w:rsidR="004B2A71" w:rsidRPr="00A35027" w:rsidRDefault="004B2A71" w:rsidP="004B2A71">
            <w:pPr>
              <w:pStyle w:val="a6"/>
              <w:ind w:left="0" w:right="318"/>
              <w:jc w:val="thaiDistribute"/>
              <w:rPr>
                <w:rFonts w:ascii="TH SarabunPSK" w:hAnsi="TH SarabunPSK" w:cs="TH SarabunPSK"/>
                <w:i/>
                <w:iCs/>
                <w:sz w:val="32"/>
                <w:szCs w:val="32"/>
                <w:cs/>
              </w:rPr>
            </w:pPr>
            <w:r w:rsidRPr="00A35027">
              <w:rPr>
                <w:rFonts w:ascii="TH SarabunPSK" w:hAnsi="TH SarabunPSK" w:cs="TH SarabunPSK"/>
                <w:i/>
                <w:iCs/>
                <w:sz w:val="32"/>
                <w:szCs w:val="32"/>
                <w:cs/>
              </w:rPr>
              <w:t xml:space="preserve">โรงพยาบาลต้องผ่านเกณฑ์ระดับ </w:t>
            </w:r>
            <w:r w:rsidRPr="00A35027">
              <w:rPr>
                <w:rFonts w:ascii="TH SarabunPSK" w:hAnsi="TH SarabunPSK" w:cs="TH SarabunPSK"/>
                <w:i/>
                <w:iCs/>
                <w:sz w:val="32"/>
                <w:szCs w:val="32"/>
              </w:rPr>
              <w:t>1</w:t>
            </w:r>
            <w:r w:rsidRPr="00A35027">
              <w:rPr>
                <w:rFonts w:ascii="TH SarabunPSK" w:hAnsi="TH SarabunPSK" w:cs="TH SarabunPSK"/>
                <w:i/>
                <w:iCs/>
                <w:sz w:val="32"/>
                <w:szCs w:val="32"/>
                <w:cs/>
              </w:rPr>
              <w:t xml:space="preserve"> และต้องมี </w:t>
            </w:r>
            <w:r w:rsidRPr="00A35027">
              <w:rPr>
                <w:rFonts w:ascii="TH SarabunPSK" w:hAnsi="TH SarabunPSK" w:cs="TH SarabunPSK"/>
                <w:i/>
                <w:iCs/>
                <w:sz w:val="32"/>
                <w:szCs w:val="32"/>
              </w:rPr>
              <w:t>Smart Service</w:t>
            </w:r>
            <w:r w:rsidRPr="00A35027">
              <w:rPr>
                <w:rFonts w:ascii="TH SarabunPSK" w:hAnsi="TH SarabunPSK" w:cs="TH SarabunPSK"/>
                <w:i/>
                <w:iCs/>
                <w:sz w:val="32"/>
                <w:szCs w:val="32"/>
                <w:cs/>
              </w:rPr>
              <w:t>เรื่อง</w:t>
            </w:r>
            <w:r w:rsidRPr="00A35027">
              <w:rPr>
                <w:rFonts w:ascii="TH SarabunPSK" w:hAnsi="TH SarabunPSK" w:cs="TH SarabunPSK"/>
                <w:i/>
                <w:iCs/>
                <w:sz w:val="32"/>
                <w:szCs w:val="32"/>
                <w:shd w:val="clear" w:color="auto" w:fill="FFFFFF"/>
                <w:cs/>
              </w:rPr>
              <w:t>การใช้ใบสั่งยาในรูปแบบอิเล็กทรอนิกส์</w:t>
            </w:r>
            <w:r w:rsidRPr="00A35027">
              <w:rPr>
                <w:rFonts w:ascii="TH SarabunPSK" w:hAnsi="TH SarabunPSK" w:cs="TH SarabunPSK"/>
                <w:i/>
                <w:iCs/>
                <w:sz w:val="32"/>
                <w:szCs w:val="32"/>
                <w:cs/>
              </w:rPr>
              <w:t xml:space="preserve">จึงจะผ่านเกณฑ์ระดับ </w:t>
            </w:r>
            <w:r w:rsidRPr="00A35027">
              <w:rPr>
                <w:rFonts w:ascii="TH SarabunPSK" w:hAnsi="TH SarabunPSK" w:cs="TH SarabunPSK"/>
                <w:i/>
                <w:iCs/>
                <w:sz w:val="32"/>
                <w:szCs w:val="32"/>
              </w:rPr>
              <w:t>2</w:t>
            </w:r>
          </w:p>
          <w:p w:rsidR="004B2A71" w:rsidRPr="00A35027" w:rsidRDefault="004B2A71" w:rsidP="004B2A71">
            <w:pPr>
              <w:pStyle w:val="a6"/>
              <w:ind w:left="0" w:right="318"/>
              <w:jc w:val="thaiDistribute"/>
              <w:rPr>
                <w:rFonts w:ascii="TH SarabunPSK" w:hAnsi="TH SarabunPSK" w:cs="TH SarabunPSK"/>
                <w:strike/>
                <w:sz w:val="16"/>
                <w:szCs w:val="16"/>
              </w:rPr>
            </w:pPr>
          </w:p>
          <w:p w:rsidR="004B2A71" w:rsidRPr="00A35027" w:rsidRDefault="004B2A71" w:rsidP="004B2A71">
            <w:pPr>
              <w:ind w:right="318"/>
              <w:jc w:val="thaiDistribute"/>
              <w:rPr>
                <w:rFonts w:ascii="TH SarabunPSK" w:hAnsi="TH SarabunPSK" w:cs="TH SarabunPSK"/>
                <w:sz w:val="32"/>
                <w:szCs w:val="32"/>
                <w:cs/>
              </w:rPr>
            </w:pPr>
            <w:r w:rsidRPr="00A35027">
              <w:rPr>
                <w:rFonts w:ascii="TH SarabunPSK" w:hAnsi="TH SarabunPSK" w:cs="TH SarabunPSK"/>
                <w:b/>
                <w:bCs/>
                <w:sz w:val="32"/>
                <w:szCs w:val="32"/>
                <w:u w:val="single"/>
                <w:shd w:val="clear" w:color="auto" w:fill="FFFFFF"/>
                <w:cs/>
              </w:rPr>
              <w:t xml:space="preserve">ระดับ </w:t>
            </w:r>
            <w:r w:rsidRPr="00A35027">
              <w:rPr>
                <w:rFonts w:ascii="TH SarabunPSK" w:hAnsi="TH SarabunPSK" w:cs="TH SarabunPSK"/>
                <w:b/>
                <w:bCs/>
                <w:sz w:val="32"/>
                <w:szCs w:val="32"/>
                <w:u w:val="single"/>
                <w:shd w:val="clear" w:color="auto" w:fill="FFFFFF"/>
              </w:rPr>
              <w:t>3</w:t>
            </w:r>
            <w:r w:rsidRPr="00A35027">
              <w:rPr>
                <w:rFonts w:ascii="TH SarabunPSK" w:hAnsi="TH SarabunPSK" w:cs="TH SarabunPSK"/>
                <w:b/>
                <w:bCs/>
                <w:sz w:val="32"/>
                <w:szCs w:val="32"/>
                <w:shd w:val="clear" w:color="auto" w:fill="FFFFFF"/>
                <w:cs/>
              </w:rPr>
              <w:t xml:space="preserve">. </w:t>
            </w:r>
            <w:r w:rsidRPr="00A35027">
              <w:rPr>
                <w:rFonts w:ascii="TH SarabunPSK" w:hAnsi="TH SarabunPSK" w:cs="TH SarabunPSK"/>
                <w:sz w:val="32"/>
                <w:szCs w:val="32"/>
                <w:shd w:val="clear" w:color="auto" w:fill="FFFFFF"/>
              </w:rPr>
              <w:t>Smart Outcome</w:t>
            </w:r>
            <w:r w:rsidRPr="00A35027">
              <w:rPr>
                <w:rFonts w:ascii="TH SarabunPSK" w:hAnsi="TH SarabunPSK" w:cs="TH SarabunPSK"/>
                <w:sz w:val="32"/>
                <w:szCs w:val="32"/>
                <w:shd w:val="clear" w:color="auto" w:fill="FFFFFF"/>
                <w:cs/>
              </w:rPr>
              <w:t xml:space="preserve">: หมายถึง โรงพยาบาลมีการนำเทคโนโลยีดิจิทัลมาปรับปรุง </w:t>
            </w:r>
            <w:r w:rsidRPr="00A35027">
              <w:rPr>
                <w:rFonts w:ascii="TH SarabunPSK" w:hAnsi="TH SarabunPSK" w:cs="TH SarabunPSK"/>
                <w:sz w:val="32"/>
                <w:szCs w:val="32"/>
                <w:shd w:val="clear" w:color="auto" w:fill="FFFFFF"/>
              </w:rPr>
              <w:t>Core Business Process</w:t>
            </w:r>
            <w:r w:rsidRPr="00A35027">
              <w:rPr>
                <w:rFonts w:ascii="TH SarabunPSK" w:hAnsi="TH SarabunPSK" w:cs="TH SarabunPSK"/>
                <w:sz w:val="32"/>
                <w:szCs w:val="32"/>
                <w:shd w:val="clear" w:color="auto" w:fill="FFFFFF"/>
                <w:cs/>
              </w:rPr>
              <w:t xml:space="preserve"> ในองค์กร ให้มีความเชื่อมโยงกันทั้งระบบ </w:t>
            </w:r>
            <w:r w:rsidRPr="00A35027">
              <w:rPr>
                <w:rFonts w:ascii="TH SarabunPSK" w:hAnsi="TH SarabunPSK" w:cs="TH SarabunPSK"/>
                <w:sz w:val="32"/>
                <w:szCs w:val="32"/>
                <w:shd w:val="clear" w:color="auto" w:fill="FFFFFF"/>
              </w:rPr>
              <w:t xml:space="preserve">Front Office </w:t>
            </w:r>
            <w:r w:rsidRPr="00A35027">
              <w:rPr>
                <w:rFonts w:ascii="TH SarabunPSK" w:hAnsi="TH SarabunPSK" w:cs="TH SarabunPSK"/>
                <w:sz w:val="32"/>
                <w:szCs w:val="32"/>
                <w:shd w:val="clear" w:color="auto" w:fill="FFFFFF"/>
                <w:cs/>
              </w:rPr>
              <w:t xml:space="preserve">และ </w:t>
            </w:r>
            <w:r w:rsidRPr="00A35027">
              <w:rPr>
                <w:rFonts w:ascii="TH SarabunPSK" w:hAnsi="TH SarabunPSK" w:cs="TH SarabunPSK"/>
                <w:sz w:val="32"/>
                <w:szCs w:val="32"/>
                <w:shd w:val="clear" w:color="auto" w:fill="FFFFFF"/>
              </w:rPr>
              <w:t xml:space="preserve">Back Office </w:t>
            </w:r>
            <w:r w:rsidRPr="00A35027">
              <w:rPr>
                <w:rFonts w:ascii="TH SarabunPSK" w:hAnsi="TH SarabunPSK" w:cs="TH SarabunPSK"/>
                <w:sz w:val="32"/>
                <w:szCs w:val="32"/>
                <w:shd w:val="clear" w:color="auto" w:fill="FFFFFF"/>
                <w:cs/>
              </w:rPr>
              <w:t>จนเกิดเป็น</w:t>
            </w:r>
            <w:r w:rsidRPr="00A35027">
              <w:rPr>
                <w:rFonts w:ascii="TH SarabunPSK" w:hAnsi="TH SarabunPSK" w:cs="TH SarabunPSK"/>
                <w:sz w:val="32"/>
                <w:szCs w:val="32"/>
                <w:cs/>
              </w:rPr>
              <w:t>ระบบวางแผนการใช้ทรัพยากร</w:t>
            </w:r>
            <w:r w:rsidRPr="00A35027">
              <w:rPr>
                <w:rFonts w:ascii="TH SarabunPSK" w:hAnsi="TH SarabunPSK" w:cs="TH SarabunPSK"/>
                <w:sz w:val="32"/>
                <w:szCs w:val="32"/>
              </w:rPr>
              <w:t> ERP Model(Enterprise Resource Planning System ; ERP) </w:t>
            </w:r>
            <w:r w:rsidRPr="00A35027">
              <w:rPr>
                <w:rFonts w:ascii="TH SarabunPSK" w:hAnsi="TH SarabunPSK" w:cs="TH SarabunPSK"/>
                <w:sz w:val="32"/>
                <w:szCs w:val="32"/>
                <w:shd w:val="clear" w:color="auto" w:fill="FFFFFF"/>
                <w:cs/>
              </w:rPr>
              <w:t>ส่งผลให้การดำเนินการขององค์กร มีคุณภาพ ประสิทธิภาพ และความปลอดภัยในการให้บริการ</w:t>
            </w:r>
            <w:r w:rsidRPr="00A35027">
              <w:rPr>
                <w:rFonts w:ascii="TH SarabunPSK" w:hAnsi="TH SarabunPSK" w:cs="TH SarabunPSK"/>
                <w:sz w:val="32"/>
                <w:szCs w:val="32"/>
                <w:cs/>
              </w:rPr>
              <w:t xml:space="preserve">ทั้งนี้ เขตสุขภาพ/กรมวิชาการสามารถเลือก </w:t>
            </w:r>
            <w:r w:rsidRPr="00A35027">
              <w:rPr>
                <w:rFonts w:ascii="TH SarabunPSK" w:hAnsi="TH SarabunPSK" w:cs="TH SarabunPSK"/>
                <w:sz w:val="32"/>
                <w:szCs w:val="32"/>
              </w:rPr>
              <w:t xml:space="preserve">Success Story </w:t>
            </w:r>
            <w:r w:rsidRPr="00A35027">
              <w:rPr>
                <w:rFonts w:ascii="TH SarabunPSK" w:hAnsi="TH SarabunPSK" w:cs="TH SarabunPSK"/>
                <w:sz w:val="32"/>
                <w:szCs w:val="32"/>
                <w:cs/>
              </w:rPr>
              <w:t>จาก</w:t>
            </w:r>
            <w:r w:rsidRPr="00A35027">
              <w:rPr>
                <w:rFonts w:ascii="TH SarabunPSK" w:hAnsi="TH SarabunPSK" w:cs="TH SarabunPSK"/>
                <w:sz w:val="32"/>
                <w:szCs w:val="32"/>
              </w:rPr>
              <w:t xml:space="preserve"> ERP Model</w:t>
            </w:r>
            <w:r w:rsidRPr="00A35027">
              <w:rPr>
                <w:rFonts w:ascii="TH SarabunPSK" w:hAnsi="TH SarabunPSK" w:cs="TH SarabunPSK"/>
                <w:sz w:val="32"/>
                <w:szCs w:val="32"/>
                <w:cs/>
              </w:rPr>
              <w:t xml:space="preserve"> ของโรงพยาบาลได้เอง</w:t>
            </w:r>
          </w:p>
          <w:p w:rsidR="004B2A71" w:rsidRPr="00A35027" w:rsidRDefault="004B2A71" w:rsidP="004B2A71">
            <w:pPr>
              <w:pStyle w:val="a6"/>
              <w:ind w:left="0" w:right="318"/>
              <w:jc w:val="thaiDistribute"/>
              <w:rPr>
                <w:rFonts w:ascii="TH SarabunPSK" w:hAnsi="TH SarabunPSK" w:cs="TH SarabunPSK"/>
                <w:i/>
                <w:iCs/>
                <w:sz w:val="32"/>
                <w:szCs w:val="32"/>
                <w:cs/>
              </w:rPr>
            </w:pPr>
            <w:r w:rsidRPr="00A35027">
              <w:rPr>
                <w:rFonts w:ascii="TH SarabunPSK" w:hAnsi="TH SarabunPSK" w:cs="TH SarabunPSK"/>
                <w:i/>
                <w:iCs/>
                <w:sz w:val="32"/>
                <w:szCs w:val="32"/>
                <w:cs/>
              </w:rPr>
              <w:t xml:space="preserve">โรงพยาบาลต้องผ่านเกณฑ์ระดับ </w:t>
            </w:r>
            <w:r w:rsidRPr="00A35027">
              <w:rPr>
                <w:rFonts w:ascii="TH SarabunPSK" w:hAnsi="TH SarabunPSK" w:cs="TH SarabunPSK"/>
                <w:i/>
                <w:iCs/>
                <w:sz w:val="32"/>
                <w:szCs w:val="32"/>
              </w:rPr>
              <w:t>1</w:t>
            </w:r>
            <w:r w:rsidRPr="00A35027">
              <w:rPr>
                <w:rFonts w:ascii="TH SarabunPSK" w:hAnsi="TH SarabunPSK" w:cs="TH SarabunPSK"/>
                <w:i/>
                <w:iCs/>
                <w:sz w:val="32"/>
                <w:szCs w:val="32"/>
                <w:cs/>
              </w:rPr>
              <w:t xml:space="preserve">, </w:t>
            </w:r>
            <w:r w:rsidRPr="00A35027">
              <w:rPr>
                <w:rFonts w:ascii="TH SarabunPSK" w:hAnsi="TH SarabunPSK" w:cs="TH SarabunPSK"/>
                <w:i/>
                <w:iCs/>
                <w:sz w:val="32"/>
                <w:szCs w:val="32"/>
              </w:rPr>
              <w:t>2</w:t>
            </w:r>
            <w:r w:rsidRPr="00A35027">
              <w:rPr>
                <w:rFonts w:ascii="TH SarabunPSK" w:hAnsi="TH SarabunPSK" w:cs="TH SarabunPSK"/>
                <w:i/>
                <w:iCs/>
                <w:sz w:val="32"/>
                <w:szCs w:val="32"/>
                <w:cs/>
              </w:rPr>
              <w:t xml:space="preserve"> และแสดง</w:t>
            </w:r>
            <w:r w:rsidRPr="00A35027">
              <w:rPr>
                <w:rFonts w:ascii="TH SarabunPSK" w:hAnsi="TH SarabunPSK" w:cs="TH SarabunPSK"/>
                <w:i/>
                <w:iCs/>
                <w:sz w:val="32"/>
                <w:szCs w:val="32"/>
              </w:rPr>
              <w:t>S</w:t>
            </w:r>
            <w:bookmarkStart w:id="9" w:name="_GoBack"/>
            <w:bookmarkEnd w:id="9"/>
            <w:r w:rsidRPr="00A35027">
              <w:rPr>
                <w:rFonts w:ascii="TH SarabunPSK" w:hAnsi="TH SarabunPSK" w:cs="TH SarabunPSK"/>
                <w:i/>
                <w:iCs/>
                <w:sz w:val="32"/>
                <w:szCs w:val="32"/>
              </w:rPr>
              <w:t xml:space="preserve">uccess Story </w:t>
            </w:r>
            <w:r w:rsidRPr="00A35027">
              <w:rPr>
                <w:rFonts w:ascii="TH SarabunPSK" w:hAnsi="TH SarabunPSK" w:cs="TH SarabunPSK"/>
                <w:i/>
                <w:iCs/>
                <w:sz w:val="32"/>
                <w:szCs w:val="32"/>
                <w:cs/>
              </w:rPr>
              <w:t>จาก</w:t>
            </w:r>
            <w:r w:rsidRPr="00A35027">
              <w:rPr>
                <w:rFonts w:ascii="TH SarabunPSK" w:hAnsi="TH SarabunPSK" w:cs="TH SarabunPSK"/>
                <w:i/>
                <w:iCs/>
                <w:sz w:val="32"/>
                <w:szCs w:val="32"/>
                <w:shd w:val="clear" w:color="auto" w:fill="FFFFFF"/>
              </w:rPr>
              <w:t>Smart Outcome</w:t>
            </w:r>
            <w:r w:rsidRPr="00A35027">
              <w:rPr>
                <w:rFonts w:ascii="TH SarabunPSK" w:hAnsi="TH SarabunPSK" w:cs="TH SarabunPSK"/>
                <w:i/>
                <w:iCs/>
                <w:sz w:val="32"/>
                <w:szCs w:val="32"/>
                <w:cs/>
              </w:rPr>
              <w:t xml:space="preserve"> ได้อย่างน้อย </w:t>
            </w:r>
            <w:r w:rsidRPr="00A35027">
              <w:rPr>
                <w:rFonts w:ascii="TH SarabunPSK" w:hAnsi="TH SarabunPSK" w:cs="TH SarabunPSK"/>
                <w:i/>
                <w:iCs/>
                <w:sz w:val="32"/>
                <w:szCs w:val="32"/>
              </w:rPr>
              <w:t>1</w:t>
            </w:r>
            <w:r w:rsidRPr="00A35027">
              <w:rPr>
                <w:rFonts w:ascii="TH SarabunPSK" w:hAnsi="TH SarabunPSK" w:cs="TH SarabunPSK"/>
                <w:i/>
                <w:iCs/>
                <w:sz w:val="32"/>
                <w:szCs w:val="32"/>
                <w:cs/>
              </w:rPr>
              <w:t xml:space="preserve"> เรื่อง จึงจะผ่านเกณฑ์ระดับ </w:t>
            </w:r>
            <w:r w:rsidRPr="00A35027">
              <w:rPr>
                <w:rFonts w:ascii="TH SarabunPSK" w:hAnsi="TH SarabunPSK" w:cs="TH SarabunPSK"/>
                <w:i/>
                <w:iCs/>
                <w:sz w:val="32"/>
                <w:szCs w:val="32"/>
              </w:rPr>
              <w:t>3</w:t>
            </w:r>
          </w:p>
        </w:tc>
      </w:tr>
      <w:tr w:rsidR="004B2A71" w:rsidRPr="00A35027" w:rsidTr="004B2A71">
        <w:tc>
          <w:tcPr>
            <w:tcW w:w="9952" w:type="dxa"/>
            <w:gridSpan w:val="2"/>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b/>
                <w:bCs/>
                <w:sz w:val="32"/>
                <w:szCs w:val="32"/>
                <w:cs/>
              </w:rPr>
              <w:lastRenderedPageBreak/>
              <w:t xml:space="preserve">เกณฑ์เป้าหมาย </w:t>
            </w:r>
            <w:r w:rsidRPr="00A35027">
              <w:rPr>
                <w:rFonts w:ascii="TH SarabunPSK" w:hAnsi="TH SarabunPSK" w:cs="TH SarabunPSK"/>
                <w:sz w:val="32"/>
                <w:szCs w:val="32"/>
                <w:cs/>
              </w:rPr>
              <w:t xml:space="preserve">: </w:t>
            </w:r>
          </w:p>
          <w:p w:rsidR="004B2A71" w:rsidRPr="00A35027" w:rsidRDefault="004B2A71" w:rsidP="004B2A71">
            <w:pPr>
              <w:ind w:right="318"/>
              <w:jc w:val="thaiDistribute"/>
              <w:rPr>
                <w:rFonts w:ascii="TH SarabunPSK" w:hAnsi="TH SarabunPSK" w:cs="TH SarabunPSK"/>
                <w:b/>
                <w:bCs/>
                <w:sz w:val="32"/>
                <w:szCs w:val="32"/>
              </w:rPr>
            </w:pPr>
            <w:r w:rsidRPr="00A35027">
              <w:rPr>
                <w:rFonts w:ascii="TH SarabunPSK" w:hAnsi="TH SarabunPSK" w:cs="TH SarabunPSK"/>
                <w:color w:val="000000"/>
                <w:sz w:val="32"/>
                <w:szCs w:val="32"/>
                <w:cs/>
              </w:rPr>
              <w:lastRenderedPageBreak/>
              <w:t>วัดระดับความสำเร็จของการดำเนินงาน</w:t>
            </w:r>
            <w:r w:rsidRPr="00A35027">
              <w:rPr>
                <w:rFonts w:ascii="TH SarabunPSK" w:hAnsi="TH SarabunPSK" w:cs="TH SarabunPSK"/>
                <w:color w:val="000000"/>
                <w:sz w:val="32"/>
                <w:szCs w:val="32"/>
              </w:rPr>
              <w:t xml:space="preserve">Digital Transformation </w:t>
            </w:r>
            <w:r w:rsidRPr="00A35027">
              <w:rPr>
                <w:rFonts w:ascii="TH SarabunPSK" w:hAnsi="TH SarabunPSK" w:cs="TH SarabunPSK"/>
                <w:sz w:val="32"/>
                <w:szCs w:val="32"/>
                <w:cs/>
              </w:rPr>
              <w:t xml:space="preserve">เพื่อก้าวสู่การเป็น </w:t>
            </w:r>
            <w:r w:rsidRPr="00A35027">
              <w:rPr>
                <w:rFonts w:ascii="TH SarabunPSK" w:hAnsi="TH SarabunPSK" w:cs="TH SarabunPSK"/>
                <w:sz w:val="32"/>
                <w:szCs w:val="32"/>
              </w:rPr>
              <w:t>SmartHospital</w:t>
            </w:r>
            <w:r w:rsidRPr="00A35027">
              <w:rPr>
                <w:rFonts w:ascii="TH SarabunPSK" w:hAnsi="TH SarabunPSK" w:cs="TH SarabunPSK"/>
                <w:color w:val="000000"/>
                <w:sz w:val="32"/>
                <w:szCs w:val="32"/>
                <w:cs/>
              </w:rPr>
              <w:t xml:space="preserve"> ในระดับจังหวัด และระดับเขต/กรมวิชาการ ดังนี้</w:t>
            </w:r>
          </w:p>
          <w:tbl>
            <w:tblPr>
              <w:tblW w:w="10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64"/>
              <w:gridCol w:w="1701"/>
              <w:gridCol w:w="1843"/>
              <w:gridCol w:w="1843"/>
              <w:gridCol w:w="1843"/>
            </w:tblGrid>
            <w:tr w:rsidR="004B2A71" w:rsidRPr="00A35027" w:rsidTr="004B2A71">
              <w:tc>
                <w:tcPr>
                  <w:tcW w:w="2864" w:type="dxa"/>
                  <w:vMerge w:val="restart"/>
                  <w:shd w:val="clear" w:color="auto" w:fill="auto"/>
                </w:tcPr>
                <w:p w:rsidR="004B2A71" w:rsidRPr="00A35027" w:rsidRDefault="004B2A71" w:rsidP="004B2A71">
                  <w:pPr>
                    <w:spacing w:before="240"/>
                    <w:jc w:val="center"/>
                    <w:rPr>
                      <w:rFonts w:ascii="TH SarabunPSK" w:hAnsi="TH SarabunPSK" w:cs="TH SarabunPSK"/>
                      <w:sz w:val="32"/>
                      <w:szCs w:val="32"/>
                      <w:cs/>
                    </w:rPr>
                  </w:pPr>
                  <w:r w:rsidRPr="00A35027">
                    <w:rPr>
                      <w:rFonts w:ascii="TH SarabunPSK" w:hAnsi="TH SarabunPSK" w:cs="TH SarabunPSK"/>
                      <w:sz w:val="32"/>
                      <w:szCs w:val="32"/>
                      <w:cs/>
                    </w:rPr>
                    <w:t>เป้าหมาย</w:t>
                  </w:r>
                </w:p>
              </w:tc>
              <w:tc>
                <w:tcPr>
                  <w:tcW w:w="7230" w:type="dxa"/>
                  <w:gridSpan w:val="4"/>
                  <w:shd w:val="clear" w:color="auto" w:fill="auto"/>
                </w:tcPr>
                <w:p w:rsidR="004B2A71" w:rsidRPr="00A35027" w:rsidRDefault="004B2A71" w:rsidP="004B2A71">
                  <w:pPr>
                    <w:jc w:val="center"/>
                    <w:rPr>
                      <w:rFonts w:ascii="TH SarabunPSK" w:hAnsi="TH SarabunPSK" w:cs="TH SarabunPSK"/>
                      <w:b/>
                      <w:bCs/>
                      <w:sz w:val="32"/>
                      <w:szCs w:val="32"/>
                      <w:cs/>
                    </w:rPr>
                  </w:pPr>
                  <w:r w:rsidRPr="00A35027">
                    <w:rPr>
                      <w:rFonts w:ascii="TH SarabunPSK" w:hAnsi="TH SarabunPSK" w:cs="TH SarabunPSK"/>
                      <w:sz w:val="32"/>
                      <w:szCs w:val="32"/>
                      <w:cs/>
                    </w:rPr>
                    <w:t>ปีงบประมาณ</w:t>
                  </w:r>
                </w:p>
              </w:tc>
            </w:tr>
            <w:tr w:rsidR="004B2A71" w:rsidRPr="00A35027" w:rsidTr="004B2A71">
              <w:tc>
                <w:tcPr>
                  <w:tcW w:w="2864" w:type="dxa"/>
                  <w:vMerge/>
                  <w:shd w:val="clear" w:color="auto" w:fill="auto"/>
                </w:tcPr>
                <w:p w:rsidR="004B2A71" w:rsidRPr="00A35027" w:rsidRDefault="004B2A71" w:rsidP="004B2A71">
                  <w:pPr>
                    <w:jc w:val="thaiDistribute"/>
                    <w:rPr>
                      <w:rFonts w:ascii="TH SarabunPSK" w:hAnsi="TH SarabunPSK" w:cs="TH SarabunPSK"/>
                      <w:sz w:val="32"/>
                      <w:szCs w:val="32"/>
                    </w:rPr>
                  </w:pPr>
                </w:p>
              </w:tc>
              <w:tc>
                <w:tcPr>
                  <w:tcW w:w="1701"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2562</w:t>
                  </w:r>
                </w:p>
              </w:tc>
              <w:tc>
                <w:tcPr>
                  <w:tcW w:w="1843"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2563</w:t>
                  </w:r>
                </w:p>
              </w:tc>
              <w:tc>
                <w:tcPr>
                  <w:tcW w:w="1843"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2564</w:t>
                  </w:r>
                </w:p>
              </w:tc>
              <w:tc>
                <w:tcPr>
                  <w:tcW w:w="1843"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2565</w:t>
                  </w:r>
                </w:p>
              </w:tc>
            </w:tr>
            <w:tr w:rsidR="004B2A71" w:rsidRPr="00A35027" w:rsidTr="004B2A71">
              <w:tc>
                <w:tcPr>
                  <w:tcW w:w="2864" w:type="dxa"/>
                  <w:vMerge w:val="restart"/>
                  <w:shd w:val="clear" w:color="auto" w:fill="auto"/>
                </w:tcPr>
                <w:p w:rsidR="004B2A71" w:rsidRPr="00A35027" w:rsidRDefault="004B2A71" w:rsidP="004B2A71">
                  <w:pPr>
                    <w:rPr>
                      <w:rFonts w:ascii="TH SarabunPSK" w:hAnsi="TH SarabunPSK" w:cs="TH SarabunPSK"/>
                      <w:b/>
                      <w:bCs/>
                      <w:color w:val="000000"/>
                      <w:sz w:val="30"/>
                      <w:szCs w:val="30"/>
                      <w:cs/>
                    </w:rPr>
                  </w:pPr>
                  <w:r w:rsidRPr="00A35027">
                    <w:rPr>
                      <w:rFonts w:ascii="TH SarabunPSK" w:hAnsi="TH SarabunPSK" w:cs="TH SarabunPSK"/>
                      <w:color w:val="000000"/>
                      <w:sz w:val="28"/>
                      <w:cs/>
                    </w:rPr>
                    <w:t xml:space="preserve">โรงพยาบาลภาครัฐสังกัดกระทรวงสาธารณสุข (สป./กรมวิชาการ) มีการดำเนินงาน </w:t>
                  </w:r>
                  <w:r w:rsidRPr="00A35027">
                    <w:rPr>
                      <w:rFonts w:ascii="TH SarabunPSK" w:hAnsi="TH SarabunPSK" w:cs="TH SarabunPSK"/>
                      <w:color w:val="000000"/>
                      <w:sz w:val="28"/>
                    </w:rPr>
                    <w:t>Digital Transformation</w:t>
                  </w:r>
                  <w:r w:rsidRPr="00A35027">
                    <w:rPr>
                      <w:rFonts w:ascii="TH SarabunPSK" w:hAnsi="TH SarabunPSK" w:cs="TH SarabunPSK"/>
                      <w:sz w:val="28"/>
                      <w:cs/>
                    </w:rPr>
                    <w:t xml:space="preserve">เพื่อก้าวสู่การเป็น </w:t>
                  </w:r>
                  <w:r w:rsidRPr="00A35027">
                    <w:rPr>
                      <w:rFonts w:ascii="TH SarabunPSK" w:hAnsi="TH SarabunPSK" w:cs="TH SarabunPSK"/>
                      <w:sz w:val="28"/>
                    </w:rPr>
                    <w:t>Smart Hospital</w:t>
                  </w:r>
                  <w:r w:rsidRPr="00A35027">
                    <w:rPr>
                      <w:rFonts w:ascii="TH SarabunPSK" w:hAnsi="TH SarabunPSK" w:cs="TH SarabunPSK"/>
                      <w:b/>
                      <w:bCs/>
                      <w:color w:val="000000"/>
                      <w:sz w:val="28"/>
                      <w:cs/>
                    </w:rPr>
                    <w:t xml:space="preserve"> ผ่านเกณฑ์ ระดับ </w:t>
                  </w:r>
                  <w:r w:rsidRPr="00A35027">
                    <w:rPr>
                      <w:rFonts w:ascii="TH SarabunPSK" w:hAnsi="TH SarabunPSK" w:cs="TH SarabunPSK"/>
                      <w:b/>
                      <w:bCs/>
                      <w:color w:val="000000"/>
                      <w:sz w:val="28"/>
                    </w:rPr>
                    <w:t xml:space="preserve">2 </w:t>
                  </w:r>
                  <w:r w:rsidRPr="00A35027">
                    <w:rPr>
                      <w:rFonts w:ascii="TH SarabunPSK" w:hAnsi="TH SarabunPSK" w:cs="TH SarabunPSK"/>
                      <w:b/>
                      <w:bCs/>
                      <w:color w:val="000000"/>
                      <w:sz w:val="28"/>
                      <w:cs/>
                    </w:rPr>
                    <w:t>ขึ้นไป</w:t>
                  </w:r>
                </w:p>
              </w:tc>
              <w:tc>
                <w:tcPr>
                  <w:tcW w:w="1701" w:type="dxa"/>
                  <w:shd w:val="clear" w:color="auto" w:fill="auto"/>
                </w:tcPr>
                <w:p w:rsidR="004B2A71" w:rsidRPr="00A35027" w:rsidRDefault="004B2A71" w:rsidP="004B2A71">
                  <w:pPr>
                    <w:rPr>
                      <w:rFonts w:ascii="TH SarabunPSK" w:hAnsi="TH SarabunPSK" w:cs="TH SarabunPSK"/>
                      <w:sz w:val="28"/>
                      <w:cs/>
                    </w:rPr>
                  </w:pPr>
                  <w:r w:rsidRPr="00A35027">
                    <w:rPr>
                      <w:rFonts w:ascii="TH SarabunPSK" w:hAnsi="TH SarabunPSK" w:cs="TH SarabunPSK"/>
                      <w:color w:val="000000"/>
                      <w:sz w:val="28"/>
                      <w:cs/>
                    </w:rPr>
                    <w:t xml:space="preserve">รพศ./รพท </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จังหวัดละ </w:t>
                  </w:r>
                  <w:r w:rsidRPr="00A35027">
                    <w:rPr>
                      <w:rFonts w:ascii="TH SarabunPSK" w:hAnsi="TH SarabunPSK" w:cs="TH SarabunPSK"/>
                      <w:sz w:val="28"/>
                    </w:rPr>
                    <w:t>1</w:t>
                  </w:r>
                  <w:r w:rsidRPr="00A35027">
                    <w:rPr>
                      <w:rFonts w:ascii="TH SarabunPSK" w:hAnsi="TH SarabunPSK" w:cs="TH SarabunPSK"/>
                      <w:sz w:val="28"/>
                      <w:cs/>
                    </w:rPr>
                    <w:t xml:space="preserve"> แห่ง </w:t>
                  </w:r>
                </w:p>
              </w:tc>
              <w:tc>
                <w:tcPr>
                  <w:tcW w:w="1843" w:type="dxa"/>
                  <w:shd w:val="clear" w:color="auto" w:fill="auto"/>
                </w:tcPr>
                <w:p w:rsidR="004B2A71" w:rsidRPr="00A35027" w:rsidRDefault="004B2A71" w:rsidP="004B2A71">
                  <w:pPr>
                    <w:rPr>
                      <w:rFonts w:ascii="TH SarabunPSK" w:hAnsi="TH SarabunPSK" w:cs="TH SarabunPSK"/>
                      <w:color w:val="000000"/>
                      <w:sz w:val="28"/>
                      <w:cs/>
                    </w:rPr>
                  </w:pPr>
                  <w:r w:rsidRPr="00A35027">
                    <w:rPr>
                      <w:rFonts w:ascii="TH SarabunPSK" w:hAnsi="TH SarabunPSK" w:cs="TH SarabunPSK"/>
                      <w:color w:val="000000"/>
                      <w:sz w:val="28"/>
                      <w:cs/>
                    </w:rPr>
                    <w:t xml:space="preserve">ร้อยละ </w:t>
                  </w:r>
                  <w:r w:rsidRPr="00A35027">
                    <w:rPr>
                      <w:rFonts w:ascii="TH SarabunPSK" w:hAnsi="TH SarabunPSK" w:cs="TH SarabunPSK"/>
                      <w:color w:val="000000"/>
                      <w:sz w:val="28"/>
                    </w:rPr>
                    <w:t xml:space="preserve">100 </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color w:val="000000"/>
                      <w:sz w:val="28"/>
                      <w:cs/>
                    </w:rPr>
                    <w:t xml:space="preserve">ของ รพศ./รพท </w:t>
                  </w:r>
                </w:p>
              </w:tc>
              <w:tc>
                <w:tcPr>
                  <w:tcW w:w="1843" w:type="dxa"/>
                  <w:shd w:val="clear" w:color="auto" w:fill="auto"/>
                </w:tcPr>
                <w:p w:rsidR="004B2A71" w:rsidRPr="00A35027" w:rsidRDefault="004B2A71" w:rsidP="004B2A71">
                  <w:pPr>
                    <w:rPr>
                      <w:rFonts w:ascii="TH SarabunPSK" w:hAnsi="TH SarabunPSK" w:cs="TH SarabunPSK"/>
                      <w:color w:val="000000"/>
                      <w:sz w:val="28"/>
                      <w:cs/>
                    </w:rPr>
                  </w:pPr>
                  <w:r w:rsidRPr="00A35027">
                    <w:rPr>
                      <w:rFonts w:ascii="TH SarabunPSK" w:hAnsi="TH SarabunPSK" w:cs="TH SarabunPSK"/>
                      <w:color w:val="000000"/>
                      <w:sz w:val="28"/>
                      <w:cs/>
                    </w:rPr>
                    <w:t xml:space="preserve">ร้อยละ </w:t>
                  </w:r>
                  <w:r w:rsidRPr="00A35027">
                    <w:rPr>
                      <w:rFonts w:ascii="TH SarabunPSK" w:hAnsi="TH SarabunPSK" w:cs="TH SarabunPSK"/>
                      <w:color w:val="000000"/>
                      <w:sz w:val="28"/>
                    </w:rPr>
                    <w:t xml:space="preserve">100 </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color w:val="000000"/>
                      <w:sz w:val="28"/>
                      <w:cs/>
                    </w:rPr>
                    <w:t xml:space="preserve">ของ รพศ./รพท </w:t>
                  </w:r>
                </w:p>
              </w:tc>
              <w:tc>
                <w:tcPr>
                  <w:tcW w:w="1843" w:type="dxa"/>
                  <w:shd w:val="clear" w:color="auto" w:fill="auto"/>
                </w:tcPr>
                <w:p w:rsidR="004B2A71" w:rsidRPr="00A35027" w:rsidRDefault="004B2A71" w:rsidP="004B2A71">
                  <w:pPr>
                    <w:rPr>
                      <w:rFonts w:ascii="TH SarabunPSK" w:hAnsi="TH SarabunPSK" w:cs="TH SarabunPSK"/>
                      <w:color w:val="000000"/>
                      <w:sz w:val="28"/>
                      <w:cs/>
                    </w:rPr>
                  </w:pPr>
                  <w:r w:rsidRPr="00A35027">
                    <w:rPr>
                      <w:rFonts w:ascii="TH SarabunPSK" w:hAnsi="TH SarabunPSK" w:cs="TH SarabunPSK"/>
                      <w:color w:val="000000"/>
                      <w:sz w:val="28"/>
                      <w:cs/>
                    </w:rPr>
                    <w:t xml:space="preserve">ร้อยละ </w:t>
                  </w:r>
                  <w:r w:rsidRPr="00A35027">
                    <w:rPr>
                      <w:rFonts w:ascii="TH SarabunPSK" w:hAnsi="TH SarabunPSK" w:cs="TH SarabunPSK"/>
                      <w:color w:val="000000"/>
                      <w:sz w:val="28"/>
                    </w:rPr>
                    <w:t xml:space="preserve">100 </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color w:val="000000"/>
                      <w:sz w:val="28"/>
                      <w:cs/>
                    </w:rPr>
                    <w:t>ของ รพศ./รพท</w:t>
                  </w:r>
                </w:p>
              </w:tc>
            </w:tr>
            <w:tr w:rsidR="004B2A71" w:rsidRPr="00A35027" w:rsidTr="004B2A71">
              <w:tc>
                <w:tcPr>
                  <w:tcW w:w="2864" w:type="dxa"/>
                  <w:vMerge/>
                  <w:shd w:val="clear" w:color="auto" w:fill="auto"/>
                </w:tcPr>
                <w:p w:rsidR="004B2A71" w:rsidRPr="00A35027" w:rsidRDefault="004B2A71" w:rsidP="004B2A71">
                  <w:pPr>
                    <w:rPr>
                      <w:rFonts w:ascii="TH SarabunPSK" w:hAnsi="TH SarabunPSK" w:cs="TH SarabunPSK"/>
                      <w:color w:val="000000"/>
                      <w:sz w:val="28"/>
                      <w:cs/>
                    </w:rPr>
                  </w:pPr>
                </w:p>
              </w:tc>
              <w:tc>
                <w:tcPr>
                  <w:tcW w:w="1701"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 xml:space="preserve">50 </w:t>
                  </w:r>
                </w:p>
                <w:p w:rsidR="004B2A71" w:rsidRPr="00A35027" w:rsidRDefault="004B2A71" w:rsidP="004B2A71">
                  <w:pPr>
                    <w:jc w:val="center"/>
                    <w:rPr>
                      <w:rFonts w:ascii="TH SarabunPSK" w:hAnsi="TH SarabunPSK" w:cs="TH SarabunPSK"/>
                      <w:color w:val="000000"/>
                      <w:sz w:val="28"/>
                    </w:rPr>
                  </w:pPr>
                  <w:r w:rsidRPr="00A35027">
                    <w:rPr>
                      <w:rFonts w:ascii="TH SarabunPSK" w:hAnsi="TH SarabunPSK" w:cs="TH SarabunPSK"/>
                      <w:sz w:val="28"/>
                      <w:cs/>
                    </w:rPr>
                    <w:t>ของ รพช</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70</w:t>
                  </w:r>
                </w:p>
                <w:p w:rsidR="004B2A71" w:rsidRPr="00A35027" w:rsidRDefault="004B2A71" w:rsidP="004B2A71">
                  <w:pPr>
                    <w:jc w:val="center"/>
                    <w:rPr>
                      <w:rFonts w:ascii="TH SarabunPSK" w:hAnsi="TH SarabunPSK" w:cs="TH SarabunPSK"/>
                      <w:color w:val="000000"/>
                      <w:sz w:val="28"/>
                    </w:rPr>
                  </w:pPr>
                  <w:r w:rsidRPr="00A35027">
                    <w:rPr>
                      <w:rFonts w:ascii="TH SarabunPSK" w:hAnsi="TH SarabunPSK" w:cs="TH SarabunPSK"/>
                      <w:sz w:val="28"/>
                      <w:cs/>
                    </w:rPr>
                    <w:t>ของ รพช</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85</w:t>
                  </w:r>
                </w:p>
                <w:p w:rsidR="004B2A71" w:rsidRPr="00A35027" w:rsidRDefault="004B2A71" w:rsidP="004B2A71">
                  <w:pPr>
                    <w:jc w:val="center"/>
                    <w:rPr>
                      <w:rFonts w:ascii="TH SarabunPSK" w:hAnsi="TH SarabunPSK" w:cs="TH SarabunPSK"/>
                      <w:color w:val="000000"/>
                      <w:sz w:val="28"/>
                    </w:rPr>
                  </w:pPr>
                  <w:r w:rsidRPr="00A35027">
                    <w:rPr>
                      <w:rFonts w:ascii="TH SarabunPSK" w:hAnsi="TH SarabunPSK" w:cs="TH SarabunPSK"/>
                      <w:sz w:val="28"/>
                      <w:cs/>
                    </w:rPr>
                    <w:t>ของ รพช</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100</w:t>
                  </w:r>
                </w:p>
                <w:p w:rsidR="004B2A71" w:rsidRPr="00A35027" w:rsidRDefault="004B2A71" w:rsidP="004B2A71">
                  <w:pPr>
                    <w:jc w:val="center"/>
                    <w:rPr>
                      <w:rFonts w:ascii="TH SarabunPSK" w:hAnsi="TH SarabunPSK" w:cs="TH SarabunPSK"/>
                      <w:color w:val="000000"/>
                      <w:sz w:val="28"/>
                    </w:rPr>
                  </w:pPr>
                  <w:r w:rsidRPr="00A35027">
                    <w:rPr>
                      <w:rFonts w:ascii="TH SarabunPSK" w:hAnsi="TH SarabunPSK" w:cs="TH SarabunPSK"/>
                      <w:sz w:val="28"/>
                      <w:cs/>
                    </w:rPr>
                    <w:t>ของ รพช</w:t>
                  </w:r>
                </w:p>
              </w:tc>
            </w:tr>
            <w:tr w:rsidR="004B2A71" w:rsidRPr="00A35027" w:rsidTr="004B2A71">
              <w:tc>
                <w:tcPr>
                  <w:tcW w:w="2864" w:type="dxa"/>
                  <w:vMerge/>
                  <w:shd w:val="clear" w:color="auto" w:fill="auto"/>
                </w:tcPr>
                <w:p w:rsidR="004B2A71" w:rsidRPr="00A35027" w:rsidRDefault="004B2A71" w:rsidP="004B2A71">
                  <w:pPr>
                    <w:rPr>
                      <w:rFonts w:ascii="TH SarabunPSK" w:hAnsi="TH SarabunPSK" w:cs="TH SarabunPSK"/>
                      <w:color w:val="000000"/>
                      <w:sz w:val="28"/>
                      <w:cs/>
                    </w:rPr>
                  </w:pPr>
                </w:p>
              </w:tc>
              <w:tc>
                <w:tcPr>
                  <w:tcW w:w="1701"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50</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.ของ รพ.</w:t>
                  </w:r>
                </w:p>
                <w:p w:rsidR="004B2A71" w:rsidRPr="00A35027" w:rsidRDefault="004B2A71" w:rsidP="004B2A71">
                  <w:pPr>
                    <w:rPr>
                      <w:rFonts w:ascii="TH SarabunPSK" w:hAnsi="TH SarabunPSK" w:cs="TH SarabunPSK"/>
                      <w:color w:val="000000"/>
                      <w:sz w:val="28"/>
                    </w:rPr>
                  </w:pPr>
                  <w:r w:rsidRPr="00A35027">
                    <w:rPr>
                      <w:rFonts w:ascii="TH SarabunPSK" w:hAnsi="TH SarabunPSK" w:cs="TH SarabunPSK"/>
                      <w:sz w:val="28"/>
                      <w:cs/>
                    </w:rPr>
                    <w:t>สังกัดกรมวิชาการ</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70</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.ของ รพ.</w:t>
                  </w:r>
                </w:p>
                <w:p w:rsidR="004B2A71" w:rsidRPr="00A35027" w:rsidRDefault="004B2A71" w:rsidP="004B2A71">
                  <w:pPr>
                    <w:rPr>
                      <w:rFonts w:ascii="TH SarabunPSK" w:hAnsi="TH SarabunPSK" w:cs="TH SarabunPSK"/>
                      <w:color w:val="000000"/>
                      <w:sz w:val="28"/>
                    </w:rPr>
                  </w:pPr>
                  <w:r w:rsidRPr="00A35027">
                    <w:rPr>
                      <w:rFonts w:ascii="TH SarabunPSK" w:hAnsi="TH SarabunPSK" w:cs="TH SarabunPSK"/>
                      <w:sz w:val="28"/>
                      <w:cs/>
                    </w:rPr>
                    <w:t>สังกัดกรมวิชาการ</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85</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.ของ รพ.</w:t>
                  </w:r>
                </w:p>
                <w:p w:rsidR="004B2A71" w:rsidRPr="00A35027" w:rsidRDefault="004B2A71" w:rsidP="004B2A71">
                  <w:pPr>
                    <w:rPr>
                      <w:rFonts w:ascii="TH SarabunPSK" w:hAnsi="TH SarabunPSK" w:cs="TH SarabunPSK"/>
                      <w:color w:val="000000"/>
                      <w:sz w:val="28"/>
                    </w:rPr>
                  </w:pPr>
                  <w:r w:rsidRPr="00A35027">
                    <w:rPr>
                      <w:rFonts w:ascii="TH SarabunPSK" w:hAnsi="TH SarabunPSK" w:cs="TH SarabunPSK"/>
                      <w:sz w:val="28"/>
                      <w:cs/>
                    </w:rPr>
                    <w:t>สังกัดกรมวิชาการ</w:t>
                  </w:r>
                </w:p>
              </w:tc>
              <w:tc>
                <w:tcPr>
                  <w:tcW w:w="1843" w:type="dxa"/>
                  <w:shd w:val="clear" w:color="auto" w:fill="auto"/>
                </w:tcPr>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 xml:space="preserve">ร้อยละ </w:t>
                  </w:r>
                  <w:r w:rsidRPr="00A35027">
                    <w:rPr>
                      <w:rFonts w:ascii="TH SarabunPSK" w:hAnsi="TH SarabunPSK" w:cs="TH SarabunPSK"/>
                      <w:sz w:val="28"/>
                    </w:rPr>
                    <w:t>100</w:t>
                  </w:r>
                </w:p>
                <w:p w:rsidR="004B2A71" w:rsidRPr="00A35027" w:rsidRDefault="004B2A71" w:rsidP="004B2A71">
                  <w:pPr>
                    <w:jc w:val="center"/>
                    <w:rPr>
                      <w:rFonts w:ascii="TH SarabunPSK" w:hAnsi="TH SarabunPSK" w:cs="TH SarabunPSK"/>
                      <w:sz w:val="28"/>
                    </w:rPr>
                  </w:pPr>
                  <w:r w:rsidRPr="00A35027">
                    <w:rPr>
                      <w:rFonts w:ascii="TH SarabunPSK" w:hAnsi="TH SarabunPSK" w:cs="TH SarabunPSK"/>
                      <w:sz w:val="28"/>
                      <w:cs/>
                    </w:rPr>
                    <w:t>.ของ รพ.</w:t>
                  </w:r>
                </w:p>
                <w:p w:rsidR="004B2A71" w:rsidRPr="00A35027" w:rsidRDefault="004B2A71" w:rsidP="004B2A71">
                  <w:pPr>
                    <w:rPr>
                      <w:rFonts w:ascii="TH SarabunPSK" w:hAnsi="TH SarabunPSK" w:cs="TH SarabunPSK"/>
                      <w:color w:val="000000"/>
                      <w:sz w:val="28"/>
                    </w:rPr>
                  </w:pPr>
                  <w:r w:rsidRPr="00A35027">
                    <w:rPr>
                      <w:rFonts w:ascii="TH SarabunPSK" w:hAnsi="TH SarabunPSK" w:cs="TH SarabunPSK"/>
                      <w:sz w:val="28"/>
                      <w:cs/>
                    </w:rPr>
                    <w:t>สังกัดกรมวิชาการ</w:t>
                  </w:r>
                </w:p>
              </w:tc>
            </w:tr>
          </w:tbl>
          <w:p w:rsidR="004B2A71" w:rsidRPr="00A35027" w:rsidRDefault="004B2A71" w:rsidP="004B2A71">
            <w:pPr>
              <w:jc w:val="thaiDistribute"/>
              <w:rPr>
                <w:rFonts w:ascii="TH SarabunPSK" w:hAnsi="TH SarabunPSK" w:cs="TH SarabunPSK"/>
                <w:b/>
                <w:bCs/>
                <w:sz w:val="32"/>
                <w:szCs w:val="32"/>
              </w:rPr>
            </w:pPr>
          </w:p>
        </w:tc>
      </w:tr>
      <w:tr w:rsidR="004B2A71" w:rsidRPr="00A35027" w:rsidTr="004B2A71">
        <w:trPr>
          <w:trHeight w:val="2798"/>
        </w:trPr>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lastRenderedPageBreak/>
              <w:t>วัตถุประสงค์</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634754">
            <w:pPr>
              <w:pStyle w:val="a6"/>
              <w:numPr>
                <w:ilvl w:val="0"/>
                <w:numId w:val="44"/>
              </w:numPr>
              <w:ind w:left="175" w:hanging="141"/>
              <w:rPr>
                <w:rFonts w:ascii="TH SarabunPSK" w:hAnsi="TH SarabunPSK" w:cs="TH SarabunPSK"/>
                <w:color w:val="000000"/>
                <w:sz w:val="32"/>
                <w:szCs w:val="32"/>
                <w:lang w:val="en-GB"/>
              </w:rPr>
            </w:pPr>
            <w:r w:rsidRPr="00A35027">
              <w:rPr>
                <w:rFonts w:ascii="TH SarabunPSK" w:hAnsi="TH SarabunPSK" w:cs="TH SarabunPSK"/>
                <w:color w:val="000000"/>
                <w:sz w:val="32"/>
                <w:szCs w:val="32"/>
                <w:cs/>
              </w:rPr>
              <w:t>เพื่อให้ประชาชนได้ประโยชน์จากการรับบริการในโรงพยาบาล</w:t>
            </w:r>
            <w:r w:rsidRPr="00A35027">
              <w:rPr>
                <w:rFonts w:ascii="TH SarabunPSK" w:hAnsi="TH SarabunPSK" w:cs="TH SarabunPSK"/>
                <w:color w:val="000000"/>
                <w:sz w:val="32"/>
                <w:szCs w:val="32"/>
                <w:cs/>
                <w:lang w:val="en-GB"/>
              </w:rPr>
              <w:t>ภาครัฐ สังกัดกระทรวงสาธารณสุข</w:t>
            </w:r>
            <w:r w:rsidRPr="00A35027">
              <w:rPr>
                <w:rFonts w:ascii="TH SarabunPSK" w:hAnsi="TH SarabunPSK" w:cs="TH SarabunPSK"/>
                <w:color w:val="000000"/>
                <w:sz w:val="32"/>
                <w:szCs w:val="32"/>
                <w:cs/>
              </w:rPr>
              <w:t xml:space="preserve"> ผ่านช่องทาง </w:t>
            </w:r>
            <w:r w:rsidRPr="00A35027">
              <w:rPr>
                <w:rFonts w:ascii="TH SarabunPSK" w:hAnsi="TH SarabunPSK" w:cs="TH SarabunPSK"/>
                <w:color w:val="000000"/>
                <w:sz w:val="32"/>
                <w:szCs w:val="32"/>
              </w:rPr>
              <w:t xml:space="preserve">online </w:t>
            </w:r>
            <w:r w:rsidRPr="00A35027">
              <w:rPr>
                <w:rFonts w:ascii="TH SarabunPSK" w:hAnsi="TH SarabunPSK" w:cs="TH SarabunPSK"/>
                <w:color w:val="000000"/>
                <w:sz w:val="32"/>
                <w:szCs w:val="32"/>
                <w:cs/>
              </w:rPr>
              <w:t>ที่สะดวก รวดเร็ว</w:t>
            </w:r>
            <w:r w:rsidRPr="00A35027">
              <w:rPr>
                <w:rFonts w:ascii="TH SarabunPSK" w:hAnsi="TH SarabunPSK" w:cs="TH SarabunPSK"/>
                <w:color w:val="000000"/>
                <w:sz w:val="32"/>
                <w:szCs w:val="32"/>
                <w:cs/>
                <w:lang w:val="en-GB"/>
              </w:rPr>
              <w:t xml:space="preserve"> และลดระยะเวลาในการรอคอย</w:t>
            </w:r>
          </w:p>
          <w:p w:rsidR="004B2A71" w:rsidRPr="00A35027" w:rsidRDefault="004B2A71" w:rsidP="00634754">
            <w:pPr>
              <w:pStyle w:val="a6"/>
              <w:numPr>
                <w:ilvl w:val="0"/>
                <w:numId w:val="44"/>
              </w:numPr>
              <w:ind w:left="175" w:hanging="141"/>
              <w:rPr>
                <w:rFonts w:ascii="TH SarabunPSK" w:hAnsi="TH SarabunPSK" w:cs="TH SarabunPSK"/>
                <w:color w:val="000000"/>
                <w:sz w:val="32"/>
                <w:szCs w:val="32"/>
                <w:lang w:val="en-GB"/>
              </w:rPr>
            </w:pPr>
            <w:r w:rsidRPr="00A35027">
              <w:rPr>
                <w:rFonts w:ascii="TH SarabunPSK" w:hAnsi="TH SarabunPSK" w:cs="TH SarabunPSK"/>
                <w:color w:val="000000"/>
                <w:sz w:val="32"/>
                <w:szCs w:val="32"/>
                <w:cs/>
                <w:lang w:val="en-GB"/>
              </w:rPr>
              <w:t>โรงพยาบาลภาครัฐสังกัดกระทรวงสาธารณสุข ใช้เทคโนโลยีดิจิทัล ที่เหมาะสมในการพัฒนากระบวนการทำงานและการบริหารจัดการ</w:t>
            </w:r>
          </w:p>
          <w:p w:rsidR="004B2A71" w:rsidRPr="00A35027" w:rsidRDefault="004B2A71" w:rsidP="00634754">
            <w:pPr>
              <w:pStyle w:val="a6"/>
              <w:numPr>
                <w:ilvl w:val="0"/>
                <w:numId w:val="44"/>
              </w:numPr>
              <w:ind w:left="175" w:hanging="141"/>
              <w:rPr>
                <w:rFonts w:ascii="TH SarabunPSK" w:hAnsi="TH SarabunPSK" w:cs="TH SarabunPSK"/>
                <w:color w:val="000000"/>
                <w:sz w:val="32"/>
                <w:szCs w:val="32"/>
                <w:lang w:val="en-GB"/>
              </w:rPr>
            </w:pPr>
            <w:r w:rsidRPr="00A35027">
              <w:rPr>
                <w:rFonts w:ascii="TH SarabunPSK" w:hAnsi="TH SarabunPSK" w:cs="TH SarabunPSK"/>
                <w:color w:val="000000"/>
                <w:sz w:val="32"/>
                <w:szCs w:val="32"/>
                <w:cs/>
                <w:lang w:val="en-GB"/>
              </w:rPr>
              <w:t>บุคลากรในระบบสุขภาพ มีความเข้าใจ และประยุกต์ใช้เทคโนโลยีดิจิทัลในระบบบริการสุขภาพได้อย่างเหมาะสม</w:t>
            </w:r>
          </w:p>
          <w:p w:rsidR="004B2A71" w:rsidRPr="00A35027" w:rsidRDefault="004B2A71" w:rsidP="00634754">
            <w:pPr>
              <w:pStyle w:val="a6"/>
              <w:numPr>
                <w:ilvl w:val="0"/>
                <w:numId w:val="44"/>
              </w:numPr>
              <w:ind w:left="175" w:hanging="141"/>
              <w:rPr>
                <w:rFonts w:ascii="TH SarabunPSK" w:hAnsi="TH SarabunPSK" w:cs="TH SarabunPSK"/>
                <w:color w:val="000000"/>
                <w:sz w:val="32"/>
                <w:szCs w:val="32"/>
              </w:rPr>
            </w:pPr>
            <w:r w:rsidRPr="00A35027">
              <w:rPr>
                <w:rFonts w:ascii="TH SarabunPSK" w:hAnsi="TH SarabunPSK" w:cs="TH SarabunPSK"/>
                <w:color w:val="000000"/>
                <w:sz w:val="32"/>
                <w:szCs w:val="32"/>
                <w:cs/>
                <w:lang w:val="en-GB"/>
              </w:rPr>
              <w:t>เพื่อเตรียมความพร้อมและสนับสนุนให้โรงพยาบาลมีระบบเทคโนโลยีด้านดิจิทัล</w:t>
            </w:r>
            <w:r w:rsidRPr="00A35027">
              <w:rPr>
                <w:rFonts w:ascii="TH SarabunPSK" w:hAnsi="TH SarabunPSK" w:cs="TH SarabunPSK"/>
                <w:color w:val="000000"/>
                <w:sz w:val="32"/>
                <w:szCs w:val="32"/>
                <w:cs/>
              </w:rPr>
              <w:t>ที่รองรับการพัฒนา</w:t>
            </w:r>
            <w:r w:rsidRPr="00A35027">
              <w:rPr>
                <w:rFonts w:ascii="TH SarabunPSK" w:hAnsi="TH SarabunPSK" w:cs="TH SarabunPSK"/>
                <w:color w:val="000000"/>
                <w:sz w:val="32"/>
                <w:szCs w:val="32"/>
                <w:cs/>
                <w:lang w:val="en-GB"/>
              </w:rPr>
              <w:t xml:space="preserve">เป็น </w:t>
            </w:r>
            <w:r w:rsidRPr="00A35027">
              <w:rPr>
                <w:rFonts w:ascii="TH SarabunPSK" w:hAnsi="TH SarabunPSK" w:cs="TH SarabunPSK"/>
                <w:color w:val="000000"/>
                <w:sz w:val="32"/>
                <w:szCs w:val="32"/>
              </w:rPr>
              <w:t xml:space="preserve">Smart Hospital </w:t>
            </w:r>
          </w:p>
          <w:p w:rsidR="004B2A71" w:rsidRPr="00A35027" w:rsidRDefault="004B2A71" w:rsidP="004B2A71">
            <w:pPr>
              <w:pStyle w:val="a6"/>
              <w:ind w:left="0"/>
              <w:jc w:val="center"/>
              <w:rPr>
                <w:rFonts w:ascii="TH SarabunPSK" w:hAnsi="TH SarabunPSK" w:cs="TH SarabunPSK"/>
                <w:color w:val="000000"/>
                <w:sz w:val="32"/>
                <w:szCs w:val="32"/>
                <w:cs/>
              </w:rPr>
            </w:pPr>
            <w:r w:rsidRPr="00A35027">
              <w:rPr>
                <w:rFonts w:ascii="TH SarabunPSK" w:hAnsi="TH SarabunPSK" w:cs="TH SarabunPSK"/>
                <w:noProof/>
                <w:color w:val="000000"/>
                <w:sz w:val="32"/>
                <w:szCs w:val="32"/>
              </w:rPr>
              <w:lastRenderedPageBreak/>
              <w:drawing>
                <wp:inline distT="0" distB="0" distL="0" distR="0">
                  <wp:extent cx="4525941" cy="3743325"/>
                  <wp:effectExtent l="0" t="0" r="825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6221" cy="3768369"/>
                          </a:xfrm>
                          <a:prstGeom prst="rect">
                            <a:avLst/>
                          </a:prstGeom>
                          <a:noFill/>
                          <a:ln>
                            <a:noFill/>
                          </a:ln>
                        </pic:spPr>
                      </pic:pic>
                    </a:graphicData>
                  </a:graphic>
                </wp:inline>
              </w:drawing>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lastRenderedPageBreak/>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color w:val="000000"/>
                <w:sz w:val="32"/>
                <w:szCs w:val="32"/>
                <w:cs/>
              </w:rPr>
            </w:pPr>
            <w:r w:rsidRPr="00A35027">
              <w:rPr>
                <w:rFonts w:ascii="TH SarabunPSK" w:hAnsi="TH SarabunPSK" w:cs="TH SarabunPSK"/>
                <w:color w:val="000000"/>
                <w:sz w:val="32"/>
                <w:szCs w:val="32"/>
                <w:cs/>
              </w:rPr>
              <w:t>โรงพยาบาลศูนย์/โรงพยาบาลทั่วไป, โรงพยาบาลชุมชน, โรงพยาบาลสังกัดกรมวิชาการ</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jc w:val="thaiDistribute"/>
              <w:rPr>
                <w:rFonts w:ascii="TH SarabunPSK" w:hAnsi="TH SarabunPSK" w:cs="TH SarabunPSK"/>
                <w:sz w:val="32"/>
                <w:szCs w:val="32"/>
              </w:rPr>
            </w:pPr>
            <w:r w:rsidRPr="00A35027">
              <w:rPr>
                <w:rFonts w:ascii="TH SarabunPSK" w:hAnsi="TH SarabunPSK" w:cs="TH SarabunPSK"/>
                <w:color w:val="000000"/>
                <w:sz w:val="32"/>
                <w:szCs w:val="32"/>
              </w:rPr>
              <w:t xml:space="preserve">1. </w:t>
            </w:r>
            <w:r w:rsidRPr="00A35027">
              <w:rPr>
                <w:rFonts w:ascii="TH SarabunPSK" w:hAnsi="TH SarabunPSK" w:cs="TH SarabunPSK"/>
                <w:color w:val="000000"/>
                <w:sz w:val="32"/>
                <w:szCs w:val="32"/>
                <w:cs/>
              </w:rPr>
              <w:t xml:space="preserve">รพ. ทำแบบประเมินตนเองจัดส่งให้ </w:t>
            </w:r>
            <w:r w:rsidRPr="00A35027">
              <w:rPr>
                <w:rFonts w:ascii="TH SarabunPSK" w:hAnsi="TH SarabunPSK" w:cs="TH SarabunPSK"/>
                <w:sz w:val="32"/>
                <w:szCs w:val="32"/>
                <w:cs/>
              </w:rPr>
              <w:t xml:space="preserve">ศูนย์เทคโนโลยีสารสนเทศและการสื่อสาร </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    สป.สธ. รวบรวม</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rPr>
              <w:t xml:space="preserve">2. </w:t>
            </w:r>
            <w:r w:rsidRPr="00A35027">
              <w:rPr>
                <w:rFonts w:ascii="TH SarabunPSK" w:hAnsi="TH SarabunPSK" w:cs="TH SarabunPSK"/>
                <w:color w:val="000000"/>
                <w:sz w:val="32"/>
                <w:szCs w:val="32"/>
                <w:cs/>
              </w:rPr>
              <w:t xml:space="preserve">การติดตามและรายงานผลการดำเนินงานผ่านระบบรายงาน </w:t>
            </w:r>
            <w:r w:rsidRPr="00A35027">
              <w:rPr>
                <w:rFonts w:ascii="TH SarabunPSK" w:hAnsi="TH SarabunPSK" w:cs="TH SarabunPSK"/>
                <w:color w:val="000000"/>
                <w:sz w:val="32"/>
                <w:szCs w:val="32"/>
              </w:rPr>
              <w:t xml:space="preserve">Health KPI </w:t>
            </w:r>
            <w:r w:rsidRPr="00A35027">
              <w:rPr>
                <w:rFonts w:ascii="TH SarabunPSK" w:hAnsi="TH SarabunPSK" w:cs="TH SarabunPSK"/>
                <w:color w:val="000000"/>
                <w:sz w:val="32"/>
                <w:szCs w:val="32"/>
                <w:cs/>
              </w:rPr>
              <w:t xml:space="preserve">ของ </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    กองยุทธศาสตร์และแผนงาน</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sz w:val="32"/>
                <w:szCs w:val="32"/>
              </w:rPr>
            </w:pPr>
            <w:r w:rsidRPr="00A35027">
              <w:rPr>
                <w:rFonts w:ascii="TH SarabunPSK" w:hAnsi="TH SarabunPSK" w:cs="TH SarabunPSK"/>
                <w:color w:val="000000"/>
                <w:sz w:val="32"/>
                <w:szCs w:val="32"/>
                <w:cs/>
              </w:rPr>
              <w:t xml:space="preserve">1. </w:t>
            </w:r>
            <w:r w:rsidRPr="00A35027">
              <w:rPr>
                <w:rFonts w:ascii="TH SarabunPSK" w:hAnsi="TH SarabunPSK" w:cs="TH SarabunPSK"/>
                <w:sz w:val="32"/>
                <w:szCs w:val="32"/>
                <w:cs/>
              </w:rPr>
              <w:t>ศูนย์เทคโนโลยีสารสนเทศและการสื่อสาร สป.สธ.</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2</w:t>
            </w:r>
            <w:r w:rsidRPr="00A35027">
              <w:rPr>
                <w:rFonts w:ascii="TH SarabunPSK" w:hAnsi="TH SarabunPSK" w:cs="TH SarabunPSK"/>
                <w:sz w:val="32"/>
                <w:szCs w:val="32"/>
                <w:cs/>
              </w:rPr>
              <w:t>.</w:t>
            </w:r>
            <w:r w:rsidRPr="00A35027">
              <w:rPr>
                <w:rFonts w:ascii="TH SarabunPSK" w:hAnsi="TH SarabunPSK" w:cs="TH SarabunPSK"/>
                <w:color w:val="000000"/>
                <w:sz w:val="32"/>
                <w:szCs w:val="32"/>
                <w:cs/>
              </w:rPr>
              <w:t xml:space="preserve"> กองยุทธศาสตร์และแผนงาน สป.สธ.</w:t>
            </w:r>
          </w:p>
          <w:p w:rsidR="004B2A71" w:rsidRPr="00A35027" w:rsidRDefault="004B2A71" w:rsidP="004B2A71">
            <w:pPr>
              <w:rPr>
                <w:rFonts w:ascii="TH SarabunPSK" w:hAnsi="TH SarabunPSK" w:cs="TH SarabunPSK"/>
                <w:sz w:val="32"/>
                <w:szCs w:val="32"/>
                <w:cs/>
              </w:rPr>
            </w:pPr>
            <w:r w:rsidRPr="00A35027">
              <w:rPr>
                <w:rFonts w:ascii="TH SarabunPSK" w:hAnsi="TH SarabunPSK" w:cs="TH SarabunPSK"/>
                <w:sz w:val="32"/>
                <w:szCs w:val="32"/>
              </w:rPr>
              <w:t xml:space="preserve">3. </w:t>
            </w:r>
            <w:r w:rsidRPr="00A35027">
              <w:rPr>
                <w:rFonts w:ascii="TH SarabunPSK" w:hAnsi="TH SarabunPSK" w:cs="TH SarabunPSK"/>
                <w:sz w:val="32"/>
                <w:szCs w:val="32"/>
                <w:cs/>
              </w:rPr>
              <w:t>สำนักงานเขตสุขภาพ</w:t>
            </w:r>
          </w:p>
          <w:p w:rsidR="004B2A71" w:rsidRPr="00A35027" w:rsidRDefault="004B2A71" w:rsidP="004B2A71">
            <w:pPr>
              <w:rPr>
                <w:rFonts w:ascii="TH SarabunPSK" w:hAnsi="TH SarabunPSK" w:cs="TH SarabunPSK"/>
                <w:sz w:val="32"/>
                <w:szCs w:val="32"/>
                <w:cs/>
              </w:rPr>
            </w:pPr>
            <w:r w:rsidRPr="00A35027">
              <w:rPr>
                <w:rFonts w:ascii="TH SarabunPSK" w:hAnsi="TH SarabunPSK" w:cs="TH SarabunPSK"/>
                <w:sz w:val="32"/>
                <w:szCs w:val="32"/>
              </w:rPr>
              <w:t xml:space="preserve">4. </w:t>
            </w:r>
            <w:r w:rsidRPr="00A35027">
              <w:rPr>
                <w:rFonts w:ascii="TH SarabunPSK" w:hAnsi="TH SarabunPSK" w:cs="TH SarabunPSK"/>
                <w:sz w:val="32"/>
                <w:szCs w:val="32"/>
                <w:cs/>
              </w:rPr>
              <w:t>กรมวิชาการ ที่มีโรงพยาบาลในสังกัด (กรมการแพทย์, กรมสุขภาพจิต, กรมควบคุมโรค)</w:t>
            </w:r>
          </w:p>
          <w:p w:rsidR="004B2A71" w:rsidRPr="00A35027" w:rsidRDefault="004B2A71" w:rsidP="004B2A71">
            <w:pPr>
              <w:rPr>
                <w:rFonts w:ascii="TH SarabunPSK" w:hAnsi="TH SarabunPSK" w:cs="TH SarabunPSK"/>
                <w:color w:val="FF0000"/>
                <w:sz w:val="32"/>
                <w:szCs w:val="32"/>
                <w:cs/>
              </w:rPr>
            </w:pPr>
            <w:r w:rsidRPr="00A35027">
              <w:rPr>
                <w:rFonts w:ascii="TH SarabunPSK" w:hAnsi="TH SarabunPSK" w:cs="TH SarabunPSK"/>
                <w:sz w:val="32"/>
                <w:szCs w:val="32"/>
              </w:rPr>
              <w:lastRenderedPageBreak/>
              <w:t>5</w:t>
            </w:r>
            <w:r w:rsidRPr="00A35027">
              <w:rPr>
                <w:rFonts w:ascii="TH SarabunPSK" w:hAnsi="TH SarabunPSK" w:cs="TH SarabunPSK"/>
                <w:sz w:val="32"/>
                <w:szCs w:val="32"/>
                <w:cs/>
              </w:rPr>
              <w:t>. สำนักงานสาธารณสุขจังหวัด</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lastRenderedPageBreak/>
              <w:t xml:space="preserve">รายการข้อมูล </w:t>
            </w:r>
            <w:r w:rsidRPr="00A35027">
              <w:rPr>
                <w:rFonts w:ascii="TH SarabunPSK" w:hAnsi="TH SarabunPSK" w:cs="TH SarabunPSK"/>
                <w:b/>
                <w:bCs/>
                <w:color w:val="000000"/>
                <w:sz w:val="32"/>
                <w:szCs w:val="32"/>
              </w:rPr>
              <w:t>1</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tabs>
                <w:tab w:val="left" w:pos="2826"/>
              </w:tabs>
              <w:rPr>
                <w:rFonts w:ascii="TH SarabunPSK" w:hAnsi="TH SarabunPSK" w:cs="TH SarabunPSK"/>
                <w:sz w:val="32"/>
                <w:szCs w:val="32"/>
              </w:rPr>
            </w:pPr>
            <w:r w:rsidRPr="00A35027">
              <w:rPr>
                <w:rFonts w:ascii="TH SarabunPSK" w:hAnsi="TH SarabunPSK" w:cs="TH SarabunPSK"/>
                <w:sz w:val="32"/>
                <w:szCs w:val="32"/>
              </w:rPr>
              <w:t xml:space="preserve">A </w:t>
            </w:r>
            <w:r w:rsidRPr="00A35027">
              <w:rPr>
                <w:rFonts w:ascii="TH SarabunPSK" w:hAnsi="TH SarabunPSK" w:cs="TH SarabunPSK"/>
                <w:sz w:val="32"/>
                <w:szCs w:val="32"/>
                <w:cs/>
              </w:rPr>
              <w:t>= จำนวนโรงพยาบาลที่มีการดำเนินงาน</w:t>
            </w:r>
            <w:r w:rsidRPr="00A35027">
              <w:rPr>
                <w:rFonts w:ascii="TH SarabunPSK" w:hAnsi="TH SarabunPSK" w:cs="TH SarabunPSK"/>
                <w:sz w:val="32"/>
                <w:szCs w:val="32"/>
              </w:rPr>
              <w:t xml:space="preserve">Digital Transformation </w:t>
            </w:r>
            <w:r w:rsidRPr="00A35027">
              <w:rPr>
                <w:rFonts w:ascii="TH SarabunPSK" w:hAnsi="TH SarabunPSK" w:cs="TH SarabunPSK"/>
                <w:sz w:val="32"/>
                <w:szCs w:val="32"/>
                <w:cs/>
              </w:rPr>
              <w:t xml:space="preserve">เพื่อก้าวสู่การเป็น </w:t>
            </w:r>
          </w:p>
          <w:p w:rsidR="004B2A71" w:rsidRPr="00A35027" w:rsidRDefault="004B2A71" w:rsidP="004B2A71">
            <w:pPr>
              <w:tabs>
                <w:tab w:val="left" w:pos="2826"/>
              </w:tabs>
              <w:rPr>
                <w:rFonts w:ascii="TH SarabunPSK" w:hAnsi="TH SarabunPSK" w:cs="TH SarabunPSK"/>
                <w:sz w:val="32"/>
                <w:szCs w:val="32"/>
                <w:cs/>
              </w:rPr>
            </w:pPr>
            <w:r w:rsidRPr="00A35027">
              <w:rPr>
                <w:rFonts w:ascii="TH SarabunPSK" w:hAnsi="TH SarabunPSK" w:cs="TH SarabunPSK"/>
                <w:sz w:val="32"/>
                <w:szCs w:val="32"/>
              </w:rPr>
              <w:t xml:space="preserve">      Smart Hospital</w:t>
            </w:r>
            <w:r w:rsidRPr="00A35027">
              <w:rPr>
                <w:rFonts w:ascii="TH SarabunPSK" w:hAnsi="TH SarabunPSK" w:cs="TH SarabunPSK"/>
                <w:sz w:val="32"/>
                <w:szCs w:val="32"/>
                <w:cs/>
              </w:rPr>
              <w:t xml:space="preserve"> ผ่านตามเกณฑ์ที่กำหนด</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sz w:val="32"/>
                <w:szCs w:val="32"/>
                <w:cs/>
              </w:rPr>
            </w:pPr>
            <w:r w:rsidRPr="00A35027">
              <w:rPr>
                <w:rFonts w:ascii="TH SarabunPSK" w:hAnsi="TH SarabunPSK" w:cs="TH SarabunPSK"/>
                <w:b/>
                <w:bCs/>
                <w:sz w:val="32"/>
                <w:szCs w:val="32"/>
                <w:cs/>
              </w:rPr>
              <w:t xml:space="preserve">รายการข้อมูล </w:t>
            </w:r>
            <w:r w:rsidRPr="00A35027">
              <w:rPr>
                <w:rFonts w:ascii="TH SarabunPSK" w:hAnsi="TH SarabunPSK" w:cs="TH SarabunPSK"/>
                <w:b/>
                <w:bCs/>
                <w:sz w:val="32"/>
                <w:szCs w:val="32"/>
              </w:rPr>
              <w:t>2</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 xml:space="preserve">B </w:t>
            </w:r>
            <w:r w:rsidRPr="00A35027">
              <w:rPr>
                <w:rFonts w:ascii="TH SarabunPSK" w:hAnsi="TH SarabunPSK" w:cs="TH SarabunPSK"/>
                <w:sz w:val="32"/>
                <w:szCs w:val="32"/>
                <w:cs/>
              </w:rPr>
              <w:t>= จำนวนโรงพยาบาลในจังหวัด/ เขต/ กรมวิชาการ</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sz w:val="32"/>
                <w:szCs w:val="32"/>
                <w:cs/>
              </w:rPr>
            </w:pPr>
            <w:r w:rsidRPr="00A35027">
              <w:rPr>
                <w:rFonts w:ascii="TH SarabunPSK" w:hAnsi="TH SarabunPSK" w:cs="TH SarabunPSK"/>
                <w:b/>
                <w:bCs/>
                <w:sz w:val="32"/>
                <w:szCs w:val="32"/>
                <w:cs/>
              </w:rPr>
              <w:t>สูตรคำนวณตัวชี้วัด</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w:t>
            </w:r>
            <w:r w:rsidRPr="00A35027">
              <w:rPr>
                <w:rFonts w:ascii="TH SarabunPSK" w:hAnsi="TH SarabunPSK" w:cs="TH SarabunPSK"/>
                <w:sz w:val="32"/>
                <w:szCs w:val="32"/>
              </w:rPr>
              <w:t xml:space="preserve">A </w:t>
            </w:r>
            <w:r w:rsidRPr="00A35027">
              <w:rPr>
                <w:rFonts w:ascii="TH SarabunPSK" w:hAnsi="TH SarabunPSK" w:cs="TH SarabunPSK"/>
                <w:sz w:val="32"/>
                <w:szCs w:val="32"/>
                <w:cs/>
              </w:rPr>
              <w:t xml:space="preserve">/ </w:t>
            </w:r>
            <w:r w:rsidRPr="00A35027">
              <w:rPr>
                <w:rFonts w:ascii="TH SarabunPSK" w:hAnsi="TH SarabunPSK" w:cs="TH SarabunPSK"/>
                <w:sz w:val="32"/>
                <w:szCs w:val="32"/>
              </w:rPr>
              <w:t>B</w:t>
            </w:r>
            <w:r w:rsidRPr="00A35027">
              <w:rPr>
                <w:rFonts w:ascii="TH SarabunPSK" w:hAnsi="TH SarabunPSK" w:cs="TH SarabunPSK"/>
                <w:sz w:val="32"/>
                <w:szCs w:val="32"/>
                <w:cs/>
              </w:rPr>
              <w:t xml:space="preserve">) </w:t>
            </w:r>
            <w:r w:rsidRPr="00A35027">
              <w:rPr>
                <w:rFonts w:ascii="TH SarabunPSK" w:hAnsi="TH SarabunPSK" w:cs="TH SarabunPSK"/>
                <w:sz w:val="32"/>
                <w:szCs w:val="32"/>
              </w:rPr>
              <w:t>x 100</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sz w:val="32"/>
                <w:szCs w:val="32"/>
                <w:cs/>
              </w:rPr>
            </w:pPr>
            <w:r w:rsidRPr="00A35027">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rsidR="004B2A71" w:rsidRDefault="004B2A71" w:rsidP="004B2A71">
            <w:pPr>
              <w:rPr>
                <w:rFonts w:ascii="TH SarabunPSK" w:hAnsi="TH SarabunPSK" w:cs="TH SarabunPSK"/>
                <w:sz w:val="32"/>
                <w:szCs w:val="32"/>
              </w:rPr>
            </w:pPr>
            <w:r>
              <w:rPr>
                <w:rFonts w:ascii="TH SarabunPSK" w:hAnsi="TH SarabunPSK" w:cs="TH SarabunPSK" w:hint="cs"/>
                <w:sz w:val="32"/>
                <w:szCs w:val="32"/>
                <w:cs/>
              </w:rPr>
              <w:t xml:space="preserve">ไตรมาส </w:t>
            </w:r>
            <w:r>
              <w:rPr>
                <w:rFonts w:ascii="TH SarabunPSK" w:hAnsi="TH SarabunPSK" w:cs="TH SarabunPSK"/>
                <w:sz w:val="32"/>
                <w:szCs w:val="32"/>
              </w:rPr>
              <w:t xml:space="preserve">2 3 </w:t>
            </w:r>
            <w:r>
              <w:rPr>
                <w:rFonts w:ascii="TH SarabunPSK" w:hAnsi="TH SarabunPSK" w:cs="TH SarabunPSK" w:hint="cs"/>
                <w:sz w:val="32"/>
                <w:szCs w:val="32"/>
                <w:cs/>
              </w:rPr>
              <w:t xml:space="preserve">และ </w:t>
            </w:r>
            <w:r>
              <w:rPr>
                <w:rFonts w:ascii="TH SarabunPSK" w:hAnsi="TH SarabunPSK" w:cs="TH SarabunPSK"/>
                <w:sz w:val="32"/>
                <w:szCs w:val="32"/>
              </w:rPr>
              <w:t>4 (</w:t>
            </w:r>
            <w:r w:rsidRPr="00A35027">
              <w:rPr>
                <w:rFonts w:ascii="TH SarabunPSK" w:hAnsi="TH SarabunPSK" w:cs="TH SarabunPSK"/>
                <w:sz w:val="32"/>
                <w:szCs w:val="32"/>
              </w:rPr>
              <w:t xml:space="preserve">6, 9 </w:t>
            </w:r>
            <w:r w:rsidRPr="00A35027">
              <w:rPr>
                <w:rFonts w:ascii="TH SarabunPSK" w:hAnsi="TH SarabunPSK" w:cs="TH SarabunPSK"/>
                <w:sz w:val="32"/>
                <w:szCs w:val="32"/>
                <w:cs/>
              </w:rPr>
              <w:t xml:space="preserve">และ </w:t>
            </w:r>
            <w:r w:rsidRPr="00A35027">
              <w:rPr>
                <w:rFonts w:ascii="TH SarabunPSK" w:hAnsi="TH SarabunPSK" w:cs="TH SarabunPSK"/>
                <w:sz w:val="32"/>
                <w:szCs w:val="32"/>
              </w:rPr>
              <w:t xml:space="preserve">12 </w:t>
            </w:r>
            <w:r w:rsidRPr="00A35027">
              <w:rPr>
                <w:rFonts w:ascii="TH SarabunPSK" w:hAnsi="TH SarabunPSK" w:cs="TH SarabunPSK"/>
                <w:sz w:val="32"/>
                <w:szCs w:val="32"/>
                <w:cs/>
              </w:rPr>
              <w:t>เดือน</w:t>
            </w:r>
            <w:r>
              <w:rPr>
                <w:rFonts w:ascii="TH SarabunPSK" w:hAnsi="TH SarabunPSK" w:cs="TH SarabunPSK"/>
                <w:sz w:val="32"/>
                <w:szCs w:val="32"/>
              </w:rPr>
              <w:t>)</w:t>
            </w:r>
          </w:p>
          <w:p w:rsidR="004B2A71" w:rsidRDefault="004B2A71" w:rsidP="004B2A71">
            <w:pPr>
              <w:rPr>
                <w:rFonts w:ascii="TH SarabunPSK" w:hAnsi="TH SarabunPSK" w:cs="TH SarabunPSK"/>
                <w:sz w:val="32"/>
                <w:szCs w:val="32"/>
              </w:rPr>
            </w:pPr>
          </w:p>
          <w:p w:rsidR="004B2A71" w:rsidRDefault="004B2A71" w:rsidP="004B2A71">
            <w:pPr>
              <w:rPr>
                <w:rFonts w:ascii="TH SarabunPSK" w:hAnsi="TH SarabunPSK" w:cs="TH SarabunPSK"/>
                <w:sz w:val="32"/>
                <w:szCs w:val="32"/>
              </w:rPr>
            </w:pPr>
          </w:p>
          <w:p w:rsidR="004B2A71" w:rsidRDefault="004B2A71" w:rsidP="004B2A71">
            <w:pPr>
              <w:rPr>
                <w:rFonts w:ascii="TH SarabunPSK" w:hAnsi="TH SarabunPSK" w:cs="TH SarabunPSK"/>
                <w:sz w:val="32"/>
                <w:szCs w:val="32"/>
              </w:rPr>
            </w:pPr>
          </w:p>
          <w:p w:rsidR="004B2A71" w:rsidRPr="00A35027" w:rsidRDefault="004B2A71" w:rsidP="004B2A71">
            <w:pPr>
              <w:rPr>
                <w:rFonts w:ascii="TH SarabunPSK" w:hAnsi="TH SarabunPSK" w:cs="TH SarabunPSK"/>
                <w:sz w:val="32"/>
                <w:szCs w:val="32"/>
              </w:rPr>
            </w:pPr>
          </w:p>
        </w:tc>
      </w:tr>
      <w:tr w:rsidR="004B2A71" w:rsidRPr="00A35027"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4"/>
        </w:trPr>
        <w:tc>
          <w:tcPr>
            <w:tcW w:w="9952" w:type="dxa"/>
            <w:gridSpan w:val="2"/>
          </w:tcPr>
          <w:p w:rsidR="004B2A71" w:rsidRPr="00A35027" w:rsidRDefault="004B2A71" w:rsidP="004B2A71">
            <w:pPr>
              <w:rPr>
                <w:rFonts w:ascii="TH SarabunPSK" w:hAnsi="TH SarabunPSK" w:cs="TH SarabunPSK"/>
                <w:b/>
                <w:bCs/>
                <w:sz w:val="32"/>
                <w:szCs w:val="32"/>
              </w:rPr>
            </w:pPr>
            <w:r w:rsidRPr="00A35027">
              <w:rPr>
                <w:rFonts w:ascii="TH SarabunPSK" w:hAnsi="TH SarabunPSK" w:cs="TH SarabunPSK"/>
                <w:b/>
                <w:bCs/>
                <w:sz w:val="32"/>
                <w:szCs w:val="32"/>
                <w:cs/>
              </w:rPr>
              <w:t>เกณฑ์การประเมิน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409"/>
            </w:tblGrid>
            <w:tr w:rsidR="004B2A71" w:rsidRPr="00A35027" w:rsidTr="004B2A71">
              <w:tc>
                <w:tcPr>
                  <w:tcW w:w="2405"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รอบ 3 เดือน</w:t>
                  </w:r>
                </w:p>
              </w:tc>
              <w:tc>
                <w:tcPr>
                  <w:tcW w:w="2410"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รอบ 6 เดือน</w:t>
                  </w:r>
                </w:p>
              </w:tc>
              <w:tc>
                <w:tcPr>
                  <w:tcW w:w="2410"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รอบ 9 เดือน</w:t>
                  </w:r>
                </w:p>
              </w:tc>
              <w:tc>
                <w:tcPr>
                  <w:tcW w:w="2409" w:type="dxa"/>
                  <w:shd w:val="clear" w:color="auto" w:fill="auto"/>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รอบ 12 เดือน</w:t>
                  </w:r>
                </w:p>
              </w:tc>
            </w:tr>
            <w:tr w:rsidR="004B2A71" w:rsidRPr="00A35027" w:rsidTr="004B2A71">
              <w:tc>
                <w:tcPr>
                  <w:tcW w:w="2405" w:type="dxa"/>
                  <w:shd w:val="clear" w:color="auto" w:fill="auto"/>
                </w:tcPr>
                <w:p w:rsidR="004B2A71" w:rsidRPr="00A35027" w:rsidRDefault="004B2A71" w:rsidP="004B2A71">
                  <w:pPr>
                    <w:rPr>
                      <w:rFonts w:ascii="TH SarabunPSK" w:hAnsi="TH SarabunPSK" w:cs="TH SarabunPSK"/>
                      <w:b/>
                      <w:bCs/>
                      <w:sz w:val="32"/>
                      <w:szCs w:val="32"/>
                      <w:cs/>
                    </w:rPr>
                  </w:pPr>
                  <w:r w:rsidRPr="00A35027">
                    <w:rPr>
                      <w:rFonts w:ascii="TH SarabunPSK" w:hAnsi="TH SarabunPSK" w:cs="TH SarabunPSK"/>
                      <w:b/>
                      <w:bCs/>
                      <w:sz w:val="32"/>
                      <w:szCs w:val="32"/>
                      <w:cs/>
                    </w:rPr>
                    <w:t>รพ.กลุ่มเป้าหมาย</w:t>
                  </w:r>
                  <w:r w:rsidRPr="00A35027">
                    <w:rPr>
                      <w:rFonts w:ascii="TH SarabunPSK" w:hAnsi="TH SarabunPSK" w:cs="TH SarabunPSK"/>
                      <w:sz w:val="32"/>
                      <w:szCs w:val="32"/>
                      <w:cs/>
                    </w:rPr>
                    <w:t>คือ</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1.</w:t>
                  </w:r>
                  <w:r w:rsidRPr="00A35027">
                    <w:rPr>
                      <w:rFonts w:ascii="TH SarabunPSK" w:hAnsi="TH SarabunPSK" w:cs="TH SarabunPSK"/>
                      <w:sz w:val="32"/>
                      <w:szCs w:val="32"/>
                      <w:cs/>
                    </w:rPr>
                    <w:t>รพ.สังกัด สป. คือ</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 xml:space="preserve">- รพศ/รพท </w:t>
                  </w:r>
                  <w:r w:rsidRPr="00A35027">
                    <w:rPr>
                      <w:rFonts w:ascii="TH SarabunPSK" w:hAnsi="TH SarabunPSK" w:cs="TH SarabunPSK"/>
                      <w:sz w:val="32"/>
                      <w:szCs w:val="32"/>
                    </w:rPr>
                    <w:t xml:space="preserve">116 </w:t>
                  </w:r>
                  <w:r w:rsidRPr="00A35027">
                    <w:rPr>
                      <w:rFonts w:ascii="TH SarabunPSK" w:hAnsi="TH SarabunPSK" w:cs="TH SarabunPSK"/>
                      <w:sz w:val="32"/>
                      <w:szCs w:val="32"/>
                      <w:cs/>
                    </w:rPr>
                    <w:t xml:space="preserve">แห่ง </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 xml:space="preserve">- รพช </w:t>
                  </w:r>
                  <w:r w:rsidRPr="00A35027">
                    <w:rPr>
                      <w:rFonts w:ascii="TH SarabunPSK" w:hAnsi="TH SarabunPSK" w:cs="TH SarabunPSK"/>
                      <w:sz w:val="32"/>
                      <w:szCs w:val="32"/>
                    </w:rPr>
                    <w:t xml:space="preserve">781 </w:t>
                  </w:r>
                  <w:r w:rsidRPr="00A35027">
                    <w:rPr>
                      <w:rFonts w:ascii="TH SarabunPSK" w:hAnsi="TH SarabunPSK" w:cs="TH SarabunPSK"/>
                      <w:sz w:val="32"/>
                      <w:szCs w:val="32"/>
                      <w:cs/>
                    </w:rPr>
                    <w:t>แห่ง</w:t>
                  </w:r>
                </w:p>
                <w:p w:rsidR="004B2A71" w:rsidRPr="00A35027" w:rsidRDefault="004B2A71" w:rsidP="004B2A71">
                  <w:pPr>
                    <w:rPr>
                      <w:rFonts w:ascii="TH SarabunPSK" w:hAnsi="TH SarabunPSK" w:cs="TH SarabunPSK"/>
                      <w:sz w:val="32"/>
                      <w:szCs w:val="32"/>
                      <w:cs/>
                    </w:rPr>
                  </w:pPr>
                  <w:r w:rsidRPr="00A35027">
                    <w:rPr>
                      <w:rFonts w:ascii="TH SarabunPSK" w:hAnsi="TH SarabunPSK" w:cs="TH SarabunPSK"/>
                      <w:sz w:val="32"/>
                      <w:szCs w:val="32"/>
                    </w:rPr>
                    <w:t>2.</w:t>
                  </w:r>
                  <w:r w:rsidRPr="00A35027">
                    <w:rPr>
                      <w:rFonts w:ascii="TH SarabunPSK" w:hAnsi="TH SarabunPSK" w:cs="TH SarabunPSK"/>
                      <w:sz w:val="32"/>
                      <w:szCs w:val="32"/>
                      <w:cs/>
                    </w:rPr>
                    <w:t>รพ.สังกัดกรมวิชาการ ทุกแห่ง</w:t>
                  </w:r>
                </w:p>
                <w:p w:rsidR="004B2A71" w:rsidRPr="00A35027" w:rsidRDefault="004B2A71" w:rsidP="004B2A71">
                  <w:pPr>
                    <w:rPr>
                      <w:rFonts w:ascii="TH SarabunPSK" w:hAnsi="TH SarabunPSK" w:cs="TH SarabunPSK"/>
                      <w:sz w:val="32"/>
                      <w:szCs w:val="32"/>
                      <w:cs/>
                    </w:rPr>
                  </w:pPr>
                  <w:r w:rsidRPr="00A35027">
                    <w:rPr>
                      <w:rFonts w:ascii="TH SarabunPSK" w:hAnsi="TH SarabunPSK" w:cs="TH SarabunPSK"/>
                      <w:sz w:val="32"/>
                      <w:szCs w:val="32"/>
                      <w:cs/>
                    </w:rPr>
                    <w:lastRenderedPageBreak/>
                    <w:t xml:space="preserve">รับทราบแนวทางการดำเนินงาน และการประเมินผล ตามเกณฑ์ </w:t>
                  </w:r>
                  <w:r w:rsidRPr="00A35027">
                    <w:rPr>
                      <w:rFonts w:ascii="TH SarabunPSK" w:hAnsi="TH SarabunPSK" w:cs="TH SarabunPSK"/>
                      <w:sz w:val="32"/>
                      <w:szCs w:val="32"/>
                    </w:rPr>
                    <w:t>Smart hospital</w:t>
                  </w:r>
                </w:p>
              </w:tc>
              <w:tc>
                <w:tcPr>
                  <w:tcW w:w="2410" w:type="dxa"/>
                  <w:shd w:val="clear" w:color="auto" w:fill="auto"/>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b/>
                      <w:bCs/>
                      <w:sz w:val="32"/>
                      <w:szCs w:val="32"/>
                      <w:cs/>
                    </w:rPr>
                    <w:lastRenderedPageBreak/>
                    <w:t xml:space="preserve">ร้อยละ </w:t>
                  </w:r>
                  <w:r w:rsidRPr="00A35027">
                    <w:rPr>
                      <w:rFonts w:ascii="TH SarabunPSK" w:hAnsi="TH SarabunPSK" w:cs="TH SarabunPSK"/>
                      <w:b/>
                      <w:bCs/>
                      <w:sz w:val="32"/>
                      <w:szCs w:val="32"/>
                    </w:rPr>
                    <w:t>50</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ของรพ.กลุ่มเป้าหมาย</w:t>
                  </w:r>
                </w:p>
                <w:p w:rsidR="004B2A71" w:rsidRPr="00A35027" w:rsidRDefault="004B2A71" w:rsidP="004B2A71">
                  <w:pPr>
                    <w:rPr>
                      <w:rFonts w:ascii="TH SarabunPSK" w:hAnsi="TH SarabunPSK" w:cs="TH SarabunPSK"/>
                      <w:sz w:val="32"/>
                      <w:szCs w:val="32"/>
                      <w:cs/>
                    </w:rPr>
                  </w:pPr>
                  <w:r w:rsidRPr="00A35027">
                    <w:rPr>
                      <w:rFonts w:ascii="TH SarabunPSK" w:hAnsi="TH SarabunPSK" w:cs="TH SarabunPSK"/>
                      <w:sz w:val="32"/>
                      <w:szCs w:val="32"/>
                      <w:cs/>
                    </w:rPr>
                    <w:t xml:space="preserve">ดำเนินการตามเกณฑ์ Digital Transformation เพื่อก้าวสู่การเป็น </w:t>
                  </w:r>
                  <w:r w:rsidRPr="00A35027">
                    <w:rPr>
                      <w:rFonts w:ascii="TH SarabunPSK" w:hAnsi="TH SarabunPSK" w:cs="TH SarabunPSK"/>
                      <w:sz w:val="32"/>
                      <w:szCs w:val="32"/>
                    </w:rPr>
                    <w:t>Smart Hospital</w:t>
                  </w:r>
                  <w:r w:rsidRPr="00A35027">
                    <w:rPr>
                      <w:rFonts w:ascii="TH SarabunPSK" w:hAnsi="TH SarabunPSK" w:cs="TH SarabunPSK"/>
                      <w:sz w:val="32"/>
                      <w:szCs w:val="32"/>
                      <w:cs/>
                    </w:rPr>
                    <w:t xml:space="preserve"> และผ่านเกณฑ์ ระดับ </w:t>
                  </w:r>
                  <w:r w:rsidRPr="00A35027">
                    <w:rPr>
                      <w:rFonts w:ascii="TH SarabunPSK" w:hAnsi="TH SarabunPSK" w:cs="TH SarabunPSK"/>
                      <w:sz w:val="32"/>
                      <w:szCs w:val="32"/>
                    </w:rPr>
                    <w:t xml:space="preserve">2 </w:t>
                  </w:r>
                  <w:r w:rsidRPr="00A35027">
                    <w:rPr>
                      <w:rFonts w:ascii="TH SarabunPSK" w:hAnsi="TH SarabunPSK" w:cs="TH SarabunPSK"/>
                      <w:sz w:val="32"/>
                      <w:szCs w:val="32"/>
                      <w:cs/>
                    </w:rPr>
                    <w:t xml:space="preserve">ขึ้นไป </w:t>
                  </w:r>
                </w:p>
                <w:p w:rsidR="004B2A71" w:rsidRPr="00A35027" w:rsidRDefault="004B2A71" w:rsidP="004B2A71">
                  <w:pPr>
                    <w:rPr>
                      <w:rFonts w:ascii="TH SarabunPSK" w:hAnsi="TH SarabunPSK" w:cs="TH SarabunPSK"/>
                      <w:sz w:val="32"/>
                      <w:szCs w:val="32"/>
                    </w:rPr>
                  </w:pPr>
                </w:p>
              </w:tc>
              <w:tc>
                <w:tcPr>
                  <w:tcW w:w="2410" w:type="dxa"/>
                  <w:shd w:val="clear" w:color="auto" w:fill="auto"/>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b/>
                      <w:bCs/>
                      <w:sz w:val="32"/>
                      <w:szCs w:val="32"/>
                      <w:cs/>
                    </w:rPr>
                    <w:lastRenderedPageBreak/>
                    <w:t xml:space="preserve">ร้อยละ </w:t>
                  </w:r>
                  <w:r w:rsidRPr="00A35027">
                    <w:rPr>
                      <w:rFonts w:ascii="TH SarabunPSK" w:hAnsi="TH SarabunPSK" w:cs="TH SarabunPSK"/>
                      <w:b/>
                      <w:bCs/>
                      <w:sz w:val="32"/>
                      <w:szCs w:val="32"/>
                    </w:rPr>
                    <w:t>75</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ของ รพ.กลุ่มเป้าหมาย</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 xml:space="preserve">ดำเนินการตามเกณฑ์ Digital Transformation เพื่อก้าวสู่การเป็น </w:t>
                  </w:r>
                  <w:r w:rsidRPr="00A35027">
                    <w:rPr>
                      <w:rFonts w:ascii="TH SarabunPSK" w:hAnsi="TH SarabunPSK" w:cs="TH SarabunPSK"/>
                      <w:sz w:val="32"/>
                      <w:szCs w:val="32"/>
                    </w:rPr>
                    <w:t>Smart Hospital</w:t>
                  </w:r>
                  <w:r w:rsidRPr="00A35027">
                    <w:rPr>
                      <w:rFonts w:ascii="TH SarabunPSK" w:hAnsi="TH SarabunPSK" w:cs="TH SarabunPSK"/>
                      <w:sz w:val="32"/>
                      <w:szCs w:val="32"/>
                      <w:cs/>
                    </w:rPr>
                    <w:t xml:space="preserve"> และผ่านเกณฑ์ ระดับ </w:t>
                  </w:r>
                  <w:r w:rsidRPr="00A35027">
                    <w:rPr>
                      <w:rFonts w:ascii="TH SarabunPSK" w:hAnsi="TH SarabunPSK" w:cs="TH SarabunPSK"/>
                      <w:sz w:val="32"/>
                      <w:szCs w:val="32"/>
                    </w:rPr>
                    <w:t xml:space="preserve">2 </w:t>
                  </w:r>
                  <w:r w:rsidRPr="00A35027">
                    <w:rPr>
                      <w:rFonts w:ascii="TH SarabunPSK" w:hAnsi="TH SarabunPSK" w:cs="TH SarabunPSK"/>
                      <w:sz w:val="32"/>
                      <w:szCs w:val="32"/>
                      <w:cs/>
                    </w:rPr>
                    <w:t>ขึ้นไป</w:t>
                  </w:r>
                </w:p>
              </w:tc>
              <w:tc>
                <w:tcPr>
                  <w:tcW w:w="2409" w:type="dxa"/>
                  <w:shd w:val="clear" w:color="auto" w:fill="auto"/>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b/>
                      <w:bCs/>
                      <w:sz w:val="32"/>
                      <w:szCs w:val="32"/>
                      <w:cs/>
                    </w:rPr>
                    <w:t xml:space="preserve">ร้อยละ </w:t>
                  </w:r>
                  <w:r w:rsidRPr="00A35027">
                    <w:rPr>
                      <w:rFonts w:ascii="TH SarabunPSK" w:hAnsi="TH SarabunPSK" w:cs="TH SarabunPSK"/>
                      <w:b/>
                      <w:bCs/>
                      <w:sz w:val="32"/>
                      <w:szCs w:val="32"/>
                    </w:rPr>
                    <w:t>100</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ของ รพ.กลุ่มเป้าหมาย</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 xml:space="preserve">ดำเนินการตามเกณฑ์ Digital Transformation เพื่อก้าวสู่การเป็น </w:t>
                  </w:r>
                  <w:r w:rsidRPr="00A35027">
                    <w:rPr>
                      <w:rFonts w:ascii="TH SarabunPSK" w:hAnsi="TH SarabunPSK" w:cs="TH SarabunPSK"/>
                      <w:sz w:val="32"/>
                      <w:szCs w:val="32"/>
                    </w:rPr>
                    <w:t>Smart Hospital</w:t>
                  </w:r>
                  <w:r w:rsidRPr="00A35027">
                    <w:rPr>
                      <w:rFonts w:ascii="TH SarabunPSK" w:hAnsi="TH SarabunPSK" w:cs="TH SarabunPSK"/>
                      <w:sz w:val="32"/>
                      <w:szCs w:val="32"/>
                      <w:cs/>
                    </w:rPr>
                    <w:t xml:space="preserve"> และผ่านเกณฑ์ ระดับ </w:t>
                  </w:r>
                  <w:r w:rsidRPr="00A35027">
                    <w:rPr>
                      <w:rFonts w:ascii="TH SarabunPSK" w:hAnsi="TH SarabunPSK" w:cs="TH SarabunPSK"/>
                      <w:sz w:val="32"/>
                      <w:szCs w:val="32"/>
                    </w:rPr>
                    <w:t xml:space="preserve">2 </w:t>
                  </w:r>
                  <w:r w:rsidRPr="00A35027">
                    <w:rPr>
                      <w:rFonts w:ascii="TH SarabunPSK" w:hAnsi="TH SarabunPSK" w:cs="TH SarabunPSK"/>
                      <w:sz w:val="32"/>
                      <w:szCs w:val="32"/>
                      <w:cs/>
                    </w:rPr>
                    <w:t>ขึ้นไป</w:t>
                  </w:r>
                </w:p>
                <w:p w:rsidR="004B2A71" w:rsidRPr="00A35027" w:rsidRDefault="004B2A71" w:rsidP="004B2A71">
                  <w:pPr>
                    <w:rPr>
                      <w:rFonts w:ascii="TH SarabunPSK" w:hAnsi="TH SarabunPSK" w:cs="TH SarabunPSK"/>
                      <w:sz w:val="32"/>
                      <w:szCs w:val="32"/>
                      <w:cs/>
                    </w:rPr>
                  </w:pPr>
                </w:p>
              </w:tc>
            </w:tr>
          </w:tbl>
          <w:p w:rsidR="004B2A71" w:rsidRPr="00A35027" w:rsidRDefault="004B2A71" w:rsidP="004B2A71">
            <w:pPr>
              <w:rPr>
                <w:rFonts w:ascii="TH SarabunPSK" w:hAnsi="TH SarabunPSK" w:cs="TH SarabunPSK"/>
                <w:b/>
                <w:bCs/>
                <w:color w:val="C00000"/>
                <w:sz w:val="32"/>
                <w:szCs w:val="32"/>
              </w:rPr>
            </w:pP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highlight w:val="yellow"/>
                <w:cs/>
              </w:rPr>
            </w:pPr>
            <w:r w:rsidRPr="00A35027">
              <w:rPr>
                <w:rFonts w:ascii="TH SarabunPSK" w:hAnsi="TH SarabunPSK" w:cs="TH SarabunPSK"/>
                <w:b/>
                <w:bCs/>
                <w:color w:val="000000"/>
                <w:sz w:val="32"/>
                <w:szCs w:val="32"/>
                <w:cs/>
              </w:rPr>
              <w:lastRenderedPageBreak/>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ind w:left="317" w:hanging="283"/>
              <w:jc w:val="thaiDistribute"/>
              <w:rPr>
                <w:rFonts w:ascii="TH SarabunPSK" w:hAnsi="TH SarabunPSK" w:cs="TH SarabunPSK"/>
                <w:sz w:val="32"/>
                <w:szCs w:val="32"/>
              </w:rPr>
            </w:pPr>
            <w:r w:rsidRPr="00A35027">
              <w:rPr>
                <w:rFonts w:ascii="TH SarabunPSK" w:hAnsi="TH SarabunPSK" w:cs="TH SarabunPSK"/>
                <w:sz w:val="32"/>
                <w:szCs w:val="32"/>
                <w:cs/>
              </w:rPr>
              <w:t xml:space="preserve">1. ประมวลผลจากแบบประเมินตนเองของ รพ. </w:t>
            </w:r>
          </w:p>
          <w:p w:rsidR="004B2A71" w:rsidRPr="00A35027" w:rsidRDefault="004B2A71" w:rsidP="004B2A71">
            <w:pPr>
              <w:ind w:left="317" w:hanging="283"/>
              <w:jc w:val="thaiDistribute"/>
              <w:rPr>
                <w:rFonts w:ascii="TH SarabunPSK" w:hAnsi="TH SarabunPSK" w:cs="TH SarabunPSK"/>
                <w:sz w:val="32"/>
                <w:szCs w:val="32"/>
              </w:rPr>
            </w:pPr>
            <w:r w:rsidRPr="00A35027">
              <w:rPr>
                <w:rFonts w:ascii="TH SarabunPSK" w:hAnsi="TH SarabunPSK" w:cs="TH SarabunPSK"/>
                <w:sz w:val="32"/>
                <w:szCs w:val="32"/>
                <w:cs/>
              </w:rPr>
              <w:t>2. การตรวจเยี่ยมจากจังหวัด/เขต/กรมวิชาการ เพื่อประเมินผลการดำเนินงานทั้ง 3 ระดับ ได้แก่</w:t>
            </w:r>
            <w:r w:rsidRPr="00A35027">
              <w:rPr>
                <w:rFonts w:ascii="TH SarabunPSK" w:hAnsi="TH SarabunPSK" w:cs="TH SarabunPSK"/>
                <w:sz w:val="32"/>
                <w:szCs w:val="32"/>
              </w:rPr>
              <w:t xml:space="preserve"> Smart Tools, Smart Service, Smart Outcome</w:t>
            </w:r>
          </w:p>
        </w:tc>
      </w:tr>
      <w:tr w:rsidR="004B2A71" w:rsidRPr="00A35027" w:rsidTr="004B2A71">
        <w:trPr>
          <w:trHeight w:val="96"/>
        </w:trPr>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634754">
            <w:pPr>
              <w:pStyle w:val="a6"/>
              <w:numPr>
                <w:ilvl w:val="0"/>
                <w:numId w:val="45"/>
              </w:numPr>
              <w:ind w:left="317"/>
              <w:rPr>
                <w:rFonts w:ascii="TH SarabunPSK" w:hAnsi="TH SarabunPSK" w:cs="TH SarabunPSK"/>
                <w:sz w:val="32"/>
                <w:szCs w:val="32"/>
              </w:rPr>
            </w:pPr>
            <w:r w:rsidRPr="00A35027">
              <w:rPr>
                <w:rFonts w:ascii="TH SarabunPSK" w:hAnsi="TH SarabunPSK" w:cs="TH SarabunPSK"/>
                <w:sz w:val="32"/>
                <w:szCs w:val="32"/>
                <w:cs/>
              </w:rPr>
              <w:t>แนวทางและมาตรฐานเชื่อมโยงข้อมูลผ่านตัวกลางสำหรับการเชื่อมโยงและแลกเปลี่ยนข้อมูลสำหรับโรงพยาบาล (</w:t>
            </w:r>
            <w:r w:rsidRPr="00A35027">
              <w:rPr>
                <w:rFonts w:ascii="TH SarabunPSK" w:hAnsi="TH SarabunPSK" w:cs="TH SarabunPSK"/>
                <w:sz w:val="32"/>
                <w:szCs w:val="32"/>
              </w:rPr>
              <w:t>HIS Gateway</w:t>
            </w:r>
            <w:r w:rsidRPr="00A35027">
              <w:rPr>
                <w:rFonts w:ascii="TH SarabunPSK" w:hAnsi="TH SarabunPSK" w:cs="TH SarabunPSK"/>
                <w:sz w:val="32"/>
                <w:szCs w:val="32"/>
                <w:cs/>
              </w:rPr>
              <w:t>)</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 xml:space="preserve">2. </w:t>
            </w:r>
            <w:r w:rsidRPr="00A35027">
              <w:rPr>
                <w:rFonts w:ascii="TH SarabunPSK" w:hAnsi="TH SarabunPSK" w:cs="TH SarabunPSK"/>
                <w:sz w:val="32"/>
                <w:szCs w:val="32"/>
                <w:cs/>
              </w:rPr>
              <w:t xml:space="preserve"> คู่มือการติดตั้งและใช้งาน</w:t>
            </w:r>
            <w:r w:rsidRPr="00A35027">
              <w:rPr>
                <w:rFonts w:ascii="TH SarabunPSK" w:hAnsi="TH SarabunPSK" w:cs="TH SarabunPSK"/>
                <w:sz w:val="32"/>
                <w:szCs w:val="32"/>
              </w:rPr>
              <w:t xml:space="preserve"> H4U</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3.</w:t>
            </w:r>
            <w:r w:rsidRPr="00A35027">
              <w:rPr>
                <w:rFonts w:ascii="TH SarabunPSK" w:hAnsi="TH SarabunPSK" w:cs="TH SarabunPSK"/>
                <w:sz w:val="32"/>
                <w:szCs w:val="32"/>
                <w:cs/>
              </w:rPr>
              <w:t xml:space="preserve">  คู่มือ </w:t>
            </w:r>
            <w:r w:rsidRPr="00A35027">
              <w:rPr>
                <w:rFonts w:ascii="TH SarabunPSK" w:hAnsi="TH SarabunPSK" w:cs="TH SarabunPSK"/>
                <w:sz w:val="32"/>
                <w:szCs w:val="32"/>
              </w:rPr>
              <w:t xml:space="preserve">MOPH Connect Smart Queue </w:t>
            </w:r>
            <w:r w:rsidRPr="00A35027">
              <w:rPr>
                <w:rFonts w:ascii="TH SarabunPSK" w:hAnsi="TH SarabunPSK" w:cs="TH SarabunPSK"/>
                <w:sz w:val="32"/>
                <w:szCs w:val="32"/>
                <w:cs/>
              </w:rPr>
              <w:t>กองยุทธศาสตร์และแผนงาน สป.สธ.</w:t>
            </w:r>
          </w:p>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rPr>
              <w:t xml:space="preserve">4. </w:t>
            </w:r>
            <w:r w:rsidRPr="00A35027">
              <w:rPr>
                <w:rFonts w:ascii="TH SarabunPSK" w:hAnsi="TH SarabunPSK" w:cs="TH SarabunPSK"/>
                <w:sz w:val="32"/>
                <w:szCs w:val="32"/>
                <w:cs/>
              </w:rPr>
              <w:t xml:space="preserve"> คู่มือ</w:t>
            </w:r>
            <w:r w:rsidRPr="00A35027">
              <w:rPr>
                <w:rFonts w:ascii="TH SarabunPSK" w:hAnsi="TH SarabunPSK" w:cs="TH SarabunPSK"/>
                <w:sz w:val="32"/>
                <w:szCs w:val="32"/>
                <w:shd w:val="clear" w:color="auto" w:fill="FFFFFF"/>
                <w:cs/>
              </w:rPr>
              <w:t>แอปพลิเคชั่น “</w:t>
            </w:r>
            <w:r w:rsidRPr="00A35027">
              <w:rPr>
                <w:rFonts w:ascii="TH SarabunPSK" w:hAnsi="TH SarabunPSK" w:cs="TH SarabunPSK"/>
                <w:sz w:val="32"/>
                <w:szCs w:val="32"/>
                <w:shd w:val="clear" w:color="auto" w:fill="FFFFFF"/>
              </w:rPr>
              <w:t>Hygge Medical Service” </w:t>
            </w:r>
            <w:r w:rsidRPr="00A35027">
              <w:rPr>
                <w:rFonts w:ascii="TH SarabunPSK" w:hAnsi="TH SarabunPSK" w:cs="TH SarabunPSK"/>
                <w:sz w:val="32"/>
                <w:szCs w:val="32"/>
                <w:shd w:val="clear" w:color="auto" w:fill="FFFFFF"/>
                <w:cs/>
              </w:rPr>
              <w:t xml:space="preserve">เขตสุขภาพที่ </w:t>
            </w:r>
            <w:r w:rsidRPr="00A35027">
              <w:rPr>
                <w:rFonts w:ascii="TH SarabunPSK" w:hAnsi="TH SarabunPSK" w:cs="TH SarabunPSK"/>
                <w:sz w:val="32"/>
                <w:szCs w:val="32"/>
                <w:shd w:val="clear" w:color="auto" w:fill="FFFFFF"/>
              </w:rPr>
              <w:t>5</w:t>
            </w:r>
          </w:p>
        </w:tc>
      </w:tr>
      <w:tr w:rsidR="004B2A71" w:rsidRPr="00A35027" w:rsidTr="004B2A71">
        <w:trPr>
          <w:trHeight w:val="1069"/>
        </w:trPr>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2"/>
              <w:gridCol w:w="993"/>
              <w:gridCol w:w="1275"/>
              <w:gridCol w:w="1418"/>
              <w:gridCol w:w="1335"/>
            </w:tblGrid>
            <w:tr w:rsidR="004B2A71" w:rsidRPr="00A35027" w:rsidTr="004B2A71">
              <w:trPr>
                <w:jc w:val="center"/>
              </w:trPr>
              <w:tc>
                <w:tcPr>
                  <w:tcW w:w="2232" w:type="dxa"/>
                  <w:vMerge w:val="restart"/>
                </w:tcPr>
                <w:p w:rsidR="004B2A71" w:rsidRPr="00A35027" w:rsidRDefault="004B2A71" w:rsidP="004B2A71">
                  <w:pPr>
                    <w:spacing w:line="360" w:lineRule="auto"/>
                    <w:jc w:val="center"/>
                    <w:rPr>
                      <w:rFonts w:ascii="TH SarabunPSK" w:hAnsi="TH SarabunPSK" w:cs="TH SarabunPSK"/>
                      <w:b/>
                      <w:bCs/>
                      <w:sz w:val="32"/>
                      <w:szCs w:val="32"/>
                    </w:rPr>
                  </w:pPr>
                  <w:r w:rsidRPr="00A35027">
                    <w:rPr>
                      <w:rFonts w:ascii="TH SarabunPSK" w:hAnsi="TH SarabunPSK" w:cs="TH SarabunPSK"/>
                      <w:b/>
                      <w:bCs/>
                      <w:sz w:val="32"/>
                      <w:szCs w:val="32"/>
                    </w:rPr>
                    <w:t>Baseline data</w:t>
                  </w:r>
                </w:p>
              </w:tc>
              <w:tc>
                <w:tcPr>
                  <w:tcW w:w="993" w:type="dxa"/>
                  <w:vMerge w:val="restart"/>
                </w:tcPr>
                <w:p w:rsidR="004B2A71" w:rsidRPr="00A35027" w:rsidRDefault="004B2A71" w:rsidP="004B2A71">
                  <w:pPr>
                    <w:spacing w:line="360" w:lineRule="auto"/>
                    <w:jc w:val="center"/>
                    <w:rPr>
                      <w:rFonts w:ascii="TH SarabunPSK" w:hAnsi="TH SarabunPSK" w:cs="TH SarabunPSK"/>
                      <w:b/>
                      <w:bCs/>
                      <w:sz w:val="32"/>
                      <w:szCs w:val="32"/>
                      <w:cs/>
                    </w:rPr>
                  </w:pPr>
                  <w:r w:rsidRPr="00A35027">
                    <w:rPr>
                      <w:rFonts w:ascii="TH SarabunPSK" w:hAnsi="TH SarabunPSK" w:cs="TH SarabunPSK"/>
                      <w:b/>
                      <w:bCs/>
                      <w:sz w:val="32"/>
                      <w:szCs w:val="32"/>
                      <w:cs/>
                    </w:rPr>
                    <w:t>หน่วยวัด</w:t>
                  </w:r>
                </w:p>
              </w:tc>
              <w:tc>
                <w:tcPr>
                  <w:tcW w:w="4028" w:type="dxa"/>
                  <w:gridSpan w:val="3"/>
                </w:tcPr>
                <w:p w:rsidR="004B2A71" w:rsidRPr="00A35027" w:rsidRDefault="004B2A71" w:rsidP="004B2A71">
                  <w:pPr>
                    <w:rPr>
                      <w:rFonts w:ascii="TH SarabunPSK" w:hAnsi="TH SarabunPSK" w:cs="TH SarabunPSK"/>
                      <w:b/>
                      <w:bCs/>
                      <w:sz w:val="32"/>
                      <w:szCs w:val="32"/>
                    </w:rPr>
                  </w:pPr>
                  <w:r w:rsidRPr="00A35027">
                    <w:rPr>
                      <w:rFonts w:ascii="TH SarabunPSK" w:hAnsi="TH SarabunPSK" w:cs="TH SarabunPSK"/>
                      <w:b/>
                      <w:bCs/>
                      <w:sz w:val="32"/>
                      <w:szCs w:val="32"/>
                      <w:cs/>
                    </w:rPr>
                    <w:t>ผลการดำเนินงานในรอบปีงบประมาณ พ.ศ.</w:t>
                  </w:r>
                </w:p>
              </w:tc>
            </w:tr>
            <w:tr w:rsidR="004B2A71" w:rsidRPr="00A35027" w:rsidTr="004B2A71">
              <w:trPr>
                <w:jc w:val="center"/>
              </w:trPr>
              <w:tc>
                <w:tcPr>
                  <w:tcW w:w="2232" w:type="dxa"/>
                  <w:vMerge/>
                </w:tcPr>
                <w:p w:rsidR="004B2A71" w:rsidRPr="00A35027" w:rsidRDefault="004B2A71" w:rsidP="004B2A71">
                  <w:pPr>
                    <w:jc w:val="center"/>
                    <w:rPr>
                      <w:rFonts w:ascii="TH SarabunPSK" w:hAnsi="TH SarabunPSK" w:cs="TH SarabunPSK"/>
                      <w:b/>
                      <w:bCs/>
                      <w:sz w:val="32"/>
                      <w:szCs w:val="32"/>
                    </w:rPr>
                  </w:pPr>
                </w:p>
              </w:tc>
              <w:tc>
                <w:tcPr>
                  <w:tcW w:w="993" w:type="dxa"/>
                  <w:vMerge/>
                </w:tcPr>
                <w:p w:rsidR="004B2A71" w:rsidRPr="00A35027" w:rsidRDefault="004B2A71" w:rsidP="004B2A71">
                  <w:pPr>
                    <w:jc w:val="center"/>
                    <w:rPr>
                      <w:rFonts w:ascii="TH SarabunPSK" w:hAnsi="TH SarabunPSK" w:cs="TH SarabunPSK"/>
                      <w:b/>
                      <w:bCs/>
                      <w:sz w:val="32"/>
                      <w:szCs w:val="32"/>
                    </w:rPr>
                  </w:pPr>
                </w:p>
              </w:tc>
              <w:tc>
                <w:tcPr>
                  <w:tcW w:w="1275" w:type="dxa"/>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255</w:t>
                  </w:r>
                  <w:r w:rsidRPr="00A35027">
                    <w:rPr>
                      <w:rFonts w:ascii="TH SarabunPSK" w:hAnsi="TH SarabunPSK" w:cs="TH SarabunPSK"/>
                      <w:b/>
                      <w:bCs/>
                      <w:sz w:val="32"/>
                      <w:szCs w:val="32"/>
                    </w:rPr>
                    <w:t>9</w:t>
                  </w:r>
                </w:p>
              </w:tc>
              <w:tc>
                <w:tcPr>
                  <w:tcW w:w="1418" w:type="dxa"/>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w:t>
                  </w:r>
                  <w:r w:rsidRPr="00A35027">
                    <w:rPr>
                      <w:rFonts w:ascii="TH SarabunPSK" w:hAnsi="TH SarabunPSK" w:cs="TH SarabunPSK"/>
                      <w:b/>
                      <w:bCs/>
                      <w:sz w:val="32"/>
                      <w:szCs w:val="32"/>
                    </w:rPr>
                    <w:t>60</w:t>
                  </w:r>
                </w:p>
              </w:tc>
              <w:tc>
                <w:tcPr>
                  <w:tcW w:w="1335" w:type="dxa"/>
                </w:tcPr>
                <w:p w:rsidR="004B2A71" w:rsidRPr="00A35027" w:rsidRDefault="004B2A71" w:rsidP="004B2A71">
                  <w:pPr>
                    <w:jc w:val="center"/>
                    <w:rPr>
                      <w:rFonts w:ascii="TH SarabunPSK" w:hAnsi="TH SarabunPSK" w:cs="TH SarabunPSK"/>
                      <w:b/>
                      <w:bCs/>
                      <w:sz w:val="32"/>
                      <w:szCs w:val="32"/>
                    </w:rPr>
                  </w:pPr>
                  <w:r w:rsidRPr="00A35027">
                    <w:rPr>
                      <w:rFonts w:ascii="TH SarabunPSK" w:hAnsi="TH SarabunPSK" w:cs="TH SarabunPSK"/>
                      <w:b/>
                      <w:bCs/>
                      <w:sz w:val="32"/>
                      <w:szCs w:val="32"/>
                      <w:cs/>
                    </w:rPr>
                    <w:t>2561</w:t>
                  </w:r>
                </w:p>
              </w:tc>
            </w:tr>
            <w:tr w:rsidR="004B2A71" w:rsidRPr="00A35027" w:rsidTr="004B2A71">
              <w:trPr>
                <w:jc w:val="center"/>
              </w:trPr>
              <w:tc>
                <w:tcPr>
                  <w:tcW w:w="2232" w:type="dxa"/>
                </w:tcPr>
                <w:p w:rsidR="004B2A71" w:rsidRPr="00A35027" w:rsidRDefault="004B2A71" w:rsidP="004B2A71">
                  <w:pPr>
                    <w:rPr>
                      <w:rFonts w:ascii="TH SarabunPSK" w:hAnsi="TH SarabunPSK" w:cs="TH SarabunPSK"/>
                      <w:sz w:val="32"/>
                      <w:szCs w:val="32"/>
                    </w:rPr>
                  </w:pPr>
                  <w:r w:rsidRPr="00A35027">
                    <w:rPr>
                      <w:rFonts w:ascii="TH SarabunPSK" w:hAnsi="TH SarabunPSK" w:cs="TH SarabunPSK"/>
                      <w:sz w:val="32"/>
                      <w:szCs w:val="32"/>
                      <w:cs/>
                    </w:rPr>
                    <w:t xml:space="preserve">รพ.ภาครัฐที่ผ่านเกณฑ์ </w:t>
                  </w:r>
                  <w:r w:rsidRPr="00A35027">
                    <w:rPr>
                      <w:rFonts w:ascii="TH SarabunPSK" w:hAnsi="TH SarabunPSK" w:cs="TH SarabunPSK"/>
                      <w:sz w:val="32"/>
                      <w:szCs w:val="32"/>
                    </w:rPr>
                    <w:t>Smart Hospital</w:t>
                  </w:r>
                </w:p>
              </w:tc>
              <w:tc>
                <w:tcPr>
                  <w:tcW w:w="993" w:type="dxa"/>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sz w:val="32"/>
                      <w:szCs w:val="32"/>
                      <w:cs/>
                    </w:rPr>
                    <w:t>แห่ง</w:t>
                  </w:r>
                </w:p>
              </w:tc>
              <w:tc>
                <w:tcPr>
                  <w:tcW w:w="1275" w:type="dxa"/>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sz w:val="32"/>
                      <w:szCs w:val="32"/>
                      <w:cs/>
                    </w:rPr>
                    <w:t>-</w:t>
                  </w:r>
                </w:p>
              </w:tc>
              <w:tc>
                <w:tcPr>
                  <w:tcW w:w="1418" w:type="dxa"/>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sz w:val="32"/>
                      <w:szCs w:val="32"/>
                      <w:cs/>
                    </w:rPr>
                    <w:t>-</w:t>
                  </w:r>
                </w:p>
              </w:tc>
              <w:tc>
                <w:tcPr>
                  <w:tcW w:w="1335" w:type="dxa"/>
                </w:tcPr>
                <w:p w:rsidR="004B2A71" w:rsidRPr="00A35027" w:rsidRDefault="004B2A71" w:rsidP="004B2A71">
                  <w:pPr>
                    <w:jc w:val="center"/>
                    <w:rPr>
                      <w:rFonts w:ascii="TH SarabunPSK" w:hAnsi="TH SarabunPSK" w:cs="TH SarabunPSK"/>
                      <w:sz w:val="32"/>
                      <w:szCs w:val="32"/>
                    </w:rPr>
                  </w:pPr>
                  <w:r w:rsidRPr="00A35027">
                    <w:rPr>
                      <w:rFonts w:ascii="TH SarabunPSK" w:hAnsi="TH SarabunPSK" w:cs="TH SarabunPSK"/>
                      <w:sz w:val="32"/>
                      <w:szCs w:val="32"/>
                      <w:cs/>
                    </w:rPr>
                    <w:t>-</w:t>
                  </w:r>
                </w:p>
              </w:tc>
            </w:tr>
          </w:tbl>
          <w:p w:rsidR="004B2A71" w:rsidRPr="00A35027" w:rsidRDefault="004B2A71" w:rsidP="004B2A71">
            <w:pPr>
              <w:rPr>
                <w:rFonts w:ascii="TH SarabunPSK" w:hAnsi="TH SarabunPSK" w:cs="TH SarabunPSK"/>
                <w:color w:val="C00000"/>
                <w:sz w:val="32"/>
                <w:szCs w:val="32"/>
              </w:rPr>
            </w:pP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ผู้ให้ข้อมูลทางวิชาการ /</w:t>
            </w:r>
          </w:p>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u w:val="single"/>
              </w:rPr>
            </w:pPr>
            <w:r w:rsidRPr="00A35027">
              <w:rPr>
                <w:rFonts w:ascii="TH SarabunPSK" w:hAnsi="TH SarabunPSK" w:cs="TH SarabunPSK"/>
                <w:b/>
                <w:bCs/>
                <w:color w:val="000000"/>
                <w:sz w:val="32"/>
                <w:szCs w:val="32"/>
                <w:u w:val="single"/>
              </w:rPr>
              <w:t>Project Manager</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rPr>
              <w:t>1</w:t>
            </w:r>
            <w:r w:rsidRPr="00A35027">
              <w:rPr>
                <w:rFonts w:ascii="TH SarabunPSK" w:hAnsi="TH SarabunPSK" w:cs="TH SarabunPSK"/>
                <w:color w:val="000000"/>
                <w:sz w:val="32"/>
                <w:szCs w:val="32"/>
                <w:cs/>
              </w:rPr>
              <w:t xml:space="preserve">.นางเดือนเพ็ญ โยเฮือง </w:t>
            </w: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 xml:space="preserve">นักวิเคราะห์นโยบายและแผนชำนาญการ                                                            </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โทรศัพท์ที่ทำงาน : 025901</w:t>
            </w:r>
            <w:r w:rsidRPr="00A35027">
              <w:rPr>
                <w:rFonts w:ascii="TH SarabunPSK" w:hAnsi="TH SarabunPSK" w:cs="TH SarabunPSK"/>
                <w:color w:val="000000"/>
                <w:sz w:val="32"/>
                <w:szCs w:val="32"/>
              </w:rPr>
              <w:t>495</w:t>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w:t>
            </w:r>
            <w:r w:rsidRPr="00A35027">
              <w:rPr>
                <w:rFonts w:ascii="TH SarabunPSK" w:hAnsi="TH SarabunPSK" w:cs="TH SarabunPSK"/>
                <w:color w:val="000000"/>
                <w:sz w:val="32"/>
                <w:szCs w:val="32"/>
              </w:rPr>
              <w:t>635499693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w:t>
            </w:r>
            <w:r w:rsidRPr="00A35027">
              <w:rPr>
                <w:rFonts w:ascii="TH SarabunPSK" w:hAnsi="TH SarabunPSK" w:cs="TH SarabunPSK"/>
                <w:color w:val="000000"/>
                <w:sz w:val="32"/>
                <w:szCs w:val="32"/>
              </w:rPr>
              <w:t>5918565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duanpen@moph</w:t>
            </w:r>
            <w:r w:rsidRPr="00A35027">
              <w:rPr>
                <w:rFonts w:ascii="TH SarabunPSK" w:hAnsi="TH SarabunPSK" w:cs="TH SarabunPSK"/>
                <w:sz w:val="32"/>
                <w:szCs w:val="32"/>
                <w:cs/>
              </w:rPr>
              <w:t>.</w:t>
            </w:r>
            <w:r w:rsidRPr="00A35027">
              <w:rPr>
                <w:rFonts w:ascii="TH SarabunPSK" w:hAnsi="TH SarabunPSK" w:cs="TH SarabunPSK"/>
                <w:sz w:val="32"/>
                <w:szCs w:val="32"/>
              </w:rPr>
              <w:t>mail</w:t>
            </w:r>
            <w:r w:rsidRPr="00A35027">
              <w:rPr>
                <w:rFonts w:ascii="TH SarabunPSK" w:hAnsi="TH SarabunPSK" w:cs="TH SarabunPSK"/>
                <w:sz w:val="32"/>
                <w:szCs w:val="32"/>
                <w:cs/>
              </w:rPr>
              <w:t>.</w:t>
            </w:r>
            <w:r w:rsidRPr="00A35027">
              <w:rPr>
                <w:rFonts w:ascii="TH SarabunPSK" w:hAnsi="TH SarabunPSK" w:cs="TH SarabunPSK"/>
                <w:sz w:val="32"/>
                <w:szCs w:val="32"/>
              </w:rPr>
              <w:t>go</w:t>
            </w:r>
            <w:r w:rsidRPr="00A35027">
              <w:rPr>
                <w:rFonts w:ascii="TH SarabunPSK" w:hAnsi="TH SarabunPSK" w:cs="TH SarabunPSK"/>
                <w:sz w:val="32"/>
                <w:szCs w:val="32"/>
                <w:cs/>
              </w:rPr>
              <w:t>.</w:t>
            </w:r>
            <w:r w:rsidRPr="00A35027">
              <w:rPr>
                <w:rFonts w:ascii="TH SarabunPSK" w:hAnsi="TH SarabunPSK" w:cs="TH SarabunPSK"/>
                <w:sz w:val="32"/>
                <w:szCs w:val="32"/>
              </w:rPr>
              <w:t>th</w:t>
            </w:r>
          </w:p>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lastRenderedPageBreak/>
              <w:t>กองยุทธศาสตร์และแผนงาน สป.สธ.</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rPr>
              <w:t>2</w:t>
            </w:r>
            <w:r w:rsidRPr="00A35027">
              <w:rPr>
                <w:rFonts w:ascii="TH SarabunPSK" w:hAnsi="TH SarabunPSK" w:cs="TH SarabunPSK"/>
                <w:color w:val="000000"/>
                <w:sz w:val="32"/>
                <w:szCs w:val="32"/>
                <w:cs/>
              </w:rPr>
              <w:t xml:space="preserve">.นายแพทย์เลอศักดิ์  ลีนะนิธิกุล </w:t>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นายแพทย์ชำนาญการ</w:t>
            </w:r>
          </w:p>
          <w:p w:rsidR="004B2A71" w:rsidRDefault="004B2A71" w:rsidP="004B2A71">
            <w:pPr>
              <w:rPr>
                <w:rFonts w:ascii="TH SarabunPSK" w:hAnsi="TH SarabunPSK" w:cs="TH SarabunPSK"/>
                <w:color w:val="000000"/>
                <w:sz w:val="32"/>
                <w:szCs w:val="32"/>
              </w:rPr>
            </w:pP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รองผู้อำนวยการศูนย์เทคโนโลยีสารสนเทศและ</w:t>
            </w:r>
          </w:p>
          <w:p w:rsidR="004B2A71" w:rsidRPr="00A35027" w:rsidRDefault="004B2A71" w:rsidP="004B2A71">
            <w:pPr>
              <w:rPr>
                <w:rFonts w:ascii="TH SarabunPSK" w:hAnsi="TH SarabunPSK" w:cs="TH SarabunPSK"/>
                <w:color w:val="000000"/>
                <w:sz w:val="32"/>
                <w:szCs w:val="32"/>
              </w:rPr>
            </w:pP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การสื่อสาร สป.สธ.</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โทรศัพท์ที่ทำงาน : 025901217    </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0818925883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w:t>
            </w:r>
            <w:r w:rsidRPr="00A35027">
              <w:rPr>
                <w:rFonts w:ascii="TH SarabunPSK" w:hAnsi="TH SarabunPSK" w:cs="TH SarabunPSK"/>
                <w:color w:val="000000"/>
                <w:sz w:val="32"/>
                <w:szCs w:val="32"/>
              </w:rPr>
              <w:t>59</w:t>
            </w:r>
            <w:r w:rsidRPr="00A35027">
              <w:rPr>
                <w:rFonts w:ascii="TH SarabunPSK" w:hAnsi="TH SarabunPSK" w:cs="TH SarabunPSK"/>
                <w:color w:val="000000"/>
                <w:sz w:val="32"/>
                <w:szCs w:val="32"/>
                <w:cs/>
              </w:rPr>
              <w:t>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drlersak2012@gmail</w:t>
            </w:r>
            <w:r w:rsidRPr="00A35027">
              <w:rPr>
                <w:rFonts w:ascii="TH SarabunPSK" w:hAnsi="TH SarabunPSK" w:cs="TH SarabunPSK"/>
                <w:sz w:val="32"/>
                <w:szCs w:val="32"/>
                <w:cs/>
              </w:rPr>
              <w:t>.</w:t>
            </w:r>
            <w:r w:rsidRPr="00A35027">
              <w:rPr>
                <w:rFonts w:ascii="TH SarabunPSK" w:hAnsi="TH SarabunPSK" w:cs="TH SarabunPSK"/>
                <w:sz w:val="32"/>
                <w:szCs w:val="32"/>
              </w:rPr>
              <w:t>com</w:t>
            </w:r>
          </w:p>
          <w:p w:rsidR="004B2A71" w:rsidRPr="00A35027" w:rsidRDefault="004B2A71" w:rsidP="004B2A71">
            <w:pPr>
              <w:rPr>
                <w:rFonts w:ascii="TH SarabunPSK" w:hAnsi="TH SarabunPSK" w:cs="TH SarabunPSK"/>
                <w:b/>
                <w:bCs/>
                <w:color w:val="000000"/>
                <w:sz w:val="32"/>
                <w:szCs w:val="32"/>
                <w:u w:val="single"/>
              </w:rPr>
            </w:pPr>
            <w:r w:rsidRPr="00A35027">
              <w:rPr>
                <w:rFonts w:ascii="TH SarabunPSK" w:hAnsi="TH SarabunPSK" w:cs="TH SarabunPSK"/>
                <w:b/>
                <w:bCs/>
                <w:color w:val="000000"/>
                <w:sz w:val="32"/>
                <w:szCs w:val="32"/>
                <w:cs/>
              </w:rPr>
              <w:t>รพ.วชิระภูเก็ต / ศูนย์เทคโนโลยีสารสนเทศและการสื่อสาร สป.สธ.</w:t>
            </w:r>
          </w:p>
          <w:p w:rsidR="004B2A71" w:rsidRPr="00A35027" w:rsidRDefault="004B2A71" w:rsidP="004B2A71">
            <w:pPr>
              <w:rPr>
                <w:rFonts w:ascii="TH SarabunPSK" w:hAnsi="TH SarabunPSK" w:cs="TH SarabunPSK"/>
                <w:b/>
                <w:bCs/>
                <w:color w:val="000000"/>
                <w:sz w:val="32"/>
                <w:szCs w:val="32"/>
                <w:u w:val="single"/>
              </w:rPr>
            </w:pPr>
            <w:r w:rsidRPr="00A35027">
              <w:rPr>
                <w:rFonts w:ascii="TH SarabunPSK" w:hAnsi="TH SarabunPSK" w:cs="TH SarabunPSK"/>
                <w:b/>
                <w:bCs/>
                <w:color w:val="000000"/>
                <w:sz w:val="32"/>
                <w:szCs w:val="32"/>
                <w:u w:val="single"/>
              </w:rPr>
              <w:t>Smart Tools</w:t>
            </w:r>
            <w:r w:rsidRPr="00A35027">
              <w:rPr>
                <w:rFonts w:ascii="TH SarabunPSK" w:hAnsi="TH SarabunPSK" w:cs="TH SarabunPSK"/>
                <w:b/>
                <w:bCs/>
                <w:color w:val="000000"/>
                <w:sz w:val="32"/>
                <w:szCs w:val="32"/>
                <w:u w:val="single"/>
                <w:cs/>
              </w:rPr>
              <w:t>:</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นางกนกวรรณ มาป้อง</w:t>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 xml:space="preserve">นักวิชาการคอมพิวเตอร์ชำนาญการพิเศษ                                                         </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โทรศัพท์ที่ทำงาน :025902185 ต่อ 414 </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0871015708</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w:t>
            </w:r>
            <w:r w:rsidRPr="00A35027">
              <w:rPr>
                <w:rFonts w:ascii="TH SarabunPSK" w:hAnsi="TH SarabunPSK" w:cs="TH SarabunPSK"/>
                <w:color w:val="000000"/>
                <w:sz w:val="32"/>
                <w:szCs w:val="32"/>
              </w:rPr>
              <w:t>59</w:t>
            </w:r>
            <w:r w:rsidRPr="00A35027">
              <w:rPr>
                <w:rFonts w:ascii="TH SarabunPSK" w:hAnsi="TH SarabunPSK" w:cs="TH SarabunPSK"/>
                <w:color w:val="000000"/>
                <w:sz w:val="32"/>
                <w:szCs w:val="32"/>
                <w:cs/>
              </w:rPr>
              <w:t>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kmapong@gmail</w:t>
            </w:r>
            <w:r w:rsidRPr="00A35027">
              <w:rPr>
                <w:rFonts w:ascii="TH SarabunPSK" w:hAnsi="TH SarabunPSK" w:cs="TH SarabunPSK"/>
                <w:sz w:val="32"/>
                <w:szCs w:val="32"/>
                <w:cs/>
              </w:rPr>
              <w:t>.</w:t>
            </w:r>
            <w:r w:rsidRPr="00A35027">
              <w:rPr>
                <w:rFonts w:ascii="TH SarabunPSK" w:hAnsi="TH SarabunPSK" w:cs="TH SarabunPSK"/>
                <w:sz w:val="32"/>
                <w:szCs w:val="32"/>
              </w:rPr>
              <w:t>com</w:t>
            </w:r>
          </w:p>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ศูนย์เทคโนโลยีสารสนเทศและการสื่อสาร สป.สธ.</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b/>
                <w:bCs/>
                <w:color w:val="000000"/>
                <w:sz w:val="32"/>
                <w:szCs w:val="32"/>
                <w:u w:val="single"/>
              </w:rPr>
              <w:t>Smart Service</w:t>
            </w:r>
            <w:r w:rsidRPr="00A35027">
              <w:rPr>
                <w:rFonts w:ascii="TH SarabunPSK" w:hAnsi="TH SarabunPSK" w:cs="TH SarabunPSK"/>
                <w:b/>
                <w:bCs/>
                <w:color w:val="000000"/>
                <w:sz w:val="32"/>
                <w:szCs w:val="32"/>
                <w:u w:val="single"/>
                <w:cs/>
              </w:rPr>
              <w:t xml:space="preserve"> :</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นายสัมฤทธิ์  สุขทวี</w:t>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นักวิชาการคอมพิวเตอร์ชำนาญการ</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โทรศัพท์ที่ทำงาน : 025901214    </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0818017543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025901215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hait@moph</w:t>
            </w:r>
            <w:r w:rsidRPr="00A35027">
              <w:rPr>
                <w:rFonts w:ascii="TH SarabunPSK" w:hAnsi="TH SarabunPSK" w:cs="TH SarabunPSK"/>
                <w:sz w:val="32"/>
                <w:szCs w:val="32"/>
                <w:cs/>
              </w:rPr>
              <w:t>.</w:t>
            </w:r>
            <w:r w:rsidRPr="00A35027">
              <w:rPr>
                <w:rFonts w:ascii="TH SarabunPSK" w:hAnsi="TH SarabunPSK" w:cs="TH SarabunPSK"/>
                <w:sz w:val="32"/>
                <w:szCs w:val="32"/>
              </w:rPr>
              <w:t>go</w:t>
            </w:r>
            <w:r w:rsidRPr="00A35027">
              <w:rPr>
                <w:rFonts w:ascii="TH SarabunPSK" w:hAnsi="TH SarabunPSK" w:cs="TH SarabunPSK"/>
                <w:sz w:val="32"/>
                <w:szCs w:val="32"/>
                <w:cs/>
              </w:rPr>
              <w:t>.</w:t>
            </w:r>
            <w:r w:rsidRPr="00A35027">
              <w:rPr>
                <w:rFonts w:ascii="TH SarabunPSK" w:hAnsi="TH SarabunPSK" w:cs="TH SarabunPSK"/>
                <w:sz w:val="32"/>
                <w:szCs w:val="32"/>
              </w:rPr>
              <w:t>th</w:t>
            </w:r>
          </w:p>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ศูนย์เทคโนโลยีสารสนเทศและการสื่อสาร สป.สธ.</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lastRenderedPageBreak/>
              <w:t>หน่วยงานประมวลผล</w:t>
            </w:r>
            <w:r w:rsidRPr="00A35027">
              <w:rPr>
                <w:rFonts w:ascii="TH SarabunPSK" w:hAnsi="TH SarabunPSK" w:cs="TH SarabunPSK"/>
                <w:b/>
                <w:bCs/>
                <w:color w:val="000000"/>
                <w:sz w:val="32"/>
                <w:szCs w:val="32"/>
                <w:cs/>
              </w:rPr>
              <w:lastRenderedPageBreak/>
              <w:t>และจัดทำข้อมูล</w:t>
            </w:r>
          </w:p>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u w:val="single"/>
              </w:rPr>
            </w:pPr>
            <w:r w:rsidRPr="00A35027">
              <w:rPr>
                <w:rFonts w:ascii="TH SarabunPSK" w:hAnsi="TH SarabunPSK" w:cs="TH SarabunPSK"/>
                <w:b/>
                <w:bCs/>
                <w:color w:val="000000"/>
                <w:sz w:val="32"/>
                <w:szCs w:val="32"/>
                <w:u w:val="single"/>
              </w:rPr>
              <w:lastRenderedPageBreak/>
              <w:t>Smart Tools</w:t>
            </w:r>
            <w:r w:rsidRPr="00A35027">
              <w:rPr>
                <w:rFonts w:ascii="TH SarabunPSK" w:hAnsi="TH SarabunPSK" w:cs="TH SarabunPSK"/>
                <w:b/>
                <w:bCs/>
                <w:color w:val="000000"/>
                <w:sz w:val="32"/>
                <w:szCs w:val="32"/>
                <w:u w:val="single"/>
                <w:cs/>
              </w:rPr>
              <w:t>:</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rPr>
              <w:lastRenderedPageBreak/>
              <w:t>1</w:t>
            </w:r>
            <w:r w:rsidRPr="00A35027">
              <w:rPr>
                <w:rFonts w:ascii="TH SarabunPSK" w:hAnsi="TH SarabunPSK" w:cs="TH SarabunPSK"/>
                <w:color w:val="000000"/>
                <w:sz w:val="32"/>
                <w:szCs w:val="32"/>
                <w:cs/>
              </w:rPr>
              <w:t xml:space="preserve">.เดือนเพ็ญ โยเฮือง  </w:t>
            </w:r>
            <w:r>
              <w:rPr>
                <w:rFonts w:ascii="TH SarabunPSK" w:hAnsi="TH SarabunPSK" w:cs="TH SarabunPSK"/>
                <w:color w:val="000000"/>
                <w:sz w:val="32"/>
                <w:szCs w:val="32"/>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นักวิเคราะห์นโยบายและแผนชำนาญการ</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โทรศัพท์ที่ทำงาน : 025901</w:t>
            </w:r>
            <w:r w:rsidRPr="00A35027">
              <w:rPr>
                <w:rFonts w:ascii="TH SarabunPSK" w:hAnsi="TH SarabunPSK" w:cs="TH SarabunPSK"/>
                <w:color w:val="000000"/>
                <w:sz w:val="32"/>
                <w:szCs w:val="32"/>
              </w:rPr>
              <w:t>495</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w:t>
            </w:r>
            <w:r w:rsidRPr="00A35027">
              <w:rPr>
                <w:rFonts w:ascii="TH SarabunPSK" w:hAnsi="TH SarabunPSK" w:cs="TH SarabunPSK"/>
                <w:color w:val="000000"/>
                <w:sz w:val="32"/>
                <w:szCs w:val="32"/>
              </w:rPr>
              <w:t>635499693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w:t>
            </w:r>
            <w:r w:rsidRPr="00A35027">
              <w:rPr>
                <w:rFonts w:ascii="TH SarabunPSK" w:hAnsi="TH SarabunPSK" w:cs="TH SarabunPSK"/>
                <w:color w:val="000000"/>
                <w:sz w:val="32"/>
                <w:szCs w:val="32"/>
              </w:rPr>
              <w:t>5918565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duanpen@moph</w:t>
            </w:r>
            <w:r w:rsidRPr="00A35027">
              <w:rPr>
                <w:rFonts w:ascii="TH SarabunPSK" w:hAnsi="TH SarabunPSK" w:cs="TH SarabunPSK"/>
                <w:sz w:val="32"/>
                <w:szCs w:val="32"/>
                <w:cs/>
              </w:rPr>
              <w:t>.</w:t>
            </w:r>
            <w:r w:rsidRPr="00A35027">
              <w:rPr>
                <w:rFonts w:ascii="TH SarabunPSK" w:hAnsi="TH SarabunPSK" w:cs="TH SarabunPSK"/>
                <w:sz w:val="32"/>
                <w:szCs w:val="32"/>
              </w:rPr>
              <w:t>mail</w:t>
            </w:r>
            <w:r w:rsidRPr="00A35027">
              <w:rPr>
                <w:rFonts w:ascii="TH SarabunPSK" w:hAnsi="TH SarabunPSK" w:cs="TH SarabunPSK"/>
                <w:sz w:val="32"/>
                <w:szCs w:val="32"/>
                <w:cs/>
              </w:rPr>
              <w:t>.</w:t>
            </w:r>
            <w:r w:rsidRPr="00A35027">
              <w:rPr>
                <w:rFonts w:ascii="TH SarabunPSK" w:hAnsi="TH SarabunPSK" w:cs="TH SarabunPSK"/>
                <w:sz w:val="32"/>
                <w:szCs w:val="32"/>
              </w:rPr>
              <w:t>go</w:t>
            </w:r>
            <w:r w:rsidRPr="00A35027">
              <w:rPr>
                <w:rFonts w:ascii="TH SarabunPSK" w:hAnsi="TH SarabunPSK" w:cs="TH SarabunPSK"/>
                <w:sz w:val="32"/>
                <w:szCs w:val="32"/>
                <w:cs/>
              </w:rPr>
              <w:t>.</w:t>
            </w:r>
            <w:r w:rsidRPr="00A35027">
              <w:rPr>
                <w:rFonts w:ascii="TH SarabunPSK" w:hAnsi="TH SarabunPSK" w:cs="TH SarabunPSK"/>
                <w:sz w:val="32"/>
                <w:szCs w:val="32"/>
              </w:rPr>
              <w:t>th</w:t>
            </w:r>
          </w:p>
          <w:p w:rsidR="004B2A71" w:rsidRPr="00A35027" w:rsidRDefault="004B2A71" w:rsidP="004B2A71">
            <w:pPr>
              <w:rPr>
                <w:rFonts w:ascii="TH SarabunPSK" w:hAnsi="TH SarabunPSK" w:cs="TH SarabunPSK"/>
                <w:b/>
                <w:bCs/>
                <w:color w:val="000000"/>
                <w:sz w:val="32"/>
                <w:szCs w:val="32"/>
              </w:rPr>
            </w:pPr>
            <w:r w:rsidRPr="00A35027">
              <w:rPr>
                <w:rFonts w:ascii="TH SarabunPSK" w:hAnsi="TH SarabunPSK" w:cs="TH SarabunPSK"/>
                <w:b/>
                <w:bCs/>
                <w:color w:val="000000"/>
                <w:sz w:val="32"/>
                <w:szCs w:val="32"/>
                <w:cs/>
              </w:rPr>
              <w:t>กองยุทธศาสตร์และแผนงาน สป.สธ.</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rPr>
              <w:t>2</w:t>
            </w:r>
            <w:r w:rsidRPr="00A35027">
              <w:rPr>
                <w:rFonts w:ascii="TH SarabunPSK" w:hAnsi="TH SarabunPSK" w:cs="TH SarabunPSK"/>
                <w:color w:val="000000"/>
                <w:sz w:val="32"/>
                <w:szCs w:val="32"/>
                <w:cs/>
              </w:rPr>
              <w:t xml:space="preserve">.นางกนกวรรณ มาป้อง   </w:t>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นักวิชาการคอมพิวเตอร์ชำนาญการพิเศษ</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โทรศัพท์ที่ทำงาน : 025902185 ต่อ 414 </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0871015708</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w:t>
            </w:r>
            <w:r w:rsidRPr="00A35027">
              <w:rPr>
                <w:rFonts w:ascii="TH SarabunPSK" w:hAnsi="TH SarabunPSK" w:cs="TH SarabunPSK"/>
                <w:color w:val="000000"/>
                <w:sz w:val="32"/>
                <w:szCs w:val="32"/>
              </w:rPr>
              <w:t>59</w:t>
            </w:r>
            <w:r w:rsidRPr="00A35027">
              <w:rPr>
                <w:rFonts w:ascii="TH SarabunPSK" w:hAnsi="TH SarabunPSK" w:cs="TH SarabunPSK"/>
                <w:color w:val="000000"/>
                <w:sz w:val="32"/>
                <w:szCs w:val="32"/>
                <w:cs/>
              </w:rPr>
              <w:t>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kmapong@gmail</w:t>
            </w:r>
            <w:r w:rsidRPr="00A35027">
              <w:rPr>
                <w:rFonts w:ascii="TH SarabunPSK" w:hAnsi="TH SarabunPSK" w:cs="TH SarabunPSK"/>
                <w:sz w:val="32"/>
                <w:szCs w:val="32"/>
                <w:cs/>
              </w:rPr>
              <w:t>.</w:t>
            </w:r>
            <w:r w:rsidRPr="00A35027">
              <w:rPr>
                <w:rFonts w:ascii="TH SarabunPSK" w:hAnsi="TH SarabunPSK" w:cs="TH SarabunPSK"/>
                <w:sz w:val="32"/>
                <w:szCs w:val="32"/>
              </w:rPr>
              <w:t>com</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b/>
                <w:bCs/>
                <w:color w:val="000000"/>
                <w:sz w:val="32"/>
                <w:szCs w:val="32"/>
                <w:cs/>
              </w:rPr>
              <w:t>ศูนย์เทคโนโลยีสารสนเทศและการสื่อสาร สป.สธ</w:t>
            </w:r>
            <w:r w:rsidRPr="00A35027">
              <w:rPr>
                <w:rFonts w:ascii="TH SarabunPSK" w:hAnsi="TH SarabunPSK" w:cs="TH SarabunPSK"/>
                <w:color w:val="000000"/>
                <w:sz w:val="32"/>
                <w:szCs w:val="32"/>
                <w:cs/>
              </w:rPr>
              <w:t>.</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b/>
                <w:bCs/>
                <w:color w:val="000000"/>
                <w:sz w:val="32"/>
                <w:szCs w:val="32"/>
                <w:u w:val="single"/>
              </w:rPr>
              <w:t>Smart Service</w:t>
            </w:r>
            <w:r w:rsidRPr="00A35027">
              <w:rPr>
                <w:rFonts w:ascii="TH SarabunPSK" w:hAnsi="TH SarabunPSK" w:cs="TH SarabunPSK"/>
                <w:b/>
                <w:bCs/>
                <w:color w:val="000000"/>
                <w:sz w:val="32"/>
                <w:szCs w:val="32"/>
                <w:u w:val="single"/>
                <w:cs/>
              </w:rPr>
              <w:t>:</w:t>
            </w:r>
            <w:r w:rsidRPr="00A35027">
              <w:rPr>
                <w:rFonts w:ascii="TH SarabunPSK" w:hAnsi="TH SarabunPSK" w:cs="TH SarabunPSK"/>
                <w:b/>
                <w:bCs/>
                <w:color w:val="000000"/>
                <w:sz w:val="32"/>
                <w:szCs w:val="32"/>
                <w:u w:val="single"/>
              </w:rPr>
              <w:t>s</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นายสัมฤทธิ์  สุขทวี</w:t>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นักวิชาการคอมพิวเตอร์ชำนาญการ</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 xml:space="preserve">โทรศัพท์ที่ทำงาน : 025901214    </w:t>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0818017543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025901215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sz w:val="32"/>
                <w:szCs w:val="32"/>
                <w:cs/>
              </w:rPr>
              <w:t xml:space="preserve">: </w:t>
            </w:r>
            <w:r w:rsidRPr="00A35027">
              <w:rPr>
                <w:rFonts w:ascii="TH SarabunPSK" w:hAnsi="TH SarabunPSK" w:cs="TH SarabunPSK"/>
                <w:sz w:val="32"/>
                <w:szCs w:val="32"/>
              </w:rPr>
              <w:t>hait@moph</w:t>
            </w:r>
            <w:r w:rsidRPr="00A35027">
              <w:rPr>
                <w:rFonts w:ascii="TH SarabunPSK" w:hAnsi="TH SarabunPSK" w:cs="TH SarabunPSK"/>
                <w:sz w:val="32"/>
                <w:szCs w:val="32"/>
                <w:cs/>
              </w:rPr>
              <w:t>.</w:t>
            </w:r>
            <w:r w:rsidRPr="00A35027">
              <w:rPr>
                <w:rFonts w:ascii="TH SarabunPSK" w:hAnsi="TH SarabunPSK" w:cs="TH SarabunPSK"/>
                <w:sz w:val="32"/>
                <w:szCs w:val="32"/>
              </w:rPr>
              <w:t>go</w:t>
            </w:r>
            <w:r w:rsidRPr="00A35027">
              <w:rPr>
                <w:rFonts w:ascii="TH SarabunPSK" w:hAnsi="TH SarabunPSK" w:cs="TH SarabunPSK"/>
                <w:sz w:val="32"/>
                <w:szCs w:val="32"/>
                <w:cs/>
              </w:rPr>
              <w:t>.</w:t>
            </w:r>
            <w:r w:rsidRPr="00A35027">
              <w:rPr>
                <w:rFonts w:ascii="TH SarabunPSK" w:hAnsi="TH SarabunPSK" w:cs="TH SarabunPSK"/>
                <w:sz w:val="32"/>
                <w:szCs w:val="32"/>
              </w:rPr>
              <w:t>th</w:t>
            </w:r>
          </w:p>
          <w:p w:rsidR="004B2A71" w:rsidRPr="00A35027" w:rsidRDefault="004B2A71" w:rsidP="004B2A71">
            <w:pPr>
              <w:rPr>
                <w:rFonts w:ascii="TH SarabunPSK" w:hAnsi="TH SarabunPSK" w:cs="TH SarabunPSK"/>
                <w:b/>
                <w:bCs/>
                <w:sz w:val="32"/>
                <w:szCs w:val="32"/>
                <w:cs/>
              </w:rPr>
            </w:pPr>
            <w:r w:rsidRPr="00A35027">
              <w:rPr>
                <w:rFonts w:ascii="TH SarabunPSK" w:hAnsi="TH SarabunPSK" w:cs="TH SarabunPSK"/>
                <w:b/>
                <w:bCs/>
                <w:color w:val="000000"/>
                <w:sz w:val="32"/>
                <w:szCs w:val="32"/>
                <w:cs/>
              </w:rPr>
              <w:t>ศูนย์เทคโนโลยีสารสนเทศและการสื่อสาร สป.สธ.</w:t>
            </w:r>
          </w:p>
        </w:tc>
      </w:tr>
      <w:tr w:rsidR="004B2A71" w:rsidRPr="00A35027" w:rsidTr="004B2A71">
        <w:tc>
          <w:tcPr>
            <w:tcW w:w="215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lastRenderedPageBreak/>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นางรุ่งนิภา อมาตยคง</w:t>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นักวิชาการคอมพิวเตอร์ชำนาญการ</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โทรศัพท์ที่ทำงาน :025901200</w:t>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cs/>
              </w:rPr>
              <w:t>โทรศัพท์มือถือ : 0870276663</w:t>
            </w:r>
          </w:p>
          <w:p w:rsidR="004B2A71" w:rsidRPr="00A35027" w:rsidRDefault="004B2A71" w:rsidP="004B2A71">
            <w:pPr>
              <w:rPr>
                <w:rFonts w:ascii="TH SarabunPSK" w:hAnsi="TH SarabunPSK" w:cs="TH SarabunPSK"/>
                <w:color w:val="000000"/>
                <w:sz w:val="32"/>
                <w:szCs w:val="32"/>
              </w:rPr>
            </w:pPr>
            <w:r w:rsidRPr="00A35027">
              <w:rPr>
                <w:rFonts w:ascii="TH SarabunPSK" w:hAnsi="TH SarabunPSK" w:cs="TH SarabunPSK"/>
                <w:color w:val="000000"/>
                <w:sz w:val="32"/>
                <w:szCs w:val="32"/>
                <w:cs/>
              </w:rPr>
              <w:t>โทรสาร : 025901215</w:t>
            </w:r>
            <w:r w:rsidRPr="00A35027">
              <w:rPr>
                <w:rFonts w:ascii="TH SarabunPSK" w:hAnsi="TH SarabunPSK" w:cs="TH SarabunPSK"/>
                <w:color w:val="000000"/>
                <w:sz w:val="32"/>
                <w:szCs w:val="32"/>
                <w:cs/>
              </w:rPr>
              <w:tab/>
            </w:r>
            <w:r w:rsidRPr="00A35027">
              <w:rPr>
                <w:rFonts w:ascii="TH SarabunPSK" w:hAnsi="TH SarabunPSK" w:cs="TH SarabunPSK"/>
                <w:color w:val="000000"/>
                <w:sz w:val="32"/>
                <w:szCs w:val="32"/>
                <w:cs/>
              </w:rPr>
              <w:tab/>
            </w:r>
            <w:r>
              <w:rPr>
                <w:rFonts w:ascii="TH SarabunPSK" w:hAnsi="TH SarabunPSK" w:cs="TH SarabunPSK"/>
                <w:color w:val="000000"/>
                <w:sz w:val="32"/>
                <w:szCs w:val="32"/>
              </w:rPr>
              <w:tab/>
            </w:r>
            <w:r w:rsidRPr="00A35027">
              <w:rPr>
                <w:rFonts w:ascii="TH SarabunPSK" w:hAnsi="TH SarabunPSK" w:cs="TH SarabunPSK"/>
                <w:color w:val="000000"/>
                <w:sz w:val="32"/>
                <w:szCs w:val="32"/>
              </w:rPr>
              <w:t>E</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 xml:space="preserve">mail </w:t>
            </w:r>
            <w:r w:rsidRPr="00A35027">
              <w:rPr>
                <w:rFonts w:ascii="TH SarabunPSK" w:hAnsi="TH SarabunPSK" w:cs="TH SarabunPSK"/>
                <w:color w:val="000000"/>
                <w:sz w:val="32"/>
                <w:szCs w:val="32"/>
                <w:cs/>
              </w:rPr>
              <w:t xml:space="preserve">: </w:t>
            </w:r>
            <w:r w:rsidRPr="00A35027">
              <w:rPr>
                <w:rFonts w:ascii="TH SarabunPSK" w:hAnsi="TH SarabunPSK" w:cs="TH SarabunPSK"/>
                <w:color w:val="000000"/>
                <w:sz w:val="32"/>
                <w:szCs w:val="32"/>
              </w:rPr>
              <w:t>ict</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moph@health</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moph</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go</w:t>
            </w:r>
            <w:r w:rsidRPr="00A35027">
              <w:rPr>
                <w:rFonts w:ascii="TH SarabunPSK" w:hAnsi="TH SarabunPSK" w:cs="TH SarabunPSK"/>
                <w:color w:val="000000"/>
                <w:sz w:val="32"/>
                <w:szCs w:val="32"/>
                <w:cs/>
              </w:rPr>
              <w:t>.</w:t>
            </w:r>
            <w:r w:rsidRPr="00A35027">
              <w:rPr>
                <w:rFonts w:ascii="TH SarabunPSK" w:hAnsi="TH SarabunPSK" w:cs="TH SarabunPSK"/>
                <w:color w:val="000000"/>
                <w:sz w:val="32"/>
                <w:szCs w:val="32"/>
              </w:rPr>
              <w:t>th</w:t>
            </w:r>
          </w:p>
          <w:p w:rsidR="004B2A71" w:rsidRPr="00A35027" w:rsidRDefault="004B2A71" w:rsidP="004B2A71">
            <w:pPr>
              <w:rPr>
                <w:rFonts w:ascii="TH SarabunPSK" w:hAnsi="TH SarabunPSK" w:cs="TH SarabunPSK"/>
                <w:b/>
                <w:bCs/>
                <w:color w:val="000000"/>
                <w:sz w:val="32"/>
                <w:szCs w:val="32"/>
                <w:cs/>
              </w:rPr>
            </w:pPr>
            <w:r w:rsidRPr="00A35027">
              <w:rPr>
                <w:rFonts w:ascii="TH SarabunPSK" w:hAnsi="TH SarabunPSK" w:cs="TH SarabunPSK"/>
                <w:b/>
                <w:bCs/>
                <w:color w:val="000000"/>
                <w:sz w:val="32"/>
                <w:szCs w:val="32"/>
                <w:cs/>
              </w:rPr>
              <w:t>ศูนย์เทคโนโลยีสารสนเทศและการสื่อสาร สป.สธ.</w:t>
            </w:r>
          </w:p>
        </w:tc>
      </w:tr>
    </w:tbl>
    <w:p w:rsidR="004B2A71" w:rsidRPr="00FC6D9B" w:rsidRDefault="004B2A71" w:rsidP="004B2A71">
      <w:pPr>
        <w:rPr>
          <w:color w:val="000000" w:themeColor="text1"/>
        </w:rPr>
      </w:pPr>
    </w:p>
    <w:p w:rsidR="004B2A71" w:rsidRPr="00FC6D9B" w:rsidRDefault="004B2A71" w:rsidP="004B2A71">
      <w:pPr>
        <w:rPr>
          <w:rFonts w:ascii="TH SarabunPSK" w:hAnsi="TH SarabunPSK" w:cs="TH SarabunPSK"/>
          <w:color w:val="000000" w:themeColor="text1"/>
        </w:rPr>
      </w:pPr>
      <w:bookmarkStart w:id="10" w:name="_Hlk528570175"/>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4"/>
        <w:gridCol w:w="7258"/>
      </w:tblGrid>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lastRenderedPageBreak/>
              <w:t>หมวด</w:t>
            </w:r>
          </w:p>
        </w:tc>
        <w:tc>
          <w:tcPr>
            <w:tcW w:w="7258"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Governance Excellence</w:t>
            </w:r>
            <w:r w:rsidRPr="00F647F4">
              <w:rPr>
                <w:rFonts w:ascii="TH SarabunPSK" w:hAnsi="TH SarabunPSK" w:cs="TH SarabunPSK" w:hint="cs"/>
                <w:b/>
                <w:bCs/>
                <w:color w:val="FF0000"/>
                <w:sz w:val="32"/>
                <w:szCs w:val="32"/>
                <w:cs/>
              </w:rPr>
              <w:t xml:space="preserve"> (</w:t>
            </w:r>
            <w:r w:rsidRPr="00F647F4">
              <w:rPr>
                <w:rFonts w:ascii="TH SarabunPSK" w:hAnsi="TH SarabunPSK" w:cs="TH SarabunPSK"/>
                <w:b/>
                <w:bCs/>
                <w:color w:val="FF0000"/>
                <w:sz w:val="32"/>
                <w:szCs w:val="32"/>
                <w:cs/>
              </w:rPr>
              <w:t>ยุทธศาสตร์บริหารเป็นเลิศด้วยธรรมาภิบาล</w:t>
            </w:r>
            <w:r w:rsidRPr="00F647F4">
              <w:rPr>
                <w:rFonts w:ascii="TH SarabunPSK" w:hAnsi="TH SarabunPSK" w:cs="TH SarabunPSK" w:hint="cs"/>
                <w:b/>
                <w:bCs/>
                <w:color w:val="FF0000"/>
                <w:sz w:val="32"/>
                <w:szCs w:val="32"/>
                <w:cs/>
              </w:rPr>
              <w:t>)</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258"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12</w:t>
            </w:r>
            <w:r w:rsidRPr="00F647F4">
              <w:rPr>
                <w:rFonts w:ascii="TH SarabunPSK" w:hAnsi="TH SarabunPSK" w:cs="TH SarabunPSK"/>
                <w:b/>
                <w:bCs/>
                <w:color w:val="FF0000"/>
                <w:sz w:val="32"/>
                <w:szCs w:val="32"/>
              </w:rPr>
              <w:t>.</w:t>
            </w:r>
            <w:r w:rsidRPr="00F647F4">
              <w:rPr>
                <w:rFonts w:ascii="TH SarabunPSK" w:hAnsi="TH SarabunPSK" w:cs="TH SarabunPSK" w:hint="cs"/>
                <w:b/>
                <w:bCs/>
                <w:color w:val="FF0000"/>
                <w:sz w:val="32"/>
                <w:szCs w:val="32"/>
                <w:cs/>
              </w:rPr>
              <w:t>การพัฒนา</w:t>
            </w:r>
            <w:r w:rsidRPr="00F647F4">
              <w:rPr>
                <w:rFonts w:ascii="TH SarabunPSK" w:hAnsi="TH SarabunPSK" w:cs="TH SarabunPSK"/>
                <w:b/>
                <w:bCs/>
                <w:color w:val="FF0000"/>
                <w:sz w:val="32"/>
                <w:szCs w:val="32"/>
                <w:cs/>
              </w:rPr>
              <w:t>ระบบข้อมูลสารสนเทศด้านสุขภาพ</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258"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 xml:space="preserve">2. </w:t>
            </w:r>
            <w:r w:rsidRPr="00F647F4">
              <w:rPr>
                <w:rFonts w:ascii="TH SarabunPSK" w:hAnsi="TH SarabunPSK" w:cs="TH SarabunPSK"/>
                <w:b/>
                <w:bCs/>
                <w:color w:val="FF0000"/>
                <w:sz w:val="32"/>
                <w:szCs w:val="32"/>
                <w:cs/>
              </w:rPr>
              <w:t xml:space="preserve">โครงการ </w:t>
            </w:r>
            <w:r w:rsidRPr="00F647F4">
              <w:rPr>
                <w:rFonts w:ascii="TH SarabunPSK" w:hAnsi="TH SarabunPSK" w:cs="TH SarabunPSK"/>
                <w:b/>
                <w:bCs/>
                <w:color w:val="FF0000"/>
                <w:sz w:val="32"/>
                <w:szCs w:val="32"/>
              </w:rPr>
              <w:t>Smart Hospital</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w:t>
            </w:r>
            <w:r w:rsidRPr="00F647F4">
              <w:rPr>
                <w:rFonts w:ascii="TH SarabunPSK" w:hAnsi="TH SarabunPSK" w:cs="TH SarabunPSK" w:hint="cs"/>
                <w:b/>
                <w:bCs/>
                <w:color w:val="FF0000"/>
                <w:sz w:val="32"/>
                <w:szCs w:val="32"/>
                <w:cs/>
              </w:rPr>
              <w:t>แสดงผล</w:t>
            </w:r>
          </w:p>
        </w:tc>
        <w:tc>
          <w:tcPr>
            <w:tcW w:w="7258"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hint="cs"/>
                <w:b/>
                <w:bCs/>
                <w:color w:val="FF0000"/>
                <w:sz w:val="32"/>
                <w:szCs w:val="32"/>
                <w:cs/>
              </w:rPr>
              <w:t>ประเทศ/เขต/จังหวัด</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contextualSpacing/>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w:t>
            </w:r>
          </w:p>
        </w:tc>
        <w:tc>
          <w:tcPr>
            <w:tcW w:w="7258" w:type="dxa"/>
            <w:tcBorders>
              <w:top w:val="single" w:sz="4" w:space="0" w:color="auto"/>
              <w:left w:val="single" w:sz="4" w:space="0" w:color="auto"/>
              <w:bottom w:val="single" w:sz="4" w:space="0" w:color="auto"/>
              <w:right w:val="single" w:sz="4" w:space="0" w:color="auto"/>
            </w:tcBorders>
            <w:shd w:val="clear" w:color="auto" w:fill="auto"/>
          </w:tcPr>
          <w:p w:rsidR="004B2A71" w:rsidRPr="00F647F4" w:rsidRDefault="004B2A71" w:rsidP="004B2A71">
            <w:pPr>
              <w:contextualSpacing/>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rPr>
              <w:t>50</w:t>
            </w:r>
            <w:r w:rsidRPr="00F647F4">
              <w:rPr>
                <w:rFonts w:ascii="TH SarabunPSK" w:hAnsi="TH SarabunPSK" w:cs="TH SarabunPSK" w:hint="cs"/>
                <w:b/>
                <w:bCs/>
                <w:color w:val="FF0000"/>
                <w:sz w:val="32"/>
                <w:szCs w:val="32"/>
                <w:cs/>
              </w:rPr>
              <w:t>. มี</w:t>
            </w:r>
            <w:r w:rsidRPr="00F647F4">
              <w:rPr>
                <w:rFonts w:ascii="TH SarabunPSK" w:hAnsi="TH SarabunPSK" w:cs="TH SarabunPSK"/>
                <w:b/>
                <w:bCs/>
                <w:color w:val="FF0000"/>
                <w:sz w:val="32"/>
                <w:szCs w:val="32"/>
                <w:cs/>
              </w:rPr>
              <w:t>การ</w:t>
            </w:r>
            <w:r w:rsidRPr="00F647F4">
              <w:rPr>
                <w:rFonts w:ascii="TH SarabunPSK" w:hAnsi="TH SarabunPSK" w:cs="TH SarabunPSK" w:hint="cs"/>
                <w:b/>
                <w:bCs/>
                <w:color w:val="FF0000"/>
                <w:sz w:val="32"/>
                <w:szCs w:val="32"/>
                <w:cs/>
              </w:rPr>
              <w:t xml:space="preserve">ใช้ </w:t>
            </w:r>
            <w:r w:rsidRPr="00F647F4">
              <w:rPr>
                <w:rFonts w:ascii="TH SarabunPSK" w:hAnsi="TH SarabunPSK" w:cs="TH SarabunPSK"/>
                <w:b/>
                <w:bCs/>
                <w:color w:val="FF0000"/>
                <w:sz w:val="32"/>
                <w:szCs w:val="32"/>
              </w:rPr>
              <w:t xml:space="preserve">Application </w:t>
            </w:r>
            <w:r w:rsidRPr="00F647F4">
              <w:rPr>
                <w:rFonts w:ascii="TH SarabunPSK" w:hAnsi="TH SarabunPSK" w:cs="TH SarabunPSK" w:hint="cs"/>
                <w:b/>
                <w:bCs/>
                <w:color w:val="FF0000"/>
                <w:sz w:val="32"/>
                <w:szCs w:val="32"/>
                <w:cs/>
              </w:rPr>
              <w:t xml:space="preserve">สำหรับ </w:t>
            </w:r>
            <w:r w:rsidRPr="00F647F4">
              <w:rPr>
                <w:rFonts w:ascii="TH SarabunPSK" w:hAnsi="TH SarabunPSK" w:cs="TH SarabunPSK"/>
                <w:b/>
                <w:bCs/>
                <w:color w:val="FF0000"/>
                <w:sz w:val="32"/>
                <w:szCs w:val="32"/>
              </w:rPr>
              <w:t xml:space="preserve">PCC </w:t>
            </w:r>
            <w:r w:rsidRPr="00F647F4">
              <w:rPr>
                <w:rFonts w:ascii="TH SarabunPSK" w:hAnsi="TH SarabunPSK" w:cs="TH SarabunPSK"/>
                <w:b/>
                <w:bCs/>
                <w:color w:val="FF0000"/>
                <w:sz w:val="32"/>
                <w:szCs w:val="32"/>
                <w:cs/>
              </w:rPr>
              <w:t>ใน</w:t>
            </w:r>
            <w:r w:rsidRPr="00F647F4">
              <w:rPr>
                <w:rFonts w:ascii="TH SarabunPSK" w:hAnsi="TH SarabunPSK" w:cs="TH SarabunPSK" w:hint="cs"/>
                <w:b/>
                <w:bCs/>
                <w:color w:val="FF0000"/>
                <w:sz w:val="32"/>
                <w:szCs w:val="32"/>
                <w:cs/>
              </w:rPr>
              <w:t>หน่วยบริการปฐมภูมิ</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rPr>
              <w:t xml:space="preserve">PCC </w:t>
            </w:r>
            <w:r w:rsidRPr="00FC6D9B">
              <w:rPr>
                <w:rFonts w:ascii="TH SarabunPSK" w:hAnsi="TH SarabunPSK" w:cs="TH SarabunPSK"/>
                <w:b/>
                <w:bCs/>
                <w:color w:val="000000" w:themeColor="text1"/>
                <w:sz w:val="32"/>
                <w:szCs w:val="32"/>
                <w:cs/>
              </w:rPr>
              <w:t xml:space="preserve">: </w:t>
            </w:r>
            <w:r w:rsidRPr="00FC6D9B">
              <w:rPr>
                <w:rFonts w:ascii="TH SarabunPSK" w:hAnsi="TH SarabunPSK" w:cs="TH SarabunPSK"/>
                <w:b/>
                <w:bCs/>
                <w:color w:val="000000" w:themeColor="text1"/>
                <w:sz w:val="32"/>
                <w:szCs w:val="32"/>
              </w:rPr>
              <w:t xml:space="preserve">Primary Care Cluster </w:t>
            </w:r>
            <w:r w:rsidRPr="00FC6D9B">
              <w:rPr>
                <w:rFonts w:ascii="TH SarabunPSK" w:hAnsi="TH SarabunPSK" w:cs="TH SarabunPSK"/>
                <w:b/>
                <w:bCs/>
                <w:color w:val="000000" w:themeColor="text1"/>
                <w:sz w:val="32"/>
                <w:szCs w:val="32"/>
                <w:cs/>
              </w:rPr>
              <w:t xml:space="preserve">คลินิกหมอครอบครัว </w:t>
            </w:r>
            <w:r w:rsidRPr="00FC6D9B">
              <w:rPr>
                <w:rFonts w:ascii="TH SarabunPSK" w:hAnsi="TH SarabunPSK" w:cs="TH SarabunPSK" w:hint="cs"/>
                <w:b/>
                <w:bCs/>
                <w:color w:val="000000" w:themeColor="text1"/>
                <w:sz w:val="32"/>
                <w:szCs w:val="32"/>
                <w:cs/>
              </w:rPr>
              <w:t>หมายถึง</w:t>
            </w:r>
            <w:r w:rsidRPr="00FC6D9B">
              <w:rPr>
                <w:rFonts w:ascii="TH SarabunPSK" w:hAnsi="TH SarabunPSK" w:cs="TH SarabunPSK" w:hint="cs"/>
                <w:color w:val="000000" w:themeColor="text1"/>
                <w:sz w:val="32"/>
                <w:szCs w:val="32"/>
                <w:cs/>
              </w:rPr>
              <w:t xml:space="preserve"> ระบบบริการที่มีทีมหมอครอบครัว ดูแลประชาชนจำนวน 10,000 คนต่อทีม มีบทบาทในการให้ </w:t>
            </w:r>
            <w:r w:rsidRPr="00FC6D9B">
              <w:rPr>
                <w:rFonts w:ascii="TH SarabunPSK" w:hAnsi="TH SarabunPSK" w:cs="TH SarabunPSK" w:hint="cs"/>
                <w:b/>
                <w:bCs/>
                <w:color w:val="000000" w:themeColor="text1"/>
                <w:sz w:val="32"/>
                <w:szCs w:val="32"/>
                <w:cs/>
              </w:rPr>
              <w:t xml:space="preserve">บริการทุกคน บริการทุกอย่าง บริการทุกที่ บริการทุกเวลาด้วยเทคโนโลยี </w:t>
            </w:r>
            <w:r w:rsidRPr="00FC6D9B">
              <w:rPr>
                <w:rFonts w:ascii="TH SarabunPSK" w:hAnsi="TH SarabunPSK" w:cs="TH SarabunPSK" w:hint="cs"/>
                <w:color w:val="000000" w:themeColor="text1"/>
                <w:sz w:val="32"/>
                <w:szCs w:val="32"/>
                <w:cs/>
              </w:rPr>
              <w:t>โดยขยายความได้ดังนี้</w:t>
            </w:r>
          </w:p>
          <w:p w:rsidR="004B2A71" w:rsidRPr="00FC6D9B" w:rsidRDefault="004B2A71" w:rsidP="00634754">
            <w:pPr>
              <w:pStyle w:val="a6"/>
              <w:numPr>
                <w:ilvl w:val="0"/>
                <w:numId w:val="46"/>
              </w:numPr>
              <w:ind w:left="459" w:hanging="142"/>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บริการทุกคน คือ ดูแลตั้งแต่ ตั้งครรภ์ วัยทารก วัยเด็กนักเรียน วัยทำงาน จนถึงวัยสูงอายุ</w:t>
            </w:r>
          </w:p>
          <w:p w:rsidR="004B2A71" w:rsidRPr="00FC6D9B" w:rsidRDefault="004B2A71" w:rsidP="00634754">
            <w:pPr>
              <w:pStyle w:val="a6"/>
              <w:numPr>
                <w:ilvl w:val="0"/>
                <w:numId w:val="46"/>
              </w:numPr>
              <w:ind w:left="459" w:hanging="142"/>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 บริการทุกอย่าง คือ งานส่งเสริมสุขภาพ งานป้องกันโรค งานรักษาพยาบาล งานฟื้นฟูสภาพและงานคุ้มครองผู้บริโภค</w:t>
            </w:r>
          </w:p>
          <w:p w:rsidR="004B2A71" w:rsidRPr="00FC6D9B" w:rsidRDefault="004B2A71" w:rsidP="00634754">
            <w:pPr>
              <w:pStyle w:val="a6"/>
              <w:numPr>
                <w:ilvl w:val="0"/>
                <w:numId w:val="46"/>
              </w:numPr>
              <w:ind w:left="459" w:hanging="142"/>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 บริการทุกที่ คือ ทำงานในที่ตั้งคลินิกหมอครอบครัว ทำงานเชิงรุกให้บริการ    ที่บ้านและชุมชน</w:t>
            </w:r>
          </w:p>
          <w:p w:rsidR="004B2A71" w:rsidRPr="00FC6D9B" w:rsidRDefault="004B2A71" w:rsidP="00634754">
            <w:pPr>
              <w:pStyle w:val="a6"/>
              <w:numPr>
                <w:ilvl w:val="0"/>
                <w:numId w:val="46"/>
              </w:numPr>
              <w:ind w:left="459" w:hanging="142"/>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 บริการทุกเวลาด้วยเทคโนโลยี คือ ให้คำปรึกษา ประชาชนสามารถสอบถามปัญหาเรื่องป้องกันรักษา และยามเจ็บไข้ได้ป่วย ด้วยการทิ้งคำถามไว้ในกลุ่ม </w:t>
            </w:r>
            <w:r w:rsidRPr="00FC6D9B">
              <w:rPr>
                <w:rFonts w:ascii="TH SarabunPSK" w:hAnsi="TH SarabunPSK" w:cs="TH SarabunPSK"/>
                <w:color w:val="000000" w:themeColor="text1"/>
                <w:sz w:val="32"/>
                <w:szCs w:val="32"/>
              </w:rPr>
              <w:t xml:space="preserve">LINE </w:t>
            </w:r>
            <w:r w:rsidRPr="00FC6D9B">
              <w:rPr>
                <w:rFonts w:ascii="TH SarabunPSK" w:hAnsi="TH SarabunPSK" w:cs="TH SarabunPSK"/>
                <w:color w:val="000000" w:themeColor="text1"/>
                <w:sz w:val="32"/>
                <w:szCs w:val="32"/>
                <w:cs/>
              </w:rPr>
              <w:t xml:space="preserve">หรือ </w:t>
            </w:r>
            <w:r w:rsidRPr="00FC6D9B">
              <w:rPr>
                <w:rFonts w:ascii="TH SarabunPSK" w:hAnsi="TH SarabunPSK" w:cs="TH SarabunPSK"/>
                <w:color w:val="000000" w:themeColor="text1"/>
                <w:sz w:val="32"/>
                <w:szCs w:val="32"/>
              </w:rPr>
              <w:t xml:space="preserve">Facebook </w:t>
            </w:r>
            <w:r w:rsidRPr="00FC6D9B">
              <w:rPr>
                <w:rFonts w:ascii="TH SarabunPSK" w:hAnsi="TH SarabunPSK" w:cs="TH SarabunPSK"/>
                <w:color w:val="000000" w:themeColor="text1"/>
                <w:sz w:val="32"/>
                <w:szCs w:val="32"/>
                <w:cs/>
              </w:rPr>
              <w:t>แล้วมีทีมหมอครอบครัวเข้ามาช่วยกันตอบ แต่ต้องระวังเรื่องความลับของผู้ป่วย สามารถถ่ายภาพเพื่อให้หมอครอบครัว ช่วยแนะนำ</w:t>
            </w:r>
            <w:r w:rsidRPr="00FC6D9B">
              <w:rPr>
                <w:rFonts w:ascii="TH SarabunPSK" w:hAnsi="TH SarabunPSK" w:cs="TH SarabunPSK" w:hint="cs"/>
                <w:color w:val="000000" w:themeColor="text1"/>
                <w:sz w:val="32"/>
                <w:szCs w:val="32"/>
                <w:cs/>
              </w:rPr>
              <w:t>ดูแลหรือ โทรศัพท์ในเวลาเจ็บป่วยฉุกเฉินจำเป็นตามแต่จะตกลงกัน</w:t>
            </w:r>
          </w:p>
          <w:p w:rsidR="004B2A71" w:rsidRPr="00FC6D9B" w:rsidRDefault="004B2A71" w:rsidP="004B2A71">
            <w:pPr>
              <w:spacing w:before="240"/>
              <w:rPr>
                <w:rFonts w:ascii="TH SarabunPSK" w:hAnsi="TH SarabunPSK" w:cs="TH SarabunPSK"/>
                <w:color w:val="000000" w:themeColor="text1"/>
                <w:sz w:val="32"/>
                <w:szCs w:val="32"/>
                <w:cs/>
              </w:rPr>
            </w:pPr>
            <w:r w:rsidRPr="00FC6D9B">
              <w:rPr>
                <w:rFonts w:ascii="TH SarabunPSK" w:hAnsi="TH SarabunPSK" w:cs="TH SarabunPSK" w:hint="cs"/>
                <w:b/>
                <w:bCs/>
                <w:color w:val="000000" w:themeColor="text1"/>
                <w:sz w:val="32"/>
                <w:szCs w:val="32"/>
                <w:cs/>
              </w:rPr>
              <w:t>ทีมหมอครอบครัว ประกอบด้วย</w:t>
            </w:r>
            <w:r w:rsidRPr="00FC6D9B">
              <w:rPr>
                <w:rFonts w:ascii="TH SarabunPSK" w:hAnsi="TH SarabunPSK" w:cs="TH SarabunPSK" w:hint="cs"/>
                <w:color w:val="000000" w:themeColor="text1"/>
                <w:sz w:val="32"/>
                <w:szCs w:val="32"/>
                <w:cs/>
              </w:rPr>
              <w:t xml:space="preserve"> แพทย์ผู้เชี่ยวชาญสาขาเวชศาสตร์ครอบครัว    ทันตแพทย์ เภสัชกร พยาบาล นักวิชาการสาธารณสุข และสหสาขาวิชาชีพ กำหนดให้เป็นการทำงานร่วมกันของทีมจากโรงพยาบาลและโรงพยาบาลส่งเสริมสุขภาพตำบล ต้องบูรณาการร่วมกัน ยกเว้น เขตเทศบาลที่ตั้งของโรงพยาบาลที่ไม่มีโรงพยาบาลส่งเสริมสุขภาพตำบล ต้องจัดทีมทั้งหมดจากโรงพยาบาล</w:t>
            </w:r>
            <w:r w:rsidRPr="00FC6D9B">
              <w:rPr>
                <w:rFonts w:ascii="TH SarabunPSK" w:hAnsi="TH SarabunPSK" w:cs="TH SarabunPSK" w:hint="cs"/>
                <w:color w:val="000000" w:themeColor="text1"/>
                <w:sz w:val="32"/>
                <w:szCs w:val="32"/>
                <w:cs/>
              </w:rPr>
              <w:br/>
            </w:r>
            <w:r w:rsidRPr="00FC6D9B">
              <w:rPr>
                <w:rFonts w:ascii="TH SarabunPSK" w:hAnsi="TH SarabunPSK" w:cs="TH SarabunPSK"/>
                <w:i/>
                <w:iCs/>
                <w:color w:val="000000" w:themeColor="text1"/>
                <w:sz w:val="28"/>
                <w:cs/>
              </w:rPr>
              <w:t>(</w:t>
            </w:r>
            <w:r w:rsidRPr="00FC6D9B">
              <w:rPr>
                <w:rFonts w:ascii="TH SarabunPSK" w:hAnsi="TH SarabunPSK" w:cs="TH SarabunPSK" w:hint="cs"/>
                <w:i/>
                <w:iCs/>
                <w:color w:val="000000" w:themeColor="text1"/>
                <w:sz w:val="28"/>
                <w:cs/>
              </w:rPr>
              <w:t>อ้างอิง แนวทางการดำเนินงานคลินิกหมอครอบครัวสำหรับหน่วยบริการ, หน้า 2-3)</w:t>
            </w:r>
          </w:p>
          <w:p w:rsidR="004B2A71" w:rsidRPr="00FC6D9B" w:rsidRDefault="004B2A71" w:rsidP="004B2A71">
            <w:pPr>
              <w:contextualSpacing/>
              <w:rPr>
                <w:rFonts w:ascii="TH SarabunPSK" w:hAnsi="TH SarabunPSK" w:cs="TH SarabunPSK"/>
                <w:color w:val="000000" w:themeColor="text1"/>
                <w:sz w:val="20"/>
                <w:szCs w:val="20"/>
              </w:rPr>
            </w:pP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b/>
                <w:bCs/>
                <w:color w:val="000000" w:themeColor="text1"/>
                <w:sz w:val="32"/>
                <w:szCs w:val="32"/>
              </w:rPr>
              <w:t xml:space="preserve">Application PCC </w:t>
            </w:r>
            <w:r w:rsidRPr="00FC6D9B">
              <w:rPr>
                <w:rFonts w:ascii="TH SarabunPSK" w:hAnsi="TH SarabunPSK" w:cs="TH SarabunPSK" w:hint="cs"/>
                <w:b/>
                <w:bCs/>
                <w:color w:val="000000" w:themeColor="text1"/>
                <w:sz w:val="32"/>
                <w:szCs w:val="32"/>
                <w:cs/>
              </w:rPr>
              <w:t xml:space="preserve">หมายถึง </w:t>
            </w:r>
            <w:r w:rsidRPr="00FC6D9B">
              <w:rPr>
                <w:rFonts w:ascii="TH SarabunPSK" w:hAnsi="TH SarabunPSK" w:cs="TH SarabunPSK" w:hint="cs"/>
                <w:color w:val="000000" w:themeColor="text1"/>
                <w:sz w:val="32"/>
                <w:szCs w:val="32"/>
                <w:cs/>
              </w:rPr>
              <w:t xml:space="preserve">ระบบหรือโปรแกรมคอมพิวเตอร์ที่สามารถใช้งานได้บนเครื่องคอมพิวเตอร์ </w:t>
            </w:r>
            <w:r w:rsidRPr="00FC6D9B">
              <w:rPr>
                <w:rFonts w:ascii="TH SarabunPSK" w:hAnsi="TH SarabunPSK" w:cs="TH SarabunPSK"/>
                <w:color w:val="000000" w:themeColor="text1"/>
                <w:sz w:val="32"/>
                <w:szCs w:val="32"/>
              </w:rPr>
              <w:t xml:space="preserve">Desktop </w:t>
            </w:r>
            <w:r w:rsidRPr="00FC6D9B">
              <w:rPr>
                <w:rFonts w:ascii="TH SarabunPSK" w:hAnsi="TH SarabunPSK" w:cs="TH SarabunPSK" w:hint="cs"/>
                <w:color w:val="000000" w:themeColor="text1"/>
                <w:sz w:val="32"/>
                <w:szCs w:val="32"/>
                <w:cs/>
              </w:rPr>
              <w:t xml:space="preserve">หรือ </w:t>
            </w:r>
            <w:r w:rsidRPr="00FC6D9B">
              <w:rPr>
                <w:rFonts w:ascii="TH SarabunPSK" w:hAnsi="TH SarabunPSK" w:cs="TH SarabunPSK"/>
                <w:color w:val="000000" w:themeColor="text1"/>
                <w:sz w:val="32"/>
                <w:szCs w:val="32"/>
              </w:rPr>
              <w:t xml:space="preserve">Notebook </w:t>
            </w:r>
            <w:r w:rsidRPr="00FC6D9B">
              <w:rPr>
                <w:rFonts w:ascii="TH SarabunPSK" w:hAnsi="TH SarabunPSK" w:cs="TH SarabunPSK" w:hint="cs"/>
                <w:color w:val="000000" w:themeColor="text1"/>
                <w:sz w:val="32"/>
                <w:szCs w:val="32"/>
                <w:cs/>
              </w:rPr>
              <w:t xml:space="preserve">และสามารถใช้งานผ่าน </w:t>
            </w:r>
            <w:r w:rsidRPr="00FC6D9B">
              <w:rPr>
                <w:rFonts w:ascii="TH SarabunPSK" w:hAnsi="TH SarabunPSK" w:cs="TH SarabunPSK"/>
                <w:color w:val="000000" w:themeColor="text1"/>
                <w:sz w:val="32"/>
                <w:szCs w:val="32"/>
              </w:rPr>
              <w:t xml:space="preserve">Mobile Device </w:t>
            </w:r>
            <w:r w:rsidRPr="00FC6D9B">
              <w:rPr>
                <w:rFonts w:ascii="TH SarabunPSK" w:hAnsi="TH SarabunPSK" w:cs="TH SarabunPSK" w:hint="cs"/>
                <w:color w:val="000000" w:themeColor="text1"/>
                <w:sz w:val="32"/>
                <w:szCs w:val="32"/>
                <w:cs/>
              </w:rPr>
              <w:t>(</w:t>
            </w:r>
            <w:r w:rsidRPr="00FC6D9B">
              <w:rPr>
                <w:rFonts w:ascii="TH SarabunPSK" w:hAnsi="TH SarabunPSK" w:cs="TH SarabunPSK"/>
                <w:color w:val="000000" w:themeColor="text1"/>
                <w:sz w:val="32"/>
                <w:szCs w:val="32"/>
              </w:rPr>
              <w:t>Smart Phone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Tablet</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hint="cs"/>
                <w:color w:val="000000" w:themeColor="text1"/>
                <w:sz w:val="32"/>
                <w:szCs w:val="32"/>
                <w:cs/>
              </w:rPr>
              <w:t xml:space="preserve">สำหรับทีมหมอครอบครัว </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PCC</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ในการติดตามดูแลผู้ป่วย/ประชาชน ในพื้นที่ดูแลรับผิดชอบ ซึ่งมีคุณสมบัติใกล้เคียงกับระบบสารสนเทศโรงพยาบาล (</w:t>
            </w:r>
            <w:r w:rsidRPr="00FC6D9B">
              <w:rPr>
                <w:rFonts w:ascii="TH SarabunPSK" w:hAnsi="TH SarabunPSK" w:cs="TH SarabunPSK"/>
                <w:color w:val="000000" w:themeColor="text1"/>
                <w:sz w:val="32"/>
                <w:szCs w:val="32"/>
              </w:rPr>
              <w:t xml:space="preserve">Hospital Information System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HIS</w:t>
            </w:r>
            <w:r w:rsidRPr="00FC6D9B">
              <w:rPr>
                <w:rFonts w:ascii="TH SarabunPSK" w:hAnsi="TH SarabunPSK" w:cs="TH SarabunPSK"/>
                <w:color w:val="000000" w:themeColor="text1"/>
                <w:sz w:val="32"/>
                <w:szCs w:val="32"/>
                <w:cs/>
              </w:rPr>
              <w:t>) แต่มีขนาดเล็กกระทัดรัดเหมาะสม</w:t>
            </w:r>
            <w:r w:rsidRPr="00FC6D9B">
              <w:rPr>
                <w:rFonts w:ascii="TH SarabunPSK" w:hAnsi="TH SarabunPSK" w:cs="TH SarabunPSK" w:hint="cs"/>
                <w:color w:val="000000" w:themeColor="text1"/>
                <w:sz w:val="32"/>
                <w:szCs w:val="32"/>
                <w:cs/>
              </w:rPr>
              <w:t xml:space="preserve"> มีความคล่องตัวและสะดวกในการใช้งาน  ภายใต้ความร่วมมือของ</w:t>
            </w:r>
            <w:r w:rsidRPr="00FC6D9B">
              <w:rPr>
                <w:rFonts w:ascii="TH SarabunPSK" w:hAnsi="TH SarabunPSK" w:cs="TH SarabunPSK"/>
                <w:color w:val="000000" w:themeColor="text1"/>
                <w:sz w:val="32"/>
                <w:szCs w:val="32"/>
                <w:cs/>
              </w:rPr>
              <w:t>สำนักสนับสนุนระบบปฐมภูมิ (ส</w:t>
            </w:r>
            <w:r w:rsidRPr="00FC6D9B">
              <w:rPr>
                <w:rFonts w:ascii="TH SarabunPSK" w:hAnsi="TH SarabunPSK" w:cs="TH SarabunPSK" w:hint="cs"/>
                <w:color w:val="000000" w:themeColor="text1"/>
                <w:sz w:val="32"/>
                <w:szCs w:val="32"/>
                <w:cs/>
              </w:rPr>
              <w:t>ส</w:t>
            </w:r>
            <w:r w:rsidRPr="00FC6D9B">
              <w:rPr>
                <w:rFonts w:ascii="TH SarabunPSK" w:hAnsi="TH SarabunPSK" w:cs="TH SarabunPSK"/>
                <w:color w:val="000000" w:themeColor="text1"/>
                <w:sz w:val="32"/>
                <w:szCs w:val="32"/>
                <w:cs/>
              </w:rPr>
              <w:t>ป.)</w:t>
            </w:r>
            <w:r w:rsidRPr="00FC6D9B">
              <w:rPr>
                <w:rFonts w:ascii="TH SarabunPSK" w:hAnsi="TH SarabunPSK" w:cs="TH SarabunPSK" w:hint="cs"/>
                <w:color w:val="000000" w:themeColor="text1"/>
                <w:sz w:val="32"/>
                <w:szCs w:val="32"/>
                <w:cs/>
              </w:rPr>
              <w:t xml:space="preserve"> กับ ศูนย์เทคโนโลยีสารสนเทศและการสื่อสาร (ศทส.) สำนักงานปลัดกระทรวงสาธารณสุข </w:t>
            </w:r>
          </w:p>
        </w:tc>
      </w:tr>
      <w:tr w:rsidR="004B2A71" w:rsidRPr="00FC6D9B" w:rsidTr="004B2A71">
        <w:trPr>
          <w:trHeight w:val="3685"/>
        </w:trPr>
        <w:tc>
          <w:tcPr>
            <w:tcW w:w="9952"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cs="Angsana New"/>
                <w:color w:val="000000" w:themeColor="text1"/>
                <w:szCs w:val="22"/>
                <w:cs/>
              </w:rPr>
              <w:lastRenderedPageBreak/>
              <w:br w:type="page"/>
            </w:r>
            <w:r w:rsidRPr="00FC6D9B">
              <w:rPr>
                <w:rFonts w:ascii="TH SarabunPSK" w:hAnsi="TH SarabunPSK" w:cs="TH SarabunPSK"/>
                <w:b/>
                <w:bCs/>
                <w:color w:val="000000" w:themeColor="text1"/>
                <w:sz w:val="32"/>
                <w:szCs w:val="32"/>
                <w:cs/>
              </w:rPr>
              <w:t xml:space="preserve">เกณฑ์เป้าหมาย </w:t>
            </w:r>
            <w:r w:rsidRPr="00FC6D9B">
              <w:rPr>
                <w:rFonts w:ascii="TH SarabunPSK" w:hAnsi="TH SarabunPSK" w:cs="TH SarabunPSK"/>
                <w:color w:val="000000" w:themeColor="text1"/>
                <w:sz w:val="32"/>
                <w:szCs w:val="32"/>
                <w:cs/>
              </w:rPr>
              <w:t xml:space="preserve">: </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30"/>
              <w:gridCol w:w="1985"/>
              <w:gridCol w:w="1984"/>
              <w:gridCol w:w="1985"/>
              <w:gridCol w:w="1984"/>
            </w:tblGrid>
            <w:tr w:rsidR="004B2A71" w:rsidRPr="00FC6D9B" w:rsidTr="004B2A71">
              <w:trPr>
                <w:trHeight w:val="391"/>
              </w:trPr>
              <w:tc>
                <w:tcPr>
                  <w:tcW w:w="1730" w:type="dxa"/>
                  <w:vMerge w:val="restart"/>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เป้าหมาย</w:t>
                  </w:r>
                </w:p>
              </w:tc>
              <w:tc>
                <w:tcPr>
                  <w:tcW w:w="7938" w:type="dxa"/>
                  <w:gridSpan w:val="4"/>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hint="cs"/>
                      <w:color w:val="000000" w:themeColor="text1"/>
                      <w:sz w:val="32"/>
                      <w:szCs w:val="32"/>
                      <w:cs/>
                    </w:rPr>
                    <w:t>ปีงบประมาณ</w:t>
                  </w:r>
                </w:p>
              </w:tc>
            </w:tr>
            <w:tr w:rsidR="004B2A71" w:rsidRPr="00FC6D9B" w:rsidTr="004B2A71">
              <w:trPr>
                <w:trHeight w:val="170"/>
              </w:trPr>
              <w:tc>
                <w:tcPr>
                  <w:tcW w:w="1730" w:type="dxa"/>
                  <w:vMerge/>
                  <w:shd w:val="clear" w:color="auto" w:fill="auto"/>
                </w:tcPr>
                <w:p w:rsidR="004B2A71" w:rsidRPr="00FC6D9B" w:rsidRDefault="004B2A71" w:rsidP="004B2A71">
                  <w:pPr>
                    <w:contextualSpacing/>
                    <w:jc w:val="thaiDistribute"/>
                    <w:rPr>
                      <w:rFonts w:ascii="TH SarabunPSK" w:hAnsi="TH SarabunPSK" w:cs="TH SarabunPSK"/>
                      <w:color w:val="000000" w:themeColor="text1"/>
                      <w:sz w:val="32"/>
                      <w:szCs w:val="32"/>
                    </w:rPr>
                  </w:pPr>
                </w:p>
              </w:tc>
              <w:tc>
                <w:tcPr>
                  <w:tcW w:w="198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2562</w:t>
                  </w:r>
                </w:p>
              </w:tc>
              <w:tc>
                <w:tcPr>
                  <w:tcW w:w="1984"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2563</w:t>
                  </w:r>
                </w:p>
              </w:tc>
              <w:tc>
                <w:tcPr>
                  <w:tcW w:w="198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2564</w:t>
                  </w:r>
                </w:p>
              </w:tc>
              <w:tc>
                <w:tcPr>
                  <w:tcW w:w="1984"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2565</w:t>
                  </w:r>
                </w:p>
              </w:tc>
            </w:tr>
            <w:tr w:rsidR="004B2A71" w:rsidRPr="00FC6D9B" w:rsidTr="004B2A71">
              <w:trPr>
                <w:trHeight w:val="170"/>
              </w:trPr>
              <w:tc>
                <w:tcPr>
                  <w:tcW w:w="1730" w:type="dxa"/>
                  <w:shd w:val="clear" w:color="auto" w:fill="auto"/>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p>
              </w:tc>
              <w:tc>
                <w:tcPr>
                  <w:tcW w:w="198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color w:val="000000" w:themeColor="text1"/>
                      <w:sz w:val="32"/>
                      <w:szCs w:val="32"/>
                      <w:cs/>
                    </w:rPr>
                    <w:t xml:space="preserve">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r w:rsidRPr="00FC6D9B">
                    <w:rPr>
                      <w:rFonts w:ascii="TH SarabunPSK" w:hAnsi="TH SarabunPSK" w:cs="TH SarabunPSK" w:hint="cs"/>
                      <w:color w:val="000000" w:themeColor="text1"/>
                      <w:sz w:val="32"/>
                      <w:szCs w:val="32"/>
                      <w:cs/>
                    </w:rPr>
                    <w:t xml:space="preserve"> ปี </w:t>
                  </w:r>
                  <w:r w:rsidRPr="00FC6D9B">
                    <w:rPr>
                      <w:rFonts w:ascii="TH SarabunPSK" w:hAnsi="TH SarabunPSK" w:cs="TH SarabunPSK"/>
                      <w:color w:val="000000" w:themeColor="text1"/>
                      <w:sz w:val="32"/>
                      <w:szCs w:val="32"/>
                    </w:rPr>
                    <w:t xml:space="preserve">2562 </w:t>
                  </w:r>
                  <w:r w:rsidRPr="00FC6D9B">
                    <w:rPr>
                      <w:rFonts w:ascii="TH SarabunPSK" w:hAnsi="TH SarabunPSK" w:cs="TH SarabunPSK" w:hint="cs"/>
                      <w:color w:val="000000" w:themeColor="text1"/>
                      <w:sz w:val="32"/>
                      <w:szCs w:val="32"/>
                      <w:cs/>
                    </w:rPr>
                    <w:t xml:space="preserve">ใช้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ในการปฏิบัติงาน</w:t>
                  </w:r>
                </w:p>
              </w:tc>
              <w:tc>
                <w:tcPr>
                  <w:tcW w:w="1984" w:type="dxa"/>
                  <w:shd w:val="clear" w:color="auto" w:fill="auto"/>
                </w:tcPr>
                <w:p w:rsidR="004B2A71" w:rsidRPr="00FC6D9B" w:rsidRDefault="004B2A71" w:rsidP="004B2A71">
                  <w:pPr>
                    <w:contextualSpacing/>
                    <w:jc w:val="center"/>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r w:rsidRPr="00FC6D9B">
                    <w:rPr>
                      <w:rFonts w:ascii="TH SarabunPSK" w:hAnsi="TH SarabunPSK" w:cs="TH SarabunPSK" w:hint="cs"/>
                      <w:color w:val="000000" w:themeColor="text1"/>
                      <w:sz w:val="32"/>
                      <w:szCs w:val="32"/>
                      <w:cs/>
                    </w:rPr>
                    <w:t xml:space="preserve"> ปี </w:t>
                  </w:r>
                  <w:r w:rsidRPr="00FC6D9B">
                    <w:rPr>
                      <w:rFonts w:ascii="TH SarabunPSK" w:hAnsi="TH SarabunPSK" w:cs="TH SarabunPSK"/>
                      <w:color w:val="000000" w:themeColor="text1"/>
                      <w:sz w:val="32"/>
                      <w:szCs w:val="32"/>
                    </w:rPr>
                    <w:t xml:space="preserve">2563 </w:t>
                  </w:r>
                  <w:r w:rsidRPr="00FC6D9B">
                    <w:rPr>
                      <w:rFonts w:ascii="TH SarabunPSK" w:hAnsi="TH SarabunPSK" w:cs="TH SarabunPSK" w:hint="cs"/>
                      <w:color w:val="000000" w:themeColor="text1"/>
                      <w:sz w:val="32"/>
                      <w:szCs w:val="32"/>
                      <w:cs/>
                    </w:rPr>
                    <w:t xml:space="preserve">ใช้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 xml:space="preserve">ในการปฏิบัติงาน </w:t>
                  </w:r>
                </w:p>
              </w:tc>
              <w:tc>
                <w:tcPr>
                  <w:tcW w:w="1985"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hint="cs"/>
                      <w:color w:val="000000" w:themeColor="text1"/>
                      <w:sz w:val="32"/>
                      <w:szCs w:val="32"/>
                      <w:cs/>
                    </w:rPr>
                    <w:t xml:space="preserve">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r w:rsidRPr="00FC6D9B">
                    <w:rPr>
                      <w:rFonts w:ascii="TH SarabunPSK" w:hAnsi="TH SarabunPSK" w:cs="TH SarabunPSK" w:hint="cs"/>
                      <w:color w:val="000000" w:themeColor="text1"/>
                      <w:sz w:val="32"/>
                      <w:szCs w:val="32"/>
                      <w:cs/>
                    </w:rPr>
                    <w:t xml:space="preserve"> ปี </w:t>
                  </w:r>
                  <w:r w:rsidRPr="00FC6D9B">
                    <w:rPr>
                      <w:rFonts w:ascii="TH SarabunPSK" w:hAnsi="TH SarabunPSK" w:cs="TH SarabunPSK"/>
                      <w:color w:val="000000" w:themeColor="text1"/>
                      <w:sz w:val="32"/>
                      <w:szCs w:val="32"/>
                    </w:rPr>
                    <w:t xml:space="preserve">2564 </w:t>
                  </w:r>
                  <w:r w:rsidRPr="00FC6D9B">
                    <w:rPr>
                      <w:rFonts w:ascii="TH SarabunPSK" w:hAnsi="TH SarabunPSK" w:cs="TH SarabunPSK" w:hint="cs"/>
                      <w:color w:val="000000" w:themeColor="text1"/>
                      <w:sz w:val="32"/>
                      <w:szCs w:val="32"/>
                      <w:cs/>
                    </w:rPr>
                    <w:t xml:space="preserve">ใช้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ในการปฏิบัติงาน</w:t>
                  </w:r>
                </w:p>
              </w:tc>
              <w:tc>
                <w:tcPr>
                  <w:tcW w:w="1984"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color w:val="000000" w:themeColor="text1"/>
                      <w:sz w:val="32"/>
                      <w:szCs w:val="32"/>
                      <w:cs/>
                    </w:rPr>
                    <w:t xml:space="preserve">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r w:rsidRPr="00FC6D9B">
                    <w:rPr>
                      <w:rFonts w:ascii="TH SarabunPSK" w:hAnsi="TH SarabunPSK" w:cs="TH SarabunPSK" w:hint="cs"/>
                      <w:color w:val="000000" w:themeColor="text1"/>
                      <w:sz w:val="32"/>
                      <w:szCs w:val="32"/>
                      <w:cs/>
                    </w:rPr>
                    <w:t xml:space="preserve"> ปี </w:t>
                  </w:r>
                  <w:r w:rsidRPr="00FC6D9B">
                    <w:rPr>
                      <w:rFonts w:ascii="TH SarabunPSK" w:hAnsi="TH SarabunPSK" w:cs="TH SarabunPSK"/>
                      <w:color w:val="000000" w:themeColor="text1"/>
                      <w:sz w:val="32"/>
                      <w:szCs w:val="32"/>
                    </w:rPr>
                    <w:t xml:space="preserve">2565 </w:t>
                  </w:r>
                  <w:r w:rsidRPr="00FC6D9B">
                    <w:rPr>
                      <w:rFonts w:ascii="TH SarabunPSK" w:hAnsi="TH SarabunPSK" w:cs="TH SarabunPSK" w:hint="cs"/>
                      <w:color w:val="000000" w:themeColor="text1"/>
                      <w:sz w:val="32"/>
                      <w:szCs w:val="32"/>
                      <w:cs/>
                    </w:rPr>
                    <w:t xml:space="preserve">ใช้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ในการปฏิบัติงาน</w:t>
                  </w:r>
                </w:p>
              </w:tc>
            </w:tr>
          </w:tbl>
          <w:p w:rsidR="004B2A71" w:rsidRPr="00FC6D9B" w:rsidRDefault="004B2A71" w:rsidP="004B2A71">
            <w:pPr>
              <w:contextualSpacing/>
              <w:rPr>
                <w:rFonts w:ascii="TH SarabunPSK" w:hAnsi="TH SarabunPSK" w:cs="TH SarabunPSK"/>
                <w:b/>
                <w:bCs/>
                <w:color w:val="000000" w:themeColor="text1"/>
                <w:sz w:val="32"/>
                <w:szCs w:val="32"/>
                <w:cs/>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วัตถุประสงค์</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634754">
            <w:pPr>
              <w:pStyle w:val="a6"/>
              <w:numPr>
                <w:ilvl w:val="0"/>
                <w:numId w:val="44"/>
              </w:numPr>
              <w:ind w:left="175" w:hanging="141"/>
              <w:rPr>
                <w:rFonts w:ascii="TH SarabunPSK" w:hAnsi="TH SarabunPSK" w:cs="TH SarabunPSK"/>
                <w:color w:val="000000" w:themeColor="text1"/>
                <w:sz w:val="32"/>
                <w:szCs w:val="32"/>
                <w:lang w:val="en-GB"/>
              </w:rPr>
            </w:pPr>
            <w:r w:rsidRPr="00FC6D9B">
              <w:rPr>
                <w:rFonts w:ascii="TH SarabunPSK" w:hAnsi="TH SarabunPSK" w:cs="TH SarabunPSK" w:hint="cs"/>
                <w:color w:val="000000" w:themeColor="text1"/>
                <w:sz w:val="32"/>
                <w:szCs w:val="32"/>
                <w:cs/>
              </w:rPr>
              <w:t>เพื่อให้เป็นเครื่องมือในการติดตามดูแลประชาชน ด้านการรักษาพยาบาลและส่งเสริมป้องกันได้อย่างต่อเนื่อง สะดวกรวดเร็วสำหรับเจ้าหน้าที่ทีมหมอครอบครัว (</w:t>
            </w:r>
            <w:r w:rsidRPr="00FC6D9B">
              <w:rPr>
                <w:rFonts w:ascii="TH SarabunPSK" w:hAnsi="TH SarabunPSK" w:cs="TH SarabunPSK"/>
                <w:color w:val="000000" w:themeColor="text1"/>
                <w:sz w:val="32"/>
                <w:szCs w:val="32"/>
              </w:rPr>
              <w:t>PCC</w:t>
            </w:r>
            <w:r w:rsidRPr="00FC6D9B">
              <w:rPr>
                <w:rFonts w:ascii="TH SarabunPSK" w:hAnsi="TH SarabunPSK" w:cs="TH SarabunPSK"/>
                <w:color w:val="000000" w:themeColor="text1"/>
                <w:sz w:val="32"/>
                <w:szCs w:val="32"/>
                <w:cs/>
              </w:rPr>
              <w:t>)</w:t>
            </w:r>
          </w:p>
          <w:p w:rsidR="004B2A71" w:rsidRPr="00FC6D9B" w:rsidRDefault="004B2A71" w:rsidP="00634754">
            <w:pPr>
              <w:pStyle w:val="a6"/>
              <w:numPr>
                <w:ilvl w:val="0"/>
                <w:numId w:val="44"/>
              </w:numPr>
              <w:ind w:left="175" w:hanging="141"/>
              <w:rPr>
                <w:rFonts w:ascii="TH SarabunPSK" w:hAnsi="TH SarabunPSK" w:cs="TH SarabunPSK"/>
                <w:color w:val="000000" w:themeColor="text1"/>
                <w:sz w:val="32"/>
                <w:szCs w:val="32"/>
                <w:lang w:val="en-GB"/>
              </w:rPr>
            </w:pPr>
            <w:r w:rsidRPr="00FC6D9B">
              <w:rPr>
                <w:rFonts w:ascii="TH SarabunPSK" w:hAnsi="TH SarabunPSK" w:cs="TH SarabunPSK" w:hint="cs"/>
                <w:color w:val="000000" w:themeColor="text1"/>
                <w:sz w:val="32"/>
                <w:szCs w:val="32"/>
                <w:cs/>
              </w:rPr>
              <w:t xml:space="preserve">เพื่อให้เกิดการใช้ประโยชน์จาก </w:t>
            </w:r>
            <w:r w:rsidRPr="00FC6D9B">
              <w:rPr>
                <w:rFonts w:ascii="TH SarabunPSK" w:hAnsi="TH SarabunPSK" w:cs="TH SarabunPSK"/>
                <w:color w:val="000000" w:themeColor="text1"/>
                <w:sz w:val="32"/>
                <w:szCs w:val="32"/>
              </w:rPr>
              <w:t xml:space="preserve">Big Data </w:t>
            </w:r>
            <w:r w:rsidRPr="00FC6D9B">
              <w:rPr>
                <w:rFonts w:ascii="TH SarabunPSK" w:hAnsi="TH SarabunPSK" w:cs="TH SarabunPSK" w:hint="cs"/>
                <w:color w:val="000000" w:themeColor="text1"/>
                <w:sz w:val="32"/>
                <w:szCs w:val="32"/>
                <w:cs/>
              </w:rPr>
              <w:t xml:space="preserve">และ </w:t>
            </w:r>
            <w:r w:rsidRPr="00FC6D9B">
              <w:rPr>
                <w:rFonts w:ascii="TH SarabunPSK" w:hAnsi="TH SarabunPSK" w:cs="TH SarabunPSK"/>
                <w:color w:val="000000" w:themeColor="text1"/>
                <w:sz w:val="32"/>
                <w:szCs w:val="32"/>
              </w:rPr>
              <w:t xml:space="preserve">HIS Gateway </w:t>
            </w:r>
            <w:r w:rsidRPr="00FC6D9B">
              <w:rPr>
                <w:rFonts w:ascii="TH SarabunPSK" w:hAnsi="TH SarabunPSK" w:cs="TH SarabunPSK" w:hint="cs"/>
                <w:color w:val="000000" w:themeColor="text1"/>
                <w:sz w:val="32"/>
                <w:szCs w:val="32"/>
                <w:cs/>
              </w:rPr>
              <w:t>ในการให้บริการข้อมูลสุขภาพส่วนบุคคลอิเล็กทรอนิกส์ (PHR) ได้อย่างมีประสิทธิภาพ เป็นประโยชน์แก่ผู้รับบริการซึ่งเป็นเจ้าข้อมูลเอง</w:t>
            </w:r>
          </w:p>
          <w:p w:rsidR="004B2A71" w:rsidRPr="00FC6D9B" w:rsidRDefault="004B2A71" w:rsidP="00634754">
            <w:pPr>
              <w:pStyle w:val="a6"/>
              <w:numPr>
                <w:ilvl w:val="0"/>
                <w:numId w:val="44"/>
              </w:numPr>
              <w:ind w:left="175" w:hanging="141"/>
              <w:rPr>
                <w:rFonts w:ascii="TH SarabunPSK" w:hAnsi="TH SarabunPSK" w:cs="TH SarabunPSK"/>
                <w:color w:val="000000" w:themeColor="text1"/>
                <w:sz w:val="32"/>
                <w:szCs w:val="32"/>
                <w:lang w:val="en-GB"/>
              </w:rPr>
            </w:pPr>
            <w:r w:rsidRPr="00FC6D9B">
              <w:rPr>
                <w:rFonts w:ascii="TH SarabunPSK" w:hAnsi="TH SarabunPSK" w:cs="TH SarabunPSK" w:hint="cs"/>
                <w:color w:val="000000" w:themeColor="text1"/>
                <w:sz w:val="32"/>
                <w:szCs w:val="32"/>
                <w:cs/>
              </w:rPr>
              <w:t>เพิ่มช่องทางการรับบริการจากทีมแพทย์ โดยไม่ต้องมาแออัดกันในโรงพยาบาล</w:t>
            </w:r>
            <w:r w:rsidRPr="00FC6D9B">
              <w:rPr>
                <w:rFonts w:ascii="TH SarabunPSK" w:hAnsi="TH SarabunPSK" w:cs="TH SarabunPSK" w:hint="cs"/>
                <w:color w:val="000000" w:themeColor="text1"/>
                <w:sz w:val="32"/>
                <w:szCs w:val="32"/>
                <w:cs/>
                <w:lang w:val="en-GB"/>
              </w:rPr>
              <w:t xml:space="preserve"> และลดระยะเวลาในการรอคอย</w:t>
            </w:r>
          </w:p>
          <w:p w:rsidR="004B2A71" w:rsidRPr="00FC6D9B" w:rsidRDefault="004B2A71" w:rsidP="00634754">
            <w:pPr>
              <w:pStyle w:val="a6"/>
              <w:numPr>
                <w:ilvl w:val="0"/>
                <w:numId w:val="44"/>
              </w:numPr>
              <w:ind w:left="175" w:hanging="141"/>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เพื่อยกระดับการแพทย์ปฐมภูมิให้มีความทันสมัยและให้บริการได้อย่างรวดเร็ว เพิ่ม</w:t>
            </w:r>
            <w:r w:rsidRPr="00FC6D9B">
              <w:rPr>
                <w:rFonts w:ascii="TH SarabunPSK" w:hAnsi="TH SarabunPSK" w:cs="TH SarabunPSK" w:hint="cs"/>
                <w:color w:val="000000" w:themeColor="text1"/>
                <w:sz w:val="32"/>
                <w:szCs w:val="32"/>
                <w:cs/>
              </w:rPr>
              <w:lastRenderedPageBreak/>
              <w:t>ความพึงพอใจให้แก่ประชาชนผู้รับบริการ</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ประชากรกลุ่มเป้าหมาย</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ทีม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ทีม</w:t>
            </w:r>
            <w:r w:rsidRPr="00FC6D9B">
              <w:rPr>
                <w:rFonts w:ascii="TH SarabunPSK" w:hAnsi="TH SarabunPSK" w:cs="TH SarabunPSK"/>
                <w:color w:val="000000" w:themeColor="text1"/>
                <w:sz w:val="32"/>
                <w:szCs w:val="32"/>
                <w:cs/>
              </w:rPr>
              <w:t xml:space="preserve">หมอครอบครัว) </w:t>
            </w:r>
            <w:r w:rsidRPr="00FC6D9B">
              <w:rPr>
                <w:rFonts w:ascii="TH SarabunPSK" w:hAnsi="TH SarabunPSK" w:cs="TH SarabunPSK" w:hint="cs"/>
                <w:color w:val="000000" w:themeColor="text1"/>
                <w:sz w:val="32"/>
                <w:szCs w:val="32"/>
                <w:cs/>
              </w:rPr>
              <w:t xml:space="preserve">ทั่วประเทศ </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1. ศทส. สป.สธ. รายงานผลการพัฒนา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PCC</w:t>
            </w:r>
          </w:p>
          <w:p w:rsidR="004B2A71" w:rsidRPr="00FC6D9B" w:rsidRDefault="004B2A71" w:rsidP="004B2A71">
            <w:pPr>
              <w:contextualSpacing/>
              <w:jc w:val="thaiDistribute"/>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hint="cs"/>
                <w:color w:val="000000" w:themeColor="text1"/>
                <w:sz w:val="32"/>
                <w:szCs w:val="32"/>
                <w:cs/>
              </w:rPr>
              <w:t xml:space="preserve">สสป. รายงานผลการทดลองใช้ </w:t>
            </w:r>
            <w:r w:rsidRPr="00FC6D9B">
              <w:rPr>
                <w:rFonts w:ascii="TH SarabunPSK" w:hAnsi="TH SarabunPSK" w:cs="TH SarabunPSK"/>
                <w:color w:val="000000" w:themeColor="text1"/>
                <w:sz w:val="32"/>
                <w:szCs w:val="32"/>
              </w:rPr>
              <w:t>App</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PCC</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1. โรงพยาบาลส่งเสริมสุขภาพตำบล (รพ.สต.)</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2. โรงพยาบาลแม่ข่ายของทีม </w:t>
            </w:r>
            <w:r w:rsidRPr="00FC6D9B">
              <w:rPr>
                <w:rFonts w:ascii="TH SarabunPSK" w:hAnsi="TH SarabunPSK" w:cs="TH SarabunPSK"/>
                <w:color w:val="000000" w:themeColor="text1"/>
                <w:sz w:val="32"/>
                <w:szCs w:val="32"/>
              </w:rPr>
              <w:t>PCC</w:t>
            </w:r>
            <w:r w:rsidRPr="00FC6D9B">
              <w:rPr>
                <w:rFonts w:ascii="TH SarabunPSK" w:hAnsi="TH SarabunPSK" w:cs="TH SarabunPSK"/>
                <w:color w:val="000000" w:themeColor="text1"/>
                <w:sz w:val="32"/>
                <w:szCs w:val="32"/>
                <w:cs/>
              </w:rPr>
              <w:br/>
            </w:r>
            <w:r w:rsidRPr="00FC6D9B">
              <w:rPr>
                <w:rFonts w:ascii="TH SarabunPSK" w:hAnsi="TH SarabunPSK" w:cs="TH SarabunPSK"/>
                <w:color w:val="000000" w:themeColor="text1"/>
                <w:sz w:val="32"/>
                <w:szCs w:val="32"/>
              </w:rPr>
              <w:t>3</w:t>
            </w:r>
            <w:r w:rsidRPr="00FC6D9B">
              <w:rPr>
                <w:rFonts w:ascii="TH SarabunPSK" w:hAnsi="TH SarabunPSK" w:cs="TH SarabunPSK" w:hint="cs"/>
                <w:color w:val="000000" w:themeColor="text1"/>
                <w:sz w:val="32"/>
                <w:szCs w:val="32"/>
                <w:cs/>
              </w:rPr>
              <w:t>. ศูนย์เทคโนโลยีสารสนเทศและการสื่อสาร (ศทส.) สป.สธ.</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4</w:t>
            </w:r>
            <w:r w:rsidRPr="00FC6D9B">
              <w:rPr>
                <w:rFonts w:ascii="TH SarabunPSK" w:hAnsi="TH SarabunPSK" w:cs="TH SarabunPSK" w:hint="cs"/>
                <w:color w:val="000000" w:themeColor="text1"/>
                <w:sz w:val="32"/>
                <w:szCs w:val="32"/>
                <w:cs/>
              </w:rPr>
              <w:t xml:space="preserve">. </w:t>
            </w:r>
            <w:r w:rsidRPr="00FC6D9B">
              <w:rPr>
                <w:rFonts w:ascii="TH SarabunPSK" w:hAnsi="TH SarabunPSK" w:cs="TH SarabunPSK"/>
                <w:color w:val="000000" w:themeColor="text1"/>
                <w:sz w:val="32"/>
                <w:szCs w:val="32"/>
                <w:cs/>
              </w:rPr>
              <w:t>สำนักสนับสนุนระบบปฐมภูมิ (ส</w:t>
            </w:r>
            <w:r w:rsidRPr="00FC6D9B">
              <w:rPr>
                <w:rFonts w:ascii="TH SarabunPSK" w:hAnsi="TH SarabunPSK" w:cs="TH SarabunPSK" w:hint="cs"/>
                <w:color w:val="000000" w:themeColor="text1"/>
                <w:sz w:val="32"/>
                <w:szCs w:val="32"/>
                <w:cs/>
              </w:rPr>
              <w:t>ส</w:t>
            </w:r>
            <w:r w:rsidRPr="00FC6D9B">
              <w:rPr>
                <w:rFonts w:ascii="TH SarabunPSK" w:hAnsi="TH SarabunPSK" w:cs="TH SarabunPSK"/>
                <w:color w:val="000000" w:themeColor="text1"/>
                <w:sz w:val="32"/>
                <w:szCs w:val="32"/>
                <w:cs/>
              </w:rPr>
              <w:t>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w:t>
            </w:r>
            <w:r w:rsidRPr="00FC6D9B">
              <w:rPr>
                <w:rFonts w:ascii="TH SarabunPSK" w:hAnsi="TH SarabunPSK" w:cs="TH SarabunPSK" w:hint="cs"/>
                <w:color w:val="000000" w:themeColor="text1"/>
                <w:sz w:val="32"/>
                <w:szCs w:val="32"/>
                <w:cs/>
              </w:rPr>
              <w:t>. สำนักงานเขตสุขภาพ</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6</w:t>
            </w:r>
            <w:r w:rsidRPr="00FC6D9B">
              <w:rPr>
                <w:rFonts w:ascii="TH SarabunPSK" w:hAnsi="TH SarabunPSK" w:cs="TH SarabunPSK" w:hint="cs"/>
                <w:color w:val="000000" w:themeColor="text1"/>
                <w:sz w:val="32"/>
                <w:szCs w:val="32"/>
                <w:cs/>
              </w:rPr>
              <w:t>. สำนักงานสาธารณสุขจังหวัด</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hint="cs"/>
                <w:color w:val="000000" w:themeColor="text1"/>
                <w:sz w:val="32"/>
                <w:szCs w:val="32"/>
                <w:cs/>
              </w:rPr>
              <w:t xml:space="preserve">จำนวนทีม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 xml:space="preserve">ที่ใช้ </w:t>
            </w:r>
            <w:r w:rsidRPr="00FC6D9B">
              <w:rPr>
                <w:rFonts w:ascii="TH SarabunPSK" w:hAnsi="TH SarabunPSK" w:cs="TH SarabunPSK"/>
                <w:color w:val="000000" w:themeColor="text1"/>
                <w:sz w:val="32"/>
                <w:szCs w:val="32"/>
              </w:rPr>
              <w:t xml:space="preserve">Application PCC </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2826"/>
              </w:tabs>
              <w:contextualSpacing/>
              <w:rPr>
                <w:rFonts w:ascii="TH SarabunIT๙" w:hAnsi="TH SarabunIT๙" w:cs="TH SarabunIT๙"/>
                <w:color w:val="000000" w:themeColor="text1"/>
                <w:sz w:val="32"/>
                <w:szCs w:val="32"/>
                <w:cs/>
              </w:rPr>
            </w:pP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 </w:t>
            </w:r>
            <w:r w:rsidRPr="00FC6D9B">
              <w:rPr>
                <w:rFonts w:ascii="TH SarabunPSK" w:hAnsi="TH SarabunPSK" w:cs="TH SarabunPSK" w:hint="cs"/>
                <w:color w:val="000000" w:themeColor="text1"/>
                <w:sz w:val="32"/>
                <w:szCs w:val="32"/>
                <w:cs/>
              </w:rPr>
              <w:t xml:space="preserve">จำนวนทีม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A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B</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x 100</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ไตรมาส </w:t>
            </w:r>
            <w:r w:rsidRPr="00FC6D9B">
              <w:rPr>
                <w:rFonts w:ascii="TH SarabunPSK" w:hAnsi="TH SarabunPSK" w:cs="TH SarabunPSK"/>
                <w:color w:val="000000" w:themeColor="text1"/>
                <w:sz w:val="32"/>
                <w:szCs w:val="32"/>
              </w:rPr>
              <w:t xml:space="preserve">4 (12 </w:t>
            </w:r>
            <w:r w:rsidRPr="00FC6D9B">
              <w:rPr>
                <w:rFonts w:ascii="TH SarabunPSK" w:hAnsi="TH SarabunPSK" w:cs="TH SarabunPSK" w:hint="cs"/>
                <w:color w:val="000000" w:themeColor="text1"/>
                <w:sz w:val="32"/>
                <w:szCs w:val="32"/>
                <w:cs/>
              </w:rPr>
              <w:t>เดือน</w:t>
            </w:r>
            <w:r w:rsidRPr="00FC6D9B">
              <w:rPr>
                <w:rFonts w:ascii="TH SarabunPSK" w:hAnsi="TH SarabunPSK" w:cs="TH SarabunPSK"/>
                <w:color w:val="000000" w:themeColor="text1"/>
                <w:sz w:val="32"/>
                <w:szCs w:val="32"/>
              </w:rPr>
              <w:t>)</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9952" w:type="dxa"/>
            <w:gridSpan w:val="2"/>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เกณฑ์การประเมิน </w:t>
            </w:r>
            <w:r w:rsidRPr="00FC6D9B">
              <w:rPr>
                <w:rFonts w:ascii="TH SarabunPSK" w:hAnsi="TH SarabunPSK" w:cs="TH SarabunPSK"/>
                <w:b/>
                <w:bCs/>
                <w:color w:val="000000" w:themeColor="text1"/>
                <w:sz w:val="32"/>
                <w:szCs w:val="32"/>
                <w:u w:val="single"/>
                <w:cs/>
              </w:rPr>
              <w:t>ปี 256</w:t>
            </w:r>
            <w:r w:rsidRPr="00FC6D9B">
              <w:rPr>
                <w:rFonts w:ascii="TH SarabunPSK" w:hAnsi="TH SarabunPSK" w:cs="TH SarabunPSK" w:hint="cs"/>
                <w:b/>
                <w:bCs/>
                <w:color w:val="000000" w:themeColor="text1"/>
                <w:sz w:val="32"/>
                <w:szCs w:val="32"/>
                <w:u w:val="single"/>
                <w:cs/>
              </w:rPr>
              <w:t>2</w:t>
            </w:r>
            <w:r w:rsidRPr="00FC6D9B">
              <w:rPr>
                <w:rFonts w:ascii="TH SarabunPSK" w:hAnsi="TH SarabunPSK" w:cs="TH SarabunPSK"/>
                <w:b/>
                <w:bCs/>
                <w:color w:val="000000" w:themeColor="text1"/>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47"/>
              <w:gridCol w:w="2410"/>
              <w:gridCol w:w="2551"/>
              <w:gridCol w:w="2126"/>
            </w:tblGrid>
            <w:tr w:rsidR="004B2A71" w:rsidRPr="00FC6D9B" w:rsidTr="004B2A71">
              <w:tc>
                <w:tcPr>
                  <w:tcW w:w="2547"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551"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 เดือน</w:t>
                  </w:r>
                </w:p>
              </w:tc>
              <w:tc>
                <w:tcPr>
                  <w:tcW w:w="2126" w:type="dxa"/>
                  <w:shd w:val="clear" w:color="auto" w:fill="auto"/>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 เดือน</w:t>
                  </w:r>
                </w:p>
              </w:tc>
            </w:tr>
            <w:tr w:rsidR="004B2A71" w:rsidRPr="00FC6D9B" w:rsidTr="004B2A71">
              <w:tc>
                <w:tcPr>
                  <w:tcW w:w="2547"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hint="cs"/>
                      <w:color w:val="000000" w:themeColor="text1"/>
                      <w:sz w:val="32"/>
                      <w:szCs w:val="32"/>
                      <w:cs/>
                    </w:rPr>
                    <w:t xml:space="preserve">มีการจัดทำข้อสรุปแนวทางการพัฒนา </w:t>
                  </w:r>
                  <w:r w:rsidRPr="00FC6D9B">
                    <w:rPr>
                      <w:rFonts w:ascii="TH SarabunPSK" w:hAnsi="TH SarabunPSK" w:cs="TH SarabunPSK"/>
                      <w:color w:val="000000" w:themeColor="text1"/>
                      <w:sz w:val="32"/>
                      <w:szCs w:val="32"/>
                    </w:rPr>
                    <w:t xml:space="preserve">Application PCC </w:t>
                  </w:r>
                  <w:r w:rsidRPr="00FC6D9B">
                    <w:rPr>
                      <w:rFonts w:ascii="TH SarabunPSK" w:hAnsi="TH SarabunPSK" w:cs="TH SarabunPSK" w:hint="cs"/>
                      <w:color w:val="000000" w:themeColor="text1"/>
                      <w:sz w:val="32"/>
                      <w:szCs w:val="32"/>
                      <w:cs/>
                    </w:rPr>
                    <w:t xml:space="preserve">รายงานเสนอ CIO สป.สธ. ทราบ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มีการคัดเลือกทีม PCC เป้าหมาย อย่างน้อยเขตสุขภาพละ 1 ทีม เป็น </w:t>
                  </w:r>
                  <w:r w:rsidRPr="00FC6D9B">
                    <w:rPr>
                      <w:rFonts w:ascii="TH SarabunPSK" w:hAnsi="TH SarabunPSK" w:cs="TH SarabunPSK"/>
                      <w:color w:val="000000" w:themeColor="text1"/>
                      <w:sz w:val="32"/>
                      <w:szCs w:val="32"/>
                    </w:rPr>
                    <w:t>PCC</w:t>
                  </w:r>
                  <w:r w:rsidRPr="00FC6D9B">
                    <w:rPr>
                      <w:rFonts w:ascii="TH SarabunPSK" w:hAnsi="TH SarabunPSK" w:cs="TH SarabunPSK" w:hint="cs"/>
                      <w:color w:val="000000" w:themeColor="text1"/>
                      <w:sz w:val="32"/>
                      <w:szCs w:val="32"/>
                      <w:cs/>
                    </w:rPr>
                    <w:t xml:space="preserve"> นำร่อง</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3. มีการจัดทำ </w:t>
                  </w:r>
                  <w:r w:rsidRPr="00FC6D9B">
                    <w:rPr>
                      <w:rFonts w:ascii="TH SarabunPSK" w:hAnsi="TH SarabunPSK" w:cs="TH SarabunPSK"/>
                      <w:color w:val="000000" w:themeColor="text1"/>
                      <w:sz w:val="32"/>
                      <w:szCs w:val="32"/>
                    </w:rPr>
                    <w:t xml:space="preserve">Work Shop </w:t>
                  </w:r>
                  <w:r w:rsidRPr="00FC6D9B">
                    <w:rPr>
                      <w:rFonts w:ascii="TH SarabunPSK" w:hAnsi="TH SarabunPSK" w:cs="TH SarabunPSK" w:hint="cs"/>
                      <w:color w:val="000000" w:themeColor="text1"/>
                      <w:sz w:val="32"/>
                      <w:szCs w:val="32"/>
                      <w:cs/>
                    </w:rPr>
                    <w:t xml:space="preserve">การพัฒนา </w:t>
                  </w:r>
                  <w:r w:rsidRPr="00FC6D9B">
                    <w:rPr>
                      <w:rFonts w:ascii="TH SarabunPSK" w:hAnsi="TH SarabunPSK" w:cs="TH SarabunPSK"/>
                      <w:color w:val="000000" w:themeColor="text1"/>
                      <w:sz w:val="32"/>
                      <w:szCs w:val="32"/>
                    </w:rPr>
                    <w:t xml:space="preserve">Application </w:t>
                  </w:r>
                  <w:r w:rsidRPr="00FC6D9B">
                    <w:rPr>
                      <w:rFonts w:ascii="TH SarabunPSK" w:hAnsi="TH SarabunPSK" w:cs="TH SarabunPSK"/>
                      <w:color w:val="000000" w:themeColor="text1"/>
                      <w:sz w:val="32"/>
                      <w:szCs w:val="32"/>
                    </w:rPr>
                    <w:lastRenderedPageBreak/>
                    <w:t>PCC</w:t>
                  </w:r>
                </w:p>
              </w:tc>
              <w:tc>
                <w:tcPr>
                  <w:tcW w:w="2410"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1</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มีการพัฒนา </w:t>
                  </w:r>
                  <w:r w:rsidRPr="00FC6D9B">
                    <w:rPr>
                      <w:rFonts w:ascii="TH SarabunPSK" w:hAnsi="TH SarabunPSK" w:cs="TH SarabunPSK"/>
                      <w:color w:val="000000" w:themeColor="text1"/>
                      <w:sz w:val="32"/>
                      <w:szCs w:val="32"/>
                    </w:rPr>
                    <w:t xml:space="preserve">Application </w:t>
                  </w:r>
                  <w:r w:rsidRPr="00FC6D9B">
                    <w:rPr>
                      <w:rFonts w:ascii="TH SarabunPSK" w:hAnsi="TH SarabunPSK" w:cs="TH SarabunPSK" w:hint="cs"/>
                      <w:color w:val="000000" w:themeColor="text1"/>
                      <w:sz w:val="32"/>
                      <w:szCs w:val="32"/>
                      <w:cs/>
                    </w:rPr>
                    <w:t xml:space="preserve">และทดสอบใช้งานใน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นำร่อง</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2</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มีการรายงานความก้าวหน้าในการพัฒนา </w:t>
                  </w:r>
                  <w:r w:rsidRPr="00FC6D9B">
                    <w:rPr>
                      <w:rFonts w:ascii="TH SarabunPSK" w:hAnsi="TH SarabunPSK" w:cs="TH SarabunPSK"/>
                      <w:color w:val="000000" w:themeColor="text1"/>
                      <w:sz w:val="32"/>
                      <w:szCs w:val="32"/>
                    </w:rPr>
                    <w:t xml:space="preserve">Application PCC </w:t>
                  </w:r>
                  <w:r w:rsidRPr="00FC6D9B">
                    <w:rPr>
                      <w:rFonts w:ascii="TH SarabunPSK" w:hAnsi="TH SarabunPSK" w:cs="TH SarabunPSK" w:hint="cs"/>
                      <w:color w:val="000000" w:themeColor="text1"/>
                      <w:sz w:val="32"/>
                      <w:szCs w:val="32"/>
                      <w:cs/>
                    </w:rPr>
                    <w:t xml:space="preserve">เสนอ CIO สป.สธ. ทราบ </w:t>
                  </w:r>
                </w:p>
                <w:p w:rsidR="004B2A71" w:rsidRPr="00FC6D9B" w:rsidRDefault="004B2A71" w:rsidP="004B2A71">
                  <w:pPr>
                    <w:contextualSpacing/>
                    <w:rPr>
                      <w:rFonts w:ascii="TH SarabunPSK" w:hAnsi="TH SarabunPSK" w:cs="TH SarabunPSK"/>
                      <w:color w:val="000000" w:themeColor="text1"/>
                      <w:sz w:val="32"/>
                      <w:szCs w:val="32"/>
                      <w:cs/>
                    </w:rPr>
                  </w:pPr>
                </w:p>
              </w:tc>
              <w:tc>
                <w:tcPr>
                  <w:tcW w:w="2551" w:type="dxa"/>
                  <w:shd w:val="clear" w:color="auto" w:fill="auto"/>
                </w:tcPr>
                <w:p w:rsidR="004B2A71" w:rsidRPr="00FC6D9B" w:rsidRDefault="004B2A71" w:rsidP="004B2A71">
                  <w:pPr>
                    <w:contextualSpacing/>
                    <w:rPr>
                      <w:rFonts w:ascii="TH SarabunIT๙" w:hAnsi="TH SarabunIT๙" w:cs="TH SarabunIT๙"/>
                      <w:color w:val="000000" w:themeColor="text1"/>
                      <w:sz w:val="32"/>
                      <w:szCs w:val="32"/>
                      <w:highlight w:val="yellow"/>
                    </w:rPr>
                  </w:pPr>
                  <w:r w:rsidRPr="00FC6D9B">
                    <w:rPr>
                      <w:rFonts w:ascii="TH SarabunPSK" w:hAnsi="TH SarabunPSK" w:cs="TH SarabunPSK" w:hint="cs"/>
                      <w:color w:val="000000" w:themeColor="text1"/>
                      <w:sz w:val="32"/>
                      <w:szCs w:val="32"/>
                      <w:cs/>
                    </w:rPr>
                    <w:t>1. มีการนำ</w:t>
                  </w:r>
                  <w:r w:rsidRPr="00FC6D9B">
                    <w:rPr>
                      <w:rFonts w:ascii="TH SarabunPSK" w:hAnsi="TH SarabunPSK" w:cs="TH SarabunPSK"/>
                      <w:color w:val="000000" w:themeColor="text1"/>
                      <w:sz w:val="32"/>
                      <w:szCs w:val="32"/>
                    </w:rPr>
                    <w:t xml:space="preserve"> Application PCC </w:t>
                  </w:r>
                  <w:r w:rsidRPr="00FC6D9B">
                    <w:rPr>
                      <w:rFonts w:ascii="TH SarabunPSK" w:hAnsi="TH SarabunPSK" w:cs="TH SarabunPSK" w:hint="cs"/>
                      <w:color w:val="000000" w:themeColor="text1"/>
                      <w:sz w:val="32"/>
                      <w:szCs w:val="32"/>
                      <w:cs/>
                    </w:rPr>
                    <w:t xml:space="preserve">ไปใช้กับทีม </w:t>
                  </w:r>
                  <w:r w:rsidRPr="00FC6D9B">
                    <w:rPr>
                      <w:rFonts w:ascii="TH SarabunPSK" w:hAnsi="TH SarabunPSK" w:cs="TH SarabunPSK"/>
                      <w:color w:val="000000" w:themeColor="text1"/>
                      <w:sz w:val="32"/>
                      <w:szCs w:val="32"/>
                    </w:rPr>
                    <w:t>PCC</w:t>
                  </w:r>
                </w:p>
                <w:p w:rsidR="004B2A71" w:rsidRPr="00FC6D9B" w:rsidRDefault="004B2A71" w:rsidP="004B2A71">
                  <w:pPr>
                    <w:contextualSpacing/>
                    <w:rPr>
                      <w:rFonts w:ascii="TH SarabunIT๙" w:hAnsi="TH SarabunIT๙" w:cs="TH SarabunIT๙"/>
                      <w:color w:val="000000" w:themeColor="text1"/>
                      <w:sz w:val="32"/>
                      <w:szCs w:val="32"/>
                    </w:rPr>
                  </w:pPr>
                  <w:r w:rsidRPr="00FC6D9B">
                    <w:rPr>
                      <w:rFonts w:ascii="TH SarabunIT๙" w:hAnsi="TH SarabunIT๙" w:cs="TH SarabunIT๙"/>
                      <w:color w:val="000000" w:themeColor="text1"/>
                      <w:sz w:val="32"/>
                      <w:szCs w:val="32"/>
                      <w:cs/>
                    </w:rPr>
                    <w:t>ที่ขึ้นทะเบียนคลินิก</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IT๙" w:hAnsi="TH SarabunIT๙" w:cs="TH SarabunIT๙"/>
                      <w:color w:val="000000" w:themeColor="text1"/>
                      <w:sz w:val="32"/>
                      <w:szCs w:val="32"/>
                      <w:cs/>
                    </w:rPr>
                    <w:t>หมอครอบครัวตามเกณฑ์ของ สสป.</w:t>
                  </w:r>
                  <w:r w:rsidRPr="00FC6D9B">
                    <w:rPr>
                      <w:rFonts w:ascii="TH SarabunIT๙" w:hAnsi="TH SarabunIT๙" w:cs="TH SarabunIT๙" w:hint="cs"/>
                      <w:color w:val="000000" w:themeColor="text1"/>
                      <w:sz w:val="32"/>
                      <w:szCs w:val="32"/>
                      <w:cs/>
                    </w:rPr>
                    <w:t xml:space="preserve"> ใน</w:t>
                  </w:r>
                  <w:r w:rsidRPr="00FC6D9B">
                    <w:rPr>
                      <w:rFonts w:ascii="TH SarabunPSK" w:hAnsi="TH SarabunPSK" w:cs="TH SarabunPSK" w:hint="cs"/>
                      <w:color w:val="000000" w:themeColor="text1"/>
                      <w:sz w:val="32"/>
                      <w:szCs w:val="32"/>
                      <w:cs/>
                    </w:rPr>
                    <w:t xml:space="preserve">ปี </w:t>
                  </w:r>
                  <w:r w:rsidRPr="00FC6D9B">
                    <w:rPr>
                      <w:rFonts w:ascii="TH SarabunPSK" w:hAnsi="TH SarabunPSK" w:cs="TH SarabunPSK"/>
                      <w:color w:val="000000" w:themeColor="text1"/>
                      <w:sz w:val="32"/>
                      <w:szCs w:val="32"/>
                    </w:rPr>
                    <w:t>2562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w:t>
                  </w:r>
                  <w:r w:rsidRPr="00FC6D9B">
                    <w:rPr>
                      <w:rFonts w:ascii="TH SarabunPSK" w:hAnsi="TH SarabunPSK" w:cs="TH SarabunPSK" w:hint="cs"/>
                      <w:color w:val="000000" w:themeColor="text1"/>
                      <w:sz w:val="32"/>
                      <w:szCs w:val="32"/>
                      <w:cs/>
                    </w:rPr>
                    <w:t xml:space="preserve">ร้อยละ </w:t>
                  </w:r>
                  <w:r w:rsidRPr="00FC6D9B">
                    <w:rPr>
                      <w:rFonts w:ascii="TH SarabunPSK" w:hAnsi="TH SarabunPSK" w:cs="TH SarabunPSK"/>
                      <w:color w:val="000000" w:themeColor="text1"/>
                      <w:sz w:val="32"/>
                      <w:szCs w:val="32"/>
                    </w:rPr>
                    <w:t>50)</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มีการติดตามผลการใช้ </w:t>
                  </w:r>
                  <w:r w:rsidRPr="00FC6D9B">
                    <w:rPr>
                      <w:rFonts w:ascii="TH SarabunPSK" w:hAnsi="TH SarabunPSK" w:cs="TH SarabunPSK"/>
                      <w:color w:val="000000" w:themeColor="text1"/>
                      <w:sz w:val="32"/>
                      <w:szCs w:val="32"/>
                    </w:rPr>
                    <w:t xml:space="preserve">Application PCC </w:t>
                  </w:r>
                </w:p>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3. มีการรายงานผลการใช้ </w:t>
                  </w:r>
                  <w:r w:rsidRPr="00FC6D9B">
                    <w:rPr>
                      <w:rFonts w:ascii="TH SarabunPSK" w:hAnsi="TH SarabunPSK" w:cs="TH SarabunPSK"/>
                      <w:color w:val="000000" w:themeColor="text1"/>
                      <w:sz w:val="32"/>
                      <w:szCs w:val="32"/>
                    </w:rPr>
                    <w:t>Application PCC</w:t>
                  </w:r>
                  <w:r w:rsidRPr="00FC6D9B">
                    <w:rPr>
                      <w:rFonts w:ascii="TH SarabunPSK" w:hAnsi="TH SarabunPSK" w:cs="TH SarabunPSK" w:hint="cs"/>
                      <w:color w:val="000000" w:themeColor="text1"/>
                      <w:sz w:val="32"/>
                      <w:szCs w:val="32"/>
                      <w:cs/>
                    </w:rPr>
                    <w:t xml:space="preserve"> พร้อม</w:t>
                  </w:r>
                  <w:r w:rsidRPr="00FC6D9B">
                    <w:rPr>
                      <w:rFonts w:ascii="TH SarabunPSK" w:hAnsi="TH SarabunPSK" w:cs="TH SarabunPSK" w:hint="cs"/>
                      <w:color w:val="000000" w:themeColor="text1"/>
                      <w:sz w:val="32"/>
                      <w:szCs w:val="32"/>
                      <w:cs/>
                    </w:rPr>
                    <w:lastRenderedPageBreak/>
                    <w:t xml:space="preserve">ข้อเสนอแนะ เสนอ CIO สป.สธ. ทราบ </w:t>
                  </w:r>
                </w:p>
              </w:tc>
              <w:tc>
                <w:tcPr>
                  <w:tcW w:w="2126" w:type="dxa"/>
                  <w:shd w:val="clear" w:color="auto" w:fill="auto"/>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 xml:space="preserve">มีการนำ </w:t>
                  </w:r>
                  <w:r w:rsidRPr="00FC6D9B">
                    <w:rPr>
                      <w:rFonts w:ascii="TH SarabunPSK" w:hAnsi="TH SarabunPSK" w:cs="TH SarabunPSK"/>
                      <w:color w:val="000000" w:themeColor="text1"/>
                      <w:sz w:val="32"/>
                      <w:szCs w:val="32"/>
                    </w:rPr>
                    <w:t xml:space="preserve">Application </w:t>
                  </w:r>
                  <w:r w:rsidRPr="00FC6D9B">
                    <w:rPr>
                      <w:rFonts w:ascii="TH SarabunPSK" w:hAnsi="TH SarabunPSK" w:cs="TH SarabunPSK" w:hint="cs"/>
                      <w:color w:val="000000" w:themeColor="text1"/>
                      <w:sz w:val="32"/>
                      <w:szCs w:val="32"/>
                      <w:cs/>
                    </w:rPr>
                    <w:t>สำหรับ</w:t>
                  </w:r>
                  <w:r w:rsidRPr="00FC6D9B">
                    <w:rPr>
                      <w:rFonts w:ascii="TH SarabunPSK" w:hAnsi="TH SarabunPSK" w:cs="TH SarabunPSK"/>
                      <w:color w:val="000000" w:themeColor="text1"/>
                      <w:sz w:val="32"/>
                      <w:szCs w:val="32"/>
                    </w:rPr>
                    <w:t xml:space="preserve"> PPC </w:t>
                  </w:r>
                  <w:r w:rsidRPr="00FC6D9B">
                    <w:rPr>
                      <w:rFonts w:ascii="TH SarabunPSK" w:hAnsi="TH SarabunPSK" w:cs="TH SarabunPSK" w:hint="cs"/>
                      <w:color w:val="000000" w:themeColor="text1"/>
                      <w:sz w:val="32"/>
                      <w:szCs w:val="32"/>
                      <w:cs/>
                    </w:rPr>
                    <w:t>ไป</w:t>
                  </w:r>
                  <w:r w:rsidRPr="00FC6D9B">
                    <w:rPr>
                      <w:rFonts w:ascii="TH SarabunPSK" w:hAnsi="TH SarabunPSK" w:cs="TH SarabunPSK"/>
                      <w:color w:val="000000" w:themeColor="text1"/>
                      <w:sz w:val="32"/>
                      <w:szCs w:val="32"/>
                      <w:cs/>
                    </w:rPr>
                    <w:t>ใช้ใน</w:t>
                  </w:r>
                  <w:r w:rsidRPr="00FC6D9B">
                    <w:rPr>
                      <w:rFonts w:ascii="TH SarabunPSK" w:hAnsi="TH SarabunPSK" w:cs="TH SarabunPSK" w:hint="cs"/>
                      <w:color w:val="000000" w:themeColor="text1"/>
                      <w:sz w:val="32"/>
                      <w:szCs w:val="32"/>
                      <w:cs/>
                    </w:rPr>
                    <w:t xml:space="preserve"> PCC </w:t>
                  </w:r>
                  <w:r w:rsidRPr="00FC6D9B">
                    <w:rPr>
                      <w:rFonts w:ascii="TH SarabunIT๙" w:hAnsi="TH SarabunIT๙" w:cs="TH SarabunIT๙"/>
                      <w:color w:val="000000" w:themeColor="text1"/>
                      <w:sz w:val="32"/>
                      <w:szCs w:val="32"/>
                      <w:cs/>
                    </w:rPr>
                    <w:t>ทั้งหมดที่ขึ้นทะเบียนคลินิกหมอครอบครัวตามเกณฑ์ของ สสป.</w:t>
                  </w:r>
                  <w:r w:rsidRPr="00FC6D9B">
                    <w:rPr>
                      <w:rFonts w:ascii="TH SarabunIT๙" w:hAnsi="TH SarabunIT๙" w:cs="TH SarabunIT๙" w:hint="cs"/>
                      <w:color w:val="000000" w:themeColor="text1"/>
                      <w:sz w:val="32"/>
                      <w:szCs w:val="32"/>
                      <w:cs/>
                    </w:rPr>
                    <w:t>ใน</w:t>
                  </w:r>
                  <w:r w:rsidRPr="00FC6D9B">
                    <w:rPr>
                      <w:rFonts w:ascii="TH SarabunPSK" w:hAnsi="TH SarabunPSK" w:cs="TH SarabunPSK" w:hint="cs"/>
                      <w:color w:val="000000" w:themeColor="text1"/>
                      <w:sz w:val="32"/>
                      <w:szCs w:val="32"/>
                      <w:cs/>
                    </w:rPr>
                    <w:t xml:space="preserve">ปี </w:t>
                  </w:r>
                  <w:r w:rsidRPr="00FC6D9B">
                    <w:rPr>
                      <w:rFonts w:ascii="TH SarabunPSK" w:hAnsi="TH SarabunPSK" w:cs="TH SarabunPSK"/>
                      <w:color w:val="000000" w:themeColor="text1"/>
                      <w:sz w:val="32"/>
                      <w:szCs w:val="32"/>
                    </w:rPr>
                    <w:t>2562</w:t>
                  </w:r>
                  <w:r w:rsidRPr="00FC6D9B">
                    <w:rPr>
                      <w:rFonts w:ascii="TH SarabunPSK" w:hAnsi="TH SarabunPSK" w:cs="TH SarabunPSK" w:hint="cs"/>
                      <w:color w:val="000000" w:themeColor="text1"/>
                      <w:sz w:val="32"/>
                      <w:szCs w:val="32"/>
                      <w:cs/>
                    </w:rPr>
                    <w:t>(ร้อยละ 100)</w:t>
                  </w:r>
                  <w:r w:rsidRPr="00FC6D9B">
                    <w:rPr>
                      <w:rFonts w:ascii="TH SarabunPSK" w:hAnsi="TH SarabunPSK" w:cs="TH SarabunPSK"/>
                      <w:b/>
                      <w:bCs/>
                      <w:color w:val="000000" w:themeColor="text1"/>
                      <w:sz w:val="32"/>
                      <w:szCs w:val="32"/>
                      <w:cs/>
                    </w:rPr>
                    <w:br/>
                  </w:r>
                </w:p>
              </w:tc>
            </w:tr>
          </w:tbl>
          <w:p w:rsidR="004B2A71" w:rsidRPr="00FC6D9B" w:rsidRDefault="004B2A71" w:rsidP="004B2A71">
            <w:pPr>
              <w:contextualSpacing/>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jc w:val="thaiDistribute"/>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1. ตรวจสอบจากรายงานที่เสนอ </w:t>
            </w:r>
            <w:r w:rsidRPr="00FC6D9B">
              <w:rPr>
                <w:rFonts w:ascii="TH SarabunPSK" w:hAnsi="TH SarabunPSK" w:cs="TH SarabunPSK"/>
                <w:color w:val="000000" w:themeColor="text1"/>
                <w:sz w:val="32"/>
                <w:szCs w:val="32"/>
              </w:rPr>
              <w:t xml:space="preserve">CIO </w:t>
            </w:r>
            <w:r w:rsidRPr="00FC6D9B">
              <w:rPr>
                <w:rFonts w:ascii="TH SarabunPSK" w:hAnsi="TH SarabunPSK" w:cs="TH SarabunPSK"/>
                <w:color w:val="000000" w:themeColor="text1"/>
                <w:sz w:val="32"/>
                <w:szCs w:val="32"/>
                <w:cs/>
              </w:rPr>
              <w:t>สป.สธ.</w:t>
            </w:r>
          </w:p>
          <w:p w:rsidR="004B2A71" w:rsidRPr="00FC6D9B" w:rsidRDefault="004B2A71" w:rsidP="004B2A71">
            <w:pPr>
              <w:ind w:right="63"/>
              <w:contextualSpacing/>
              <w:jc w:val="thaiDistribute"/>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2. ผลการใช้งาน Application PCC โดยการสอบถามจากทีมหมอครอบครัว (PCC) ที่ได้ทดลองใช้งานจริง</w:t>
            </w:r>
          </w:p>
        </w:tc>
      </w:tr>
      <w:tr w:rsidR="004B2A71" w:rsidRPr="00FC6D9B" w:rsidTr="004B2A71">
        <w:trPr>
          <w:trHeight w:val="96"/>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cs="Angsana New"/>
                <w:color w:val="000000" w:themeColor="text1"/>
                <w:szCs w:val="22"/>
                <w:cs/>
              </w:rPr>
              <w:br w:type="page"/>
            </w:r>
            <w:r w:rsidRPr="00FC6D9B">
              <w:rPr>
                <w:rFonts w:ascii="TH SarabunPSK" w:hAnsi="TH SarabunPSK" w:cs="TH SarabunPSK"/>
                <w:b/>
                <w:bCs/>
                <w:color w:val="000000" w:themeColor="text1"/>
                <w:sz w:val="32"/>
                <w:szCs w:val="32"/>
                <w:cs/>
              </w:rPr>
              <w:t xml:space="preserve">เอกสารสนับสนุน : </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34"/>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1. </w:t>
            </w:r>
            <w:r w:rsidRPr="00FC6D9B">
              <w:rPr>
                <w:rFonts w:ascii="TH SarabunPSK" w:hAnsi="TH SarabunPSK" w:cs="TH SarabunPSK"/>
                <w:color w:val="000000" w:themeColor="text1"/>
                <w:sz w:val="32"/>
                <w:szCs w:val="32"/>
                <w:cs/>
              </w:rPr>
              <w:t>แนวทางและมาตรฐานเชื่อมโยงข้อมูล</w:t>
            </w:r>
            <w:r w:rsidRPr="00FC6D9B">
              <w:rPr>
                <w:rFonts w:ascii="TH SarabunPSK" w:hAnsi="TH SarabunPSK" w:cs="TH SarabunPSK" w:hint="cs"/>
                <w:color w:val="000000" w:themeColor="text1"/>
                <w:sz w:val="32"/>
                <w:szCs w:val="32"/>
                <w:cs/>
              </w:rPr>
              <w:t>ผ่าน</w:t>
            </w:r>
            <w:r w:rsidRPr="00FC6D9B">
              <w:rPr>
                <w:rFonts w:ascii="TH SarabunPSK" w:hAnsi="TH SarabunPSK" w:cs="TH SarabunPSK"/>
                <w:color w:val="000000" w:themeColor="text1"/>
                <w:sz w:val="32"/>
                <w:szCs w:val="32"/>
                <w:cs/>
              </w:rPr>
              <w:t>ตัวกลางสำหรับการเชื่อมโยงและแลกเปลี่ยนข้อมูล</w:t>
            </w:r>
            <w:r w:rsidRPr="00FC6D9B">
              <w:rPr>
                <w:rFonts w:ascii="TH SarabunPSK" w:hAnsi="TH SarabunPSK" w:cs="TH SarabunPSK" w:hint="cs"/>
                <w:color w:val="000000" w:themeColor="text1"/>
                <w:sz w:val="32"/>
                <w:szCs w:val="32"/>
                <w:cs/>
              </w:rPr>
              <w:t>สำหรับโรงพยาบาล</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HIS Gateway</w:t>
            </w:r>
            <w:r w:rsidRPr="00FC6D9B">
              <w:rPr>
                <w:rFonts w:ascii="TH SarabunPSK" w:hAnsi="TH SarabunPSK" w:cs="TH SarabunPSK"/>
                <w:color w:val="000000" w:themeColor="text1"/>
                <w:sz w:val="32"/>
                <w:szCs w:val="32"/>
                <w:cs/>
              </w:rPr>
              <w:t>)</w:t>
            </w:r>
          </w:p>
          <w:p w:rsidR="004B2A71" w:rsidRPr="00FC6D9B" w:rsidRDefault="004B2A71" w:rsidP="004B2A71">
            <w:pPr>
              <w:ind w:left="34"/>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2. ผลวิเคราะห์แนวทางการใช้ Application</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hint="cs"/>
                <w:color w:val="000000" w:themeColor="text1"/>
                <w:sz w:val="32"/>
                <w:szCs w:val="32"/>
                <w:cs/>
              </w:rPr>
              <w:t>ดูแลประชาชน (PCC Platform) โดย สปค.</w:t>
            </w:r>
          </w:p>
          <w:p w:rsidR="004B2A71" w:rsidRPr="00FC6D9B" w:rsidRDefault="004B2A71" w:rsidP="004B2A71">
            <w:pPr>
              <w:ind w:left="-43"/>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 xml:space="preserve">3. คู่มือ การใช้งาน App. </w:t>
            </w:r>
            <w:r w:rsidRPr="00FC6D9B">
              <w:rPr>
                <w:rFonts w:ascii="TH SarabunPSK" w:hAnsi="TH SarabunPSK" w:cs="TH SarabunPSK"/>
                <w:color w:val="000000" w:themeColor="text1"/>
                <w:sz w:val="32"/>
                <w:szCs w:val="32"/>
              </w:rPr>
              <w:t>PCC</w:t>
            </w:r>
          </w:p>
        </w:tc>
      </w:tr>
      <w:tr w:rsidR="004B2A71" w:rsidRPr="00FC6D9B" w:rsidTr="004B2A71">
        <w:trPr>
          <w:trHeight w:val="1842"/>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รายละเอียดข้อมูลพื้นฐาน</w:t>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cs/>
              </w:rPr>
            </w:pPr>
          </w:p>
        </w:tc>
        <w:tc>
          <w:tcPr>
            <w:tcW w:w="7258" w:type="dxa"/>
            <w:tcBorders>
              <w:top w:val="single" w:sz="4" w:space="0" w:color="auto"/>
              <w:left w:val="single" w:sz="4" w:space="0" w:color="auto"/>
              <w:bottom w:val="single" w:sz="4" w:space="0" w:color="auto"/>
              <w:right w:val="single" w:sz="4" w:space="0" w:color="auto"/>
            </w:tcBorders>
          </w:tcPr>
          <w:tbl>
            <w:tblPr>
              <w:tblW w:w="67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49"/>
              <w:gridCol w:w="935"/>
              <w:gridCol w:w="1436"/>
              <w:gridCol w:w="1293"/>
              <w:gridCol w:w="1295"/>
            </w:tblGrid>
            <w:tr w:rsidR="004B2A71" w:rsidRPr="00FC6D9B" w:rsidTr="004B2A71">
              <w:trPr>
                <w:trHeight w:val="348"/>
                <w:jc w:val="center"/>
              </w:trPr>
              <w:tc>
                <w:tcPr>
                  <w:tcW w:w="1749"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935" w:type="dxa"/>
                  <w:vMerge w:val="restart"/>
                </w:tcPr>
                <w:p w:rsidR="004B2A71" w:rsidRPr="00FC6D9B" w:rsidRDefault="004B2A71" w:rsidP="004B2A71">
                  <w:pPr>
                    <w:contextualSpacing/>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024" w:type="dxa"/>
                  <w:gridSpan w:val="3"/>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trHeight w:val="368"/>
                <w:jc w:val="center"/>
              </w:trPr>
              <w:tc>
                <w:tcPr>
                  <w:tcW w:w="1749"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935" w:type="dxa"/>
                  <w:vMerge/>
                </w:tcPr>
                <w:p w:rsidR="004B2A71" w:rsidRPr="00FC6D9B" w:rsidRDefault="004B2A71" w:rsidP="004B2A71">
                  <w:pPr>
                    <w:contextualSpacing/>
                    <w:jc w:val="center"/>
                    <w:rPr>
                      <w:rFonts w:ascii="TH SarabunPSK" w:hAnsi="TH SarabunPSK" w:cs="TH SarabunPSK"/>
                      <w:b/>
                      <w:bCs/>
                      <w:color w:val="000000" w:themeColor="text1"/>
                      <w:sz w:val="32"/>
                      <w:szCs w:val="32"/>
                    </w:rPr>
                  </w:pPr>
                </w:p>
              </w:tc>
              <w:tc>
                <w:tcPr>
                  <w:tcW w:w="1436"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w:t>
                  </w:r>
                  <w:r w:rsidRPr="00FC6D9B">
                    <w:rPr>
                      <w:rFonts w:ascii="TH SarabunPSK" w:hAnsi="TH SarabunPSK" w:cs="TH SarabunPSK" w:hint="cs"/>
                      <w:b/>
                      <w:bCs/>
                      <w:color w:val="000000" w:themeColor="text1"/>
                      <w:sz w:val="32"/>
                      <w:szCs w:val="32"/>
                      <w:cs/>
                    </w:rPr>
                    <w:t>5</w:t>
                  </w:r>
                  <w:r w:rsidRPr="00FC6D9B">
                    <w:rPr>
                      <w:rFonts w:ascii="TH SarabunPSK" w:hAnsi="TH SarabunPSK" w:cs="TH SarabunPSK"/>
                      <w:b/>
                      <w:bCs/>
                      <w:color w:val="000000" w:themeColor="text1"/>
                      <w:sz w:val="32"/>
                      <w:szCs w:val="32"/>
                    </w:rPr>
                    <w:t>9</w:t>
                  </w:r>
                </w:p>
              </w:tc>
              <w:tc>
                <w:tcPr>
                  <w:tcW w:w="1293"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w:t>
                  </w:r>
                  <w:r w:rsidRPr="00FC6D9B">
                    <w:rPr>
                      <w:rFonts w:ascii="TH SarabunPSK" w:hAnsi="TH SarabunPSK" w:cs="TH SarabunPSK"/>
                      <w:b/>
                      <w:bCs/>
                      <w:color w:val="000000" w:themeColor="text1"/>
                      <w:sz w:val="32"/>
                      <w:szCs w:val="32"/>
                    </w:rPr>
                    <w:t>60</w:t>
                  </w:r>
                </w:p>
              </w:tc>
              <w:tc>
                <w:tcPr>
                  <w:tcW w:w="1294" w:type="dxa"/>
                </w:tcPr>
                <w:p w:rsidR="004B2A71" w:rsidRPr="00FC6D9B" w:rsidRDefault="004B2A71" w:rsidP="004B2A71">
                  <w:pPr>
                    <w:contextualSpacing/>
                    <w:jc w:val="center"/>
                    <w:rPr>
                      <w:rFonts w:ascii="TH SarabunPSK" w:hAnsi="TH SarabunPSK" w:cs="TH SarabunPSK"/>
                      <w:b/>
                      <w:bCs/>
                      <w:color w:val="000000" w:themeColor="text1"/>
                      <w:sz w:val="32"/>
                      <w:szCs w:val="32"/>
                    </w:rPr>
                  </w:pPr>
                  <w:r w:rsidRPr="00FC6D9B">
                    <w:rPr>
                      <w:rFonts w:ascii="TH SarabunPSK" w:hAnsi="TH SarabunPSK" w:cs="TH SarabunPSK" w:hint="cs"/>
                      <w:b/>
                      <w:bCs/>
                      <w:color w:val="000000" w:themeColor="text1"/>
                      <w:sz w:val="32"/>
                      <w:szCs w:val="32"/>
                      <w:cs/>
                    </w:rPr>
                    <w:t>2561</w:t>
                  </w:r>
                </w:p>
              </w:tc>
            </w:tr>
            <w:tr w:rsidR="004B2A71" w:rsidRPr="00FC6D9B" w:rsidTr="004B2A71">
              <w:trPr>
                <w:trHeight w:val="696"/>
                <w:jc w:val="center"/>
              </w:trPr>
              <w:tc>
                <w:tcPr>
                  <w:tcW w:w="1749" w:type="dxa"/>
                </w:tcPr>
                <w:p w:rsidR="004B2A71" w:rsidRPr="00FC6D9B" w:rsidRDefault="004B2A71" w:rsidP="004B2A71">
                  <w:pPr>
                    <w:contextualSpacing/>
                    <w:rPr>
                      <w:rFonts w:ascii="TH SarabunPSK" w:hAnsi="TH SarabunPSK" w:cs="TH SarabunPSK"/>
                      <w:color w:val="000000" w:themeColor="text1"/>
                      <w:sz w:val="32"/>
                      <w:szCs w:val="32"/>
                      <w:cs/>
                    </w:rPr>
                  </w:pPr>
                  <w:r w:rsidRPr="00FC6D9B">
                    <w:rPr>
                      <w:rFonts w:ascii="TH SarabunPSK" w:hAnsi="TH SarabunPSK" w:cs="TH SarabunPSK" w:hint="cs"/>
                      <w:color w:val="000000" w:themeColor="text1"/>
                      <w:sz w:val="32"/>
                      <w:szCs w:val="32"/>
                      <w:cs/>
                    </w:rPr>
                    <w:t xml:space="preserve">ทีม </w:t>
                  </w:r>
                  <w:r w:rsidRPr="00FC6D9B">
                    <w:rPr>
                      <w:rFonts w:ascii="TH SarabunPSK" w:hAnsi="TH SarabunPSK" w:cs="TH SarabunPSK"/>
                      <w:color w:val="000000" w:themeColor="text1"/>
                      <w:sz w:val="32"/>
                      <w:szCs w:val="32"/>
                    </w:rPr>
                    <w:t xml:space="preserve">PCC </w:t>
                  </w:r>
                  <w:r w:rsidRPr="00FC6D9B">
                    <w:rPr>
                      <w:rFonts w:ascii="TH SarabunPSK" w:hAnsi="TH SarabunPSK" w:cs="TH SarabunPSK"/>
                      <w:color w:val="000000" w:themeColor="text1"/>
                      <w:sz w:val="32"/>
                      <w:szCs w:val="32"/>
                      <w:cs/>
                    </w:rPr>
                    <w:t>ที่</w:t>
                  </w:r>
                  <w:r w:rsidRPr="00FC6D9B">
                    <w:rPr>
                      <w:rFonts w:ascii="TH SarabunPSK" w:hAnsi="TH SarabunPSK" w:cs="TH SarabunPSK" w:hint="cs"/>
                      <w:color w:val="000000" w:themeColor="text1"/>
                      <w:sz w:val="32"/>
                      <w:szCs w:val="32"/>
                      <w:cs/>
                    </w:rPr>
                    <w:t>มีการใช้</w:t>
                  </w:r>
                  <w:r w:rsidRPr="00FC6D9B">
                    <w:rPr>
                      <w:rFonts w:ascii="TH SarabunPSK" w:hAnsi="TH SarabunPSK" w:cs="TH SarabunPSK"/>
                      <w:color w:val="000000" w:themeColor="text1"/>
                      <w:sz w:val="32"/>
                      <w:szCs w:val="32"/>
                    </w:rPr>
                    <w:t>App. PCC</w:t>
                  </w:r>
                </w:p>
              </w:tc>
              <w:tc>
                <w:tcPr>
                  <w:tcW w:w="935"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แห่ง</w:t>
                  </w:r>
                </w:p>
              </w:tc>
              <w:tc>
                <w:tcPr>
                  <w:tcW w:w="1436"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w:t>
                  </w:r>
                </w:p>
              </w:tc>
              <w:tc>
                <w:tcPr>
                  <w:tcW w:w="1293"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w:t>
                  </w:r>
                </w:p>
              </w:tc>
              <w:tc>
                <w:tcPr>
                  <w:tcW w:w="1294" w:type="dxa"/>
                </w:tcPr>
                <w:p w:rsidR="004B2A71" w:rsidRPr="00FC6D9B" w:rsidRDefault="004B2A71" w:rsidP="004B2A71">
                  <w:pPr>
                    <w:contextualSpacing/>
                    <w:jc w:val="center"/>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w:t>
                  </w:r>
                </w:p>
              </w:tc>
            </w:tr>
          </w:tbl>
          <w:p w:rsidR="004B2A71" w:rsidRPr="00FC6D9B" w:rsidRDefault="004B2A71" w:rsidP="004B2A71">
            <w:pPr>
              <w:contextualSpacing/>
              <w:rPr>
                <w:rFonts w:ascii="TH SarabunPSK" w:hAnsi="TH SarabunPSK" w:cs="TH SarabunPSK"/>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ผู้ให้ข้อมูลทางวิชาการ /</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u w:val="single"/>
              </w:rPr>
              <w:t>Project Manager</w:t>
            </w:r>
            <w:r w:rsidRPr="00FC6D9B">
              <w:rPr>
                <w:rFonts w:ascii="TH SarabunPSK" w:hAnsi="TH SarabunPSK" w:cs="TH SarabunPSK"/>
                <w:b/>
                <w:bCs/>
                <w:color w:val="000000" w:themeColor="text1"/>
                <w:sz w:val="32"/>
                <w:szCs w:val="32"/>
                <w:u w:val="single"/>
                <w:cs/>
              </w:rPr>
              <w:t>:</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นายแพทย์ไพฑูรย์  อ่อนเกตุ</w:t>
            </w:r>
            <w:r w:rsidRPr="00FC6D9B">
              <w:rPr>
                <w:rFonts w:ascii="TH SarabunPSK" w:hAnsi="TH SarabunPSK" w:cs="TH SarabunPSK"/>
                <w:color w:val="000000" w:themeColor="text1"/>
                <w:sz w:val="32"/>
                <w:szCs w:val="32"/>
                <w:cs/>
              </w:rPr>
              <w:tab/>
              <w:t>รองผู้อำนวยการกลุ่มภารกิจด้าน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การบริการปฐมภูมิ โรงพยาบาลกำแพงเพชร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hint="cs"/>
                <w:color w:val="000000" w:themeColor="text1"/>
                <w:sz w:val="32"/>
                <w:szCs w:val="32"/>
                <w:cs/>
              </w:rPr>
              <w:t xml:space="preserve">    -</w:t>
            </w:r>
            <w:r w:rsidRPr="00FC6D9B">
              <w:rPr>
                <w:rFonts w:ascii="TH SarabunPSK" w:hAnsi="TH SarabunPSK" w:cs="TH SarabunPSK" w:hint="cs"/>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hint="cs"/>
                <w:color w:val="000000" w:themeColor="text1"/>
                <w:sz w:val="32"/>
                <w:szCs w:val="32"/>
                <w:cs/>
              </w:rPr>
              <w:t>0931310808</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hint="cs"/>
                <w:color w:val="000000" w:themeColor="text1"/>
                <w:sz w:val="32"/>
                <w:szCs w:val="32"/>
                <w:cs/>
              </w:rPr>
              <w:t xml:space="preserve">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paitoongt@gmail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โรงพยาบาลกำแพงเพชร / สำนักสนับสนุนระบบปฐมภูมิ (ส</w:t>
            </w:r>
            <w:r w:rsidRPr="00FC6D9B">
              <w:rPr>
                <w:rFonts w:ascii="TH SarabunPSK" w:hAnsi="TH SarabunPSK" w:cs="TH SarabunPSK" w:hint="cs"/>
                <w:b/>
                <w:bCs/>
                <w:color w:val="000000" w:themeColor="text1"/>
                <w:sz w:val="32"/>
                <w:szCs w:val="32"/>
                <w:cs/>
              </w:rPr>
              <w:t>ส</w:t>
            </w:r>
            <w:r w:rsidRPr="00FC6D9B">
              <w:rPr>
                <w:rFonts w:ascii="TH SarabunPSK" w:hAnsi="TH SarabunPSK" w:cs="TH SarabunPSK"/>
                <w:b/>
                <w:bCs/>
                <w:color w:val="000000" w:themeColor="text1"/>
                <w:sz w:val="32"/>
                <w:szCs w:val="32"/>
                <w:cs/>
              </w:rPr>
              <w:t>ป.)</w:t>
            </w:r>
          </w:p>
          <w:p w:rsidR="004B2A71" w:rsidRPr="00FC6D9B" w:rsidRDefault="004B2A71" w:rsidP="004B2A71">
            <w:pPr>
              <w:contextualSpacing/>
              <w:rPr>
                <w:rFonts w:ascii="TH SarabunPSK" w:hAnsi="TH SarabunPSK" w:cs="TH SarabunPSK"/>
                <w:color w:val="000000" w:themeColor="text1"/>
                <w:sz w:val="32"/>
                <w:szCs w:val="32"/>
              </w:rPr>
            </w:pP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นายวสันต์  สายทอง</w:t>
            </w:r>
            <w:r w:rsidRPr="00FC6D9B">
              <w:rPr>
                <w:rFonts w:ascii="TH SarabunPSK" w:hAnsi="TH SarabunPSK" w:cs="TH SarabunPSK" w:hint="cs"/>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hint="cs"/>
                <w:color w:val="000000" w:themeColor="text1"/>
                <w:sz w:val="32"/>
                <w:szCs w:val="32"/>
                <w:cs/>
              </w:rPr>
              <w:t>นักวิเคราะห์นโยบายและแผนชำนาญการพิเศษ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รองผู้อำนวยการ</w:t>
            </w:r>
            <w:r w:rsidRPr="00FC6D9B">
              <w:rPr>
                <w:rFonts w:ascii="TH SarabunPSK" w:hAnsi="TH SarabunPSK" w:cs="TH SarabunPSK" w:hint="cs"/>
                <w:color w:val="000000" w:themeColor="text1"/>
                <w:sz w:val="32"/>
                <w:szCs w:val="32"/>
                <w:cs/>
              </w:rPr>
              <w:t>ศูนย์เทคโนโลยีสารสนเทศและ</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hint="cs"/>
                <w:color w:val="000000" w:themeColor="text1"/>
                <w:sz w:val="32"/>
                <w:szCs w:val="32"/>
                <w:cs/>
              </w:rPr>
              <w:t>การสื่อสาร สป.สธ.</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โทรศัพท์ที่ทำงาน :</w:t>
            </w:r>
            <w:r w:rsidRPr="00FC6D9B">
              <w:rPr>
                <w:rFonts w:ascii="TH SarabunPSK" w:hAnsi="TH SarabunPSK" w:cs="TH SarabunPSK" w:hint="cs"/>
                <w:color w:val="000000" w:themeColor="text1"/>
                <w:sz w:val="32"/>
                <w:szCs w:val="32"/>
                <w:cs/>
              </w:rPr>
              <w:t xml:space="preserve"> 025902185 ต่อ 41</w:t>
            </w:r>
            <w:r w:rsidRPr="00FC6D9B">
              <w:rPr>
                <w:rFonts w:ascii="TH SarabunPSK" w:hAnsi="TH SarabunPSK" w:cs="TH SarabunPSK"/>
                <w:color w:val="000000" w:themeColor="text1"/>
                <w:sz w:val="32"/>
                <w:szCs w:val="32"/>
              </w:rPr>
              <w:t>6</w:t>
            </w:r>
            <w:r w:rsidRPr="00FC6D9B">
              <w:rPr>
                <w:rFonts w:ascii="TH SarabunPSK" w:hAnsi="TH SarabunPSK" w:cs="TH SarabunPSK" w:hint="cs"/>
                <w:color w:val="000000" w:themeColor="text1"/>
                <w:sz w:val="32"/>
                <w:szCs w:val="32"/>
                <w:cs/>
              </w:rPr>
              <w:t xml:space="preserve">   โ</w:t>
            </w:r>
            <w:r w:rsidRPr="00FC6D9B">
              <w:rPr>
                <w:rFonts w:ascii="TH SarabunPSK" w:hAnsi="TH SarabunPSK" w:cs="TH SarabunPSK"/>
                <w:color w:val="000000" w:themeColor="text1"/>
                <w:sz w:val="32"/>
                <w:szCs w:val="32"/>
                <w:cs/>
              </w:rPr>
              <w:t xml:space="preserve">ทรศัพท์มือถือ : </w:t>
            </w:r>
            <w:r w:rsidRPr="00FC6D9B">
              <w:rPr>
                <w:rFonts w:ascii="TH SarabunPSK" w:hAnsi="TH SarabunPSK" w:cs="TH SarabunPSK" w:hint="cs"/>
                <w:color w:val="000000" w:themeColor="text1"/>
                <w:sz w:val="32"/>
                <w:szCs w:val="32"/>
                <w:cs/>
              </w:rPr>
              <w:t>08</w:t>
            </w:r>
            <w:r w:rsidRPr="00FC6D9B">
              <w:rPr>
                <w:rFonts w:ascii="TH SarabunPSK" w:hAnsi="TH SarabunPSK" w:cs="TH SarabunPSK"/>
                <w:color w:val="000000" w:themeColor="text1"/>
                <w:sz w:val="32"/>
                <w:szCs w:val="32"/>
              </w:rPr>
              <w:t>16399532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hint="cs"/>
                <w:color w:val="000000" w:themeColor="text1"/>
                <w:sz w:val="32"/>
                <w:szCs w:val="32"/>
                <w:cs/>
              </w:rPr>
              <w:t xml:space="preserve"> 02</w:t>
            </w:r>
            <w:r w:rsidRPr="00FC6D9B">
              <w:rPr>
                <w:rFonts w:ascii="TH SarabunPSK" w:hAnsi="TH SarabunPSK" w:cs="TH SarabunPSK"/>
                <w:color w:val="000000" w:themeColor="text1"/>
                <w:sz w:val="32"/>
                <w:szCs w:val="32"/>
              </w:rPr>
              <w:t>59</w:t>
            </w:r>
            <w:r w:rsidRPr="00FC6D9B">
              <w:rPr>
                <w:rFonts w:ascii="TH SarabunPSK" w:hAnsi="TH SarabunPSK" w:cs="TH SarabunPSK" w:hint="cs"/>
                <w:color w:val="000000" w:themeColor="text1"/>
                <w:sz w:val="32"/>
                <w:szCs w:val="32"/>
                <w:cs/>
              </w:rPr>
              <w:t>01215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wasun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s@moph</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b/>
                <w:bCs/>
                <w:color w:val="000000" w:themeColor="text1"/>
                <w:sz w:val="32"/>
                <w:szCs w:val="32"/>
                <w:u w:val="single"/>
              </w:rPr>
            </w:pPr>
            <w:r w:rsidRPr="00FC6D9B">
              <w:rPr>
                <w:rFonts w:ascii="TH SarabunPSK" w:hAnsi="TH SarabunPSK" w:cs="TH SarabunPSK"/>
                <w:b/>
                <w:bCs/>
                <w:color w:val="000000" w:themeColor="text1"/>
                <w:sz w:val="32"/>
                <w:szCs w:val="32"/>
                <w:cs/>
              </w:rPr>
              <w:t>ศูนย์เทคโนโลยีสารสนเทศและการสื่อสาร สป.สธ.</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นายแพทย์ไพฑูรย์  อ่อนเกตุ</w:t>
            </w:r>
            <w:r w:rsidRPr="00FC6D9B">
              <w:rPr>
                <w:rFonts w:ascii="TH SarabunPSK" w:hAnsi="TH SarabunPSK" w:cs="TH SarabunPSK"/>
                <w:color w:val="000000" w:themeColor="text1"/>
                <w:sz w:val="32"/>
                <w:szCs w:val="32"/>
                <w:cs/>
              </w:rPr>
              <w:tab/>
              <w:t>รองผู้อำนวยการกลุ่มภารกิจด้าน</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การบริการปฐมภูมิ โรงพยาบาลกำแพงเพชร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hint="cs"/>
                <w:color w:val="000000" w:themeColor="text1"/>
                <w:sz w:val="32"/>
                <w:szCs w:val="32"/>
                <w:cs/>
              </w:rPr>
              <w:t xml:space="preserve">    -</w:t>
            </w:r>
            <w:r w:rsidRPr="00FC6D9B">
              <w:rPr>
                <w:rFonts w:ascii="TH SarabunPSK" w:hAnsi="TH SarabunPSK" w:cs="TH SarabunPSK" w:hint="cs"/>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hint="cs"/>
                <w:color w:val="000000" w:themeColor="text1"/>
                <w:sz w:val="32"/>
                <w:szCs w:val="32"/>
                <w:cs/>
              </w:rPr>
              <w:t>0931310808</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hint="cs"/>
                <w:color w:val="000000" w:themeColor="text1"/>
                <w:sz w:val="32"/>
                <w:szCs w:val="32"/>
                <w:cs/>
              </w:rPr>
              <w:t xml:space="preserve">  -</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paitoongt@gmail</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com</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โรงพยาบาลกำแพงเพชร / สำนักสนับสนุนระบบปฐมภูมิ (ส</w:t>
            </w:r>
            <w:r w:rsidRPr="00FC6D9B">
              <w:rPr>
                <w:rFonts w:ascii="TH SarabunPSK" w:hAnsi="TH SarabunPSK" w:cs="TH SarabunPSK" w:hint="cs"/>
                <w:b/>
                <w:bCs/>
                <w:color w:val="000000" w:themeColor="text1"/>
                <w:sz w:val="32"/>
                <w:szCs w:val="32"/>
                <w:cs/>
              </w:rPr>
              <w:t>ส</w:t>
            </w:r>
            <w:r w:rsidRPr="00FC6D9B">
              <w:rPr>
                <w:rFonts w:ascii="TH SarabunPSK" w:hAnsi="TH SarabunPSK" w:cs="TH SarabunPSK"/>
                <w:b/>
                <w:bCs/>
                <w:color w:val="000000" w:themeColor="text1"/>
                <w:sz w:val="32"/>
                <w:szCs w:val="32"/>
                <w:cs/>
              </w:rPr>
              <w:t>ป.)</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w:t>
            </w:r>
            <w:r w:rsidRPr="00FC6D9B">
              <w:rPr>
                <w:rFonts w:ascii="TH SarabunPSK" w:hAnsi="TH SarabunPSK" w:cs="TH SarabunPSK" w:hint="cs"/>
                <w:color w:val="000000" w:themeColor="text1"/>
                <w:sz w:val="32"/>
                <w:szCs w:val="32"/>
                <w:cs/>
              </w:rPr>
              <w:t xml:space="preserve"> นายวสันต์  สายทอง</w:t>
            </w:r>
            <w:r w:rsidRPr="00FC6D9B">
              <w:rPr>
                <w:rFonts w:ascii="TH SarabunPSK" w:hAnsi="TH SarabunPSK" w:cs="TH SarabunPSK" w:hint="cs"/>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hint="cs"/>
                <w:color w:val="000000" w:themeColor="text1"/>
                <w:sz w:val="32"/>
                <w:szCs w:val="32"/>
                <w:cs/>
              </w:rPr>
              <w:t>นักวิเคราะห์นโยบายและแผนชำนาญการพิเศษ</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รองผู้อำนวยการ</w:t>
            </w:r>
            <w:r w:rsidRPr="00FC6D9B">
              <w:rPr>
                <w:rFonts w:ascii="TH SarabunPSK" w:hAnsi="TH SarabunPSK" w:cs="TH SarabunPSK" w:hint="cs"/>
                <w:color w:val="000000" w:themeColor="text1"/>
                <w:sz w:val="32"/>
                <w:szCs w:val="32"/>
                <w:cs/>
              </w:rPr>
              <w:t>ศูนย์เทคโนโลยีสารสนเทศและ</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hint="cs"/>
                <w:color w:val="000000" w:themeColor="text1"/>
                <w:sz w:val="32"/>
                <w:szCs w:val="32"/>
                <w:cs/>
              </w:rPr>
              <w:t>การสื่อสาร สป.สธ.</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hint="cs"/>
                <w:color w:val="000000" w:themeColor="text1"/>
                <w:sz w:val="32"/>
                <w:szCs w:val="32"/>
                <w:cs/>
              </w:rPr>
              <w:t xml:space="preserve"> 025902185 ต่อ 41</w:t>
            </w:r>
            <w:r w:rsidRPr="00FC6D9B">
              <w:rPr>
                <w:rFonts w:ascii="TH SarabunPSK" w:hAnsi="TH SarabunPSK" w:cs="TH SarabunPSK"/>
                <w:color w:val="000000" w:themeColor="text1"/>
                <w:sz w:val="32"/>
                <w:szCs w:val="32"/>
              </w:rPr>
              <w:t>6</w:t>
            </w:r>
            <w:r w:rsidRPr="00FC6D9B">
              <w:rPr>
                <w:rFonts w:ascii="TH SarabunPSK" w:hAnsi="TH SarabunPSK" w:cs="TH SarabunPSK" w:hint="cs"/>
                <w:color w:val="000000" w:themeColor="text1"/>
                <w:sz w:val="32"/>
                <w:szCs w:val="32"/>
                <w:cs/>
              </w:rPr>
              <w:t xml:space="preserve">   โ</w:t>
            </w:r>
            <w:r w:rsidRPr="00FC6D9B">
              <w:rPr>
                <w:rFonts w:ascii="TH SarabunPSK" w:hAnsi="TH SarabunPSK" w:cs="TH SarabunPSK"/>
                <w:color w:val="000000" w:themeColor="text1"/>
                <w:sz w:val="32"/>
                <w:szCs w:val="32"/>
                <w:cs/>
              </w:rPr>
              <w:t xml:space="preserve">ทรศัพท์มือถือ : </w:t>
            </w:r>
            <w:r w:rsidRPr="00FC6D9B">
              <w:rPr>
                <w:rFonts w:ascii="TH SarabunPSK" w:hAnsi="TH SarabunPSK" w:cs="TH SarabunPSK" w:hint="cs"/>
                <w:color w:val="000000" w:themeColor="text1"/>
                <w:sz w:val="32"/>
                <w:szCs w:val="32"/>
                <w:cs/>
              </w:rPr>
              <w:t>08</w:t>
            </w:r>
            <w:r w:rsidRPr="00FC6D9B">
              <w:rPr>
                <w:rFonts w:ascii="TH SarabunPSK" w:hAnsi="TH SarabunPSK" w:cs="TH SarabunPSK"/>
                <w:color w:val="000000" w:themeColor="text1"/>
                <w:sz w:val="32"/>
                <w:szCs w:val="32"/>
              </w:rPr>
              <w:t>16399532</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hint="cs"/>
                <w:color w:val="000000" w:themeColor="text1"/>
                <w:sz w:val="32"/>
                <w:szCs w:val="32"/>
                <w:cs/>
              </w:rPr>
              <w:t xml:space="preserve"> 02</w:t>
            </w:r>
            <w:r w:rsidRPr="00FC6D9B">
              <w:rPr>
                <w:rFonts w:ascii="TH SarabunPSK" w:hAnsi="TH SarabunPSK" w:cs="TH SarabunPSK"/>
                <w:color w:val="000000" w:themeColor="text1"/>
                <w:sz w:val="32"/>
                <w:szCs w:val="32"/>
              </w:rPr>
              <w:t>59</w:t>
            </w:r>
            <w:r w:rsidRPr="00FC6D9B">
              <w:rPr>
                <w:rFonts w:ascii="TH SarabunPSK" w:hAnsi="TH SarabunPSK" w:cs="TH SarabunPSK" w:hint="cs"/>
                <w:color w:val="000000" w:themeColor="text1"/>
                <w:sz w:val="32"/>
                <w:szCs w:val="32"/>
                <w:cs/>
              </w:rPr>
              <w:t>01215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wasun</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s@moph</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ศูนย์เทคโนโลยีสารสนเทศและการสื่อสาร สป.สธ.</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258"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hint="cs"/>
                <w:color w:val="000000" w:themeColor="text1"/>
                <w:sz w:val="32"/>
                <w:szCs w:val="32"/>
                <w:cs/>
              </w:rPr>
              <w:t>นางรุ่งนิภา อมาตยคง</w:t>
            </w:r>
            <w:r w:rsidRPr="00FC6D9B">
              <w:rPr>
                <w:rFonts w:ascii="TH SarabunPSK" w:hAnsi="TH SarabunPSK" w:cs="TH SarabunPSK" w:hint="cs"/>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hint="cs"/>
                <w:color w:val="000000" w:themeColor="text1"/>
                <w:sz w:val="32"/>
                <w:szCs w:val="32"/>
                <w:cs/>
              </w:rPr>
              <w:t>นักวิชาการคอมพิวเตอร์ชำนาญการ</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hint="cs"/>
                <w:color w:val="000000" w:themeColor="text1"/>
                <w:sz w:val="32"/>
                <w:szCs w:val="32"/>
                <w:cs/>
              </w:rPr>
              <w:t xml:space="preserve"> 025901200</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t xml:space="preserve">โทรศัพท์มือถือ : </w:t>
            </w:r>
            <w:r w:rsidRPr="00FC6D9B">
              <w:rPr>
                <w:rFonts w:ascii="TH SarabunPSK" w:hAnsi="TH SarabunPSK" w:cs="TH SarabunPSK" w:hint="cs"/>
                <w:color w:val="000000" w:themeColor="text1"/>
                <w:sz w:val="32"/>
                <w:szCs w:val="32"/>
                <w:cs/>
              </w:rPr>
              <w:t>0870276663</w:t>
            </w:r>
          </w:p>
          <w:p w:rsidR="004B2A71" w:rsidRPr="00FC6D9B" w:rsidRDefault="004B2A71" w:rsidP="004B2A71">
            <w:pPr>
              <w:contextualSpacing/>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hint="cs"/>
                <w:color w:val="000000" w:themeColor="text1"/>
                <w:sz w:val="32"/>
                <w:szCs w:val="32"/>
                <w:cs/>
              </w:rPr>
              <w:t xml:space="preserve"> 025901215</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 xml:space="preserve">mail </w:t>
            </w:r>
            <w:r w:rsidRPr="00FC6D9B">
              <w:rPr>
                <w:rFonts w:ascii="TH SarabunPSK" w:hAnsi="TH SarabunPSK" w:cs="TH SarabunPSK"/>
                <w:color w:val="000000" w:themeColor="text1"/>
                <w:sz w:val="32"/>
                <w:szCs w:val="32"/>
                <w:cs/>
              </w:rPr>
              <w:t xml:space="preserve">: </w:t>
            </w:r>
            <w:r w:rsidRPr="00FC6D9B">
              <w:rPr>
                <w:rFonts w:ascii="TH SarabunPSK" w:hAnsi="TH SarabunPSK" w:cs="TH SarabunPSK"/>
                <w:color w:val="000000" w:themeColor="text1"/>
                <w:sz w:val="32"/>
                <w:szCs w:val="32"/>
              </w:rPr>
              <w:t>ict</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moph@health</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moph</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go</w:t>
            </w:r>
            <w:r w:rsidRPr="00FC6D9B">
              <w:rPr>
                <w:rFonts w:ascii="TH SarabunPSK" w:hAnsi="TH SarabunPSK" w:cs="TH SarabunPSK"/>
                <w:color w:val="000000" w:themeColor="text1"/>
                <w:sz w:val="32"/>
                <w:szCs w:val="32"/>
                <w:cs/>
              </w:rPr>
              <w:t>.</w:t>
            </w:r>
            <w:r w:rsidRPr="00FC6D9B">
              <w:rPr>
                <w:rFonts w:ascii="TH SarabunPSK" w:hAnsi="TH SarabunPSK" w:cs="TH SarabunPSK"/>
                <w:color w:val="000000" w:themeColor="text1"/>
                <w:sz w:val="32"/>
                <w:szCs w:val="32"/>
              </w:rPr>
              <w:t>th</w:t>
            </w:r>
          </w:p>
          <w:p w:rsidR="004B2A71" w:rsidRPr="00FC6D9B" w:rsidRDefault="004B2A71" w:rsidP="004B2A71">
            <w:pPr>
              <w:contextualSpacing/>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ศูนย์เทคโนโลยีสารสนเทศและการสื่อสาร สป.สธ.</w:t>
            </w:r>
          </w:p>
        </w:tc>
      </w:tr>
    </w:tbl>
    <w:p w:rsidR="004B2A71" w:rsidRPr="00FC6D9B" w:rsidRDefault="004B2A71" w:rsidP="004B2A71">
      <w:pPr>
        <w:rPr>
          <w:rFonts w:ascii="TH SarabunPSK" w:hAnsi="TH SarabunPSK" w:cs="TH SarabunPSK"/>
          <w:color w:val="000000" w:themeColor="text1"/>
        </w:rPr>
      </w:pPr>
    </w:p>
    <w:p w:rsidR="004B2A71" w:rsidRPr="00FC6D9B" w:rsidRDefault="004B2A71" w:rsidP="004B2A71">
      <w:pPr>
        <w:rPr>
          <w:rFonts w:ascii="TH SarabunPSK" w:hAnsi="TH SarabunPSK" w:cs="TH SarabunPSK"/>
          <w:color w:val="000000" w:themeColor="text1"/>
        </w:rPr>
      </w:pPr>
    </w:p>
    <w:p w:rsidR="004B2A71" w:rsidRPr="00FC6D9B" w:rsidRDefault="004B2A71" w:rsidP="004B2A71">
      <w:pPr>
        <w:rPr>
          <w:rFonts w:ascii="TH SarabunPSK" w:hAnsi="TH SarabunPSK" w:cs="TH SarabunPSK"/>
          <w:color w:val="000000" w:themeColor="text1"/>
        </w:rPr>
      </w:pPr>
    </w:p>
    <w:p w:rsidR="004B2A71" w:rsidRPr="00FC6D9B" w:rsidRDefault="004B2A71" w:rsidP="004B2A71">
      <w:pPr>
        <w:rPr>
          <w:rFonts w:ascii="TH SarabunPSK" w:hAnsi="TH SarabunPSK" w:cs="TH SarabunPSK"/>
          <w:color w:val="000000" w:themeColor="text1"/>
        </w:rPr>
      </w:pPr>
    </w:p>
    <w:p w:rsidR="004B2A71" w:rsidRPr="00FC6D9B" w:rsidRDefault="004B2A71" w:rsidP="004B2A71">
      <w:pPr>
        <w:rPr>
          <w:rFonts w:ascii="TH SarabunPSK" w:hAnsi="TH SarabunPSK" w:cs="TH SarabunPSK"/>
          <w:color w:val="000000" w:themeColor="text1"/>
        </w:rPr>
      </w:pPr>
    </w:p>
    <w:p w:rsidR="004B2A71" w:rsidRPr="00FC6D9B" w:rsidRDefault="004B2A71" w:rsidP="004B2A71">
      <w:pPr>
        <w:rPr>
          <w:rFonts w:ascii="TH SarabunPSK" w:hAnsi="TH SarabunPSK" w:cs="TH SarabunPSK"/>
          <w:color w:val="000000" w:themeColor="text1"/>
        </w:rPr>
      </w:pPr>
    </w:p>
    <w:bookmarkEnd w:id="10"/>
    <w:p w:rsidR="004B2A71" w:rsidRDefault="004B2A71" w:rsidP="004B2A71">
      <w:pPr>
        <w:rPr>
          <w:rFonts w:hint="cs"/>
          <w:cs/>
        </w:rPr>
      </w:pPr>
    </w:p>
    <w:p w:rsidR="004B2A71" w:rsidRDefault="004B2A71" w:rsidP="004B2A71"/>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94"/>
        <w:gridCol w:w="7655"/>
      </w:tblGrid>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Governance Excellence (</w:t>
            </w:r>
            <w:r w:rsidRPr="00F647F4">
              <w:rPr>
                <w:rFonts w:ascii="TH SarabunPSK" w:hAnsi="TH SarabunPSK" w:cs="TH SarabunPSK"/>
                <w:b/>
                <w:bCs/>
                <w:color w:val="FF0000"/>
                <w:sz w:val="32"/>
                <w:szCs w:val="32"/>
                <w:cs/>
              </w:rPr>
              <w:t>ยุทธศาสตร์บริหารจัดการเป็นเลิศด้วยธรรมาภิบาล)</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1</w:t>
            </w:r>
            <w:r w:rsidRPr="00F647F4">
              <w:rPr>
                <w:rFonts w:ascii="TH SarabunPSK" w:hAnsi="TH SarabunPSK" w:cs="TH SarabunPSK"/>
                <w:b/>
                <w:bCs/>
                <w:color w:val="FF0000"/>
                <w:sz w:val="32"/>
                <w:szCs w:val="32"/>
              </w:rPr>
              <w:t>3</w:t>
            </w:r>
            <w:r w:rsidRPr="00F647F4">
              <w:rPr>
                <w:rFonts w:ascii="TH SarabunPSK" w:hAnsi="TH SarabunPSK" w:cs="TH SarabunPSK"/>
                <w:b/>
                <w:bCs/>
                <w:color w:val="FF0000"/>
                <w:sz w:val="32"/>
                <w:szCs w:val="32"/>
                <w:cs/>
              </w:rPr>
              <w:t>. การบริหารจัดการด้านการเงินการคลังสุขภาพ</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rPr>
              <w:t>2</w:t>
            </w:r>
            <w:r w:rsidRPr="00F647F4">
              <w:rPr>
                <w:rFonts w:ascii="TH SarabunPSK" w:hAnsi="TH SarabunPSK" w:cs="TH SarabunPSK"/>
                <w:b/>
                <w:bCs/>
                <w:color w:val="FF0000"/>
                <w:sz w:val="32"/>
                <w:szCs w:val="32"/>
                <w:cs/>
              </w:rPr>
              <w:t>. โครงการบริหารจัดการด้านการเงินการคลัง</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b/>
                <w:bCs/>
                <w:color w:val="FF0000"/>
                <w:sz w:val="32"/>
                <w:szCs w:val="32"/>
              </w:rPr>
            </w:pPr>
            <w:r w:rsidRPr="00F647F4">
              <w:rPr>
                <w:rFonts w:ascii="TH SarabunPSK" w:hAnsi="TH SarabunPSK" w:cs="TH SarabunPSK"/>
                <w:b/>
                <w:bCs/>
                <w:color w:val="FF0000"/>
                <w:sz w:val="32"/>
                <w:szCs w:val="32"/>
                <w:cs/>
              </w:rPr>
              <w:t>เขต</w:t>
            </w:r>
          </w:p>
        </w:tc>
      </w:tr>
      <w:tr w:rsidR="004B2A71" w:rsidRPr="00F647F4" w:rsidTr="004B2A71">
        <w:tc>
          <w:tcPr>
            <w:tcW w:w="2694"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rPr>
                <w:rFonts w:ascii="TH SarabunPSK" w:hAnsi="TH SarabunPSK" w:cs="TH SarabunPSK"/>
                <w:b/>
                <w:bCs/>
                <w:color w:val="FF0000"/>
                <w:sz w:val="32"/>
                <w:szCs w:val="32"/>
                <w:cs/>
              </w:rPr>
            </w:pPr>
            <w:r w:rsidRPr="00F647F4">
              <w:rPr>
                <w:rFonts w:ascii="TH SarabunPSK" w:hAnsi="TH SarabunPSK" w:cs="TH SarabunPSK"/>
                <w:b/>
                <w:bCs/>
                <w:color w:val="FF0000"/>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F647F4" w:rsidRDefault="004B2A71" w:rsidP="004B2A71">
            <w:pPr>
              <w:jc w:val="thaiDistribute"/>
              <w:rPr>
                <w:rFonts w:ascii="TH SarabunPSK" w:hAnsi="TH SarabunPSK" w:cs="TH SarabunPSK"/>
                <w:color w:val="FF0000"/>
                <w:sz w:val="32"/>
                <w:szCs w:val="32"/>
              </w:rPr>
            </w:pPr>
            <w:r w:rsidRPr="00F647F4">
              <w:rPr>
                <w:rFonts w:ascii="TH SarabunPSK" w:hAnsi="TH SarabunPSK" w:cs="TH SarabunPSK"/>
                <w:b/>
                <w:bCs/>
                <w:color w:val="FF0000"/>
                <w:sz w:val="32"/>
                <w:szCs w:val="32"/>
              </w:rPr>
              <w:t>53</w:t>
            </w:r>
            <w:r w:rsidRPr="00F647F4">
              <w:rPr>
                <w:rFonts w:ascii="TH SarabunPSK" w:hAnsi="TH SarabunPSK" w:cs="TH SarabunPSK"/>
                <w:b/>
                <w:bCs/>
                <w:color w:val="FF0000"/>
                <w:sz w:val="32"/>
                <w:szCs w:val="32"/>
                <w:cs/>
              </w:rPr>
              <w:t>. ร้อยละของหน่วยบริการที่ประสบภาวะวิกฤติทางการเงิน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rsidR="004B2A71" w:rsidRPr="002C7C85" w:rsidRDefault="004B2A71" w:rsidP="004B2A71">
            <w:pPr>
              <w:rPr>
                <w:rFonts w:ascii="TH SarabunPSK" w:hAnsi="TH SarabunPSK" w:cs="TH SarabunPSK"/>
                <w:color w:val="000000" w:themeColor="text1"/>
                <w:spacing w:val="-4"/>
                <w:sz w:val="32"/>
                <w:szCs w:val="32"/>
              </w:rPr>
            </w:pPr>
            <w:r w:rsidRPr="002C7C85">
              <w:rPr>
                <w:rFonts w:ascii="TH SarabunPSK" w:hAnsi="TH SarabunPSK" w:cs="TH SarabunPSK"/>
                <w:b/>
                <w:bCs/>
                <w:color w:val="000000" w:themeColor="text1"/>
                <w:spacing w:val="-4"/>
                <w:sz w:val="32"/>
                <w:szCs w:val="32"/>
                <w:cs/>
              </w:rPr>
              <w:t>หน่วยบริการที่ประสบภาวะวิกฤติทางการเงิน หมายถึง</w:t>
            </w:r>
            <w:r w:rsidRPr="002C7C85">
              <w:rPr>
                <w:rFonts w:ascii="TH SarabunPSK" w:hAnsi="TH SarabunPSK" w:cs="TH SarabunPSK"/>
                <w:color w:val="000000" w:themeColor="text1"/>
                <w:spacing w:val="-4"/>
                <w:sz w:val="32"/>
                <w:szCs w:val="32"/>
                <w:cs/>
              </w:rPr>
              <w:t xml:space="preserve"> หน่วยบริการสังกัดสำนักงานปลัดกระทรวงสาธารณสุขที่มีวิกฤติทางการเงิน ตามหลักเกณฑ์การคิดวิกฤติทางการเงิน ระดับ 7 (</w:t>
            </w:r>
            <w:r w:rsidRPr="002C7C85">
              <w:rPr>
                <w:rFonts w:ascii="TH SarabunPSK" w:hAnsi="TH SarabunPSK" w:cs="TH SarabunPSK"/>
                <w:color w:val="000000" w:themeColor="text1"/>
                <w:spacing w:val="-4"/>
                <w:sz w:val="32"/>
                <w:szCs w:val="32"/>
              </w:rPr>
              <w:t xml:space="preserve">Risk Scoring) </w:t>
            </w:r>
            <w:r w:rsidRPr="002C7C85">
              <w:rPr>
                <w:rFonts w:ascii="TH SarabunPSK" w:hAnsi="TH SarabunPSK" w:cs="TH SarabunPSK"/>
                <w:color w:val="000000" w:themeColor="text1"/>
                <w:spacing w:val="-4"/>
                <w:sz w:val="32"/>
                <w:szCs w:val="32"/>
                <w:cs/>
              </w:rPr>
              <w:t>ดังนี้</w:t>
            </w:r>
          </w:p>
          <w:tbl>
            <w:tblPr>
              <w:tblStyle w:val="30"/>
              <w:tblW w:w="0" w:type="auto"/>
              <w:tblLayout w:type="fixed"/>
              <w:tblLook w:val="04A0"/>
            </w:tblPr>
            <w:tblGrid>
              <w:gridCol w:w="2474"/>
              <w:gridCol w:w="1734"/>
              <w:gridCol w:w="3145"/>
            </w:tblGrid>
            <w:tr w:rsidR="004B2A71" w:rsidRPr="002C7C85" w:rsidTr="004B2A71">
              <w:tc>
                <w:tcPr>
                  <w:tcW w:w="2474" w:type="dxa"/>
                  <w:shd w:val="clear" w:color="auto" w:fill="CCC0D9" w:themeFill="accent4" w:themeFillTint="66"/>
                </w:tcPr>
                <w:p w:rsidR="004B2A71" w:rsidRPr="002C7C85" w:rsidRDefault="004B2A71" w:rsidP="004B2A71">
                  <w:pPr>
                    <w:pStyle w:val="a6"/>
                    <w:spacing w:line="20" w:lineRule="atLeast"/>
                    <w:ind w:left="0"/>
                    <w:jc w:val="cente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ประเภทดัชนีชี้วัด</w:t>
                  </w:r>
                </w:p>
              </w:tc>
              <w:tc>
                <w:tcPr>
                  <w:tcW w:w="1734" w:type="dxa"/>
                  <w:shd w:val="clear" w:color="auto" w:fill="CCC0D9" w:themeFill="accent4" w:themeFillTint="66"/>
                </w:tcPr>
                <w:p w:rsidR="004B2A71" w:rsidRPr="002C7C85" w:rsidRDefault="004B2A71" w:rsidP="004B2A71">
                  <w:pPr>
                    <w:pStyle w:val="a6"/>
                    <w:spacing w:line="20" w:lineRule="atLeast"/>
                    <w:ind w:left="0"/>
                    <w:jc w:val="cente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น้ำหนักความรุนแรง</w:t>
                  </w:r>
                </w:p>
                <w:p w:rsidR="004B2A71" w:rsidRPr="002C7C85" w:rsidRDefault="004B2A71" w:rsidP="004B2A71">
                  <w:pPr>
                    <w:pStyle w:val="a6"/>
                    <w:spacing w:line="20" w:lineRule="atLeast"/>
                    <w:ind w:left="0"/>
                    <w:jc w:val="cente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ของความเสี่ยง</w:t>
                  </w:r>
                </w:p>
                <w:p w:rsidR="004B2A71" w:rsidRPr="002C7C85" w:rsidRDefault="004B2A71" w:rsidP="004B2A71">
                  <w:pPr>
                    <w:pStyle w:val="a6"/>
                    <w:spacing w:line="20" w:lineRule="atLeast"/>
                    <w:ind w:left="0"/>
                    <w:jc w:val="cente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rPr>
                    <w:t>(Risk Score)</w:t>
                  </w:r>
                </w:p>
              </w:tc>
              <w:tc>
                <w:tcPr>
                  <w:tcW w:w="3145" w:type="dxa"/>
                  <w:shd w:val="clear" w:color="auto" w:fill="CCC0D9" w:themeFill="accent4" w:themeFillTint="66"/>
                </w:tcPr>
                <w:p w:rsidR="004B2A71" w:rsidRPr="002C7C85" w:rsidRDefault="004B2A71" w:rsidP="004B2A71">
                  <w:pPr>
                    <w:pStyle w:val="a6"/>
                    <w:spacing w:line="20" w:lineRule="atLeast"/>
                    <w:ind w:left="0"/>
                    <w:jc w:val="center"/>
                    <w:rPr>
                      <w:rFonts w:ascii="TH SarabunPSK" w:hAnsi="TH SarabunPSK" w:cs="TH SarabunPSK"/>
                      <w:b/>
                      <w:bCs/>
                      <w:color w:val="000000" w:themeColor="text1"/>
                      <w:spacing w:val="-4"/>
                      <w:cs/>
                    </w:rPr>
                  </w:pPr>
                  <w:r w:rsidRPr="002C7C85">
                    <w:rPr>
                      <w:rFonts w:ascii="TH SarabunPSK" w:hAnsi="TH SarabunPSK" w:cs="TH SarabunPSK"/>
                      <w:b/>
                      <w:bCs/>
                      <w:color w:val="000000" w:themeColor="text1"/>
                      <w:spacing w:val="-4"/>
                      <w:cs/>
                    </w:rPr>
                    <w:t>คำอธิบาย</w:t>
                  </w:r>
                </w:p>
              </w:tc>
            </w:tr>
            <w:tr w:rsidR="004B2A71" w:rsidRPr="002C7C85" w:rsidTr="004B2A71">
              <w:tc>
                <w:tcPr>
                  <w:tcW w:w="2474"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1. กลุ่มแสดงความคล่องตามสภาพสินทรัพย์</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กลุ่มแสดงความคล่องสภาพสินทรัพย์</w:t>
                  </w:r>
                </w:p>
              </w:tc>
            </w:tr>
            <w:tr w:rsidR="004B2A71" w:rsidRPr="002C7C85" w:rsidTr="004B2A71">
              <w:tc>
                <w:tcPr>
                  <w:tcW w:w="2474" w:type="dxa"/>
                </w:tcPr>
                <w:p w:rsidR="004B2A71" w:rsidRPr="002C7C85" w:rsidRDefault="004B2A71" w:rsidP="004B2A71">
                  <w:pPr>
                    <w:tabs>
                      <w:tab w:val="left" w:pos="309"/>
                    </w:tabs>
                    <w:spacing w:line="20" w:lineRule="atLeast"/>
                    <w:rPr>
                      <w:rFonts w:ascii="TH SarabunPSK" w:hAnsi="TH SarabunPSK" w:cs="TH SarabunPSK"/>
                      <w:color w:val="000000" w:themeColor="text1"/>
                      <w:spacing w:val="-4"/>
                    </w:rPr>
                  </w:pPr>
                  <w:r w:rsidRPr="002C7C85">
                    <w:rPr>
                      <w:rFonts w:ascii="TH SarabunPSK" w:hAnsi="TH SarabunPSK" w:cs="TH SarabunPSK"/>
                      <w:color w:val="000000" w:themeColor="text1"/>
                      <w:spacing w:val="-4"/>
                    </w:rPr>
                    <w:tab/>
                    <w:t>1.1 CR &lt; 1.5</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r w:rsidRPr="002C7C85">
                    <w:rPr>
                      <w:rFonts w:ascii="TH SarabunPSK" w:hAnsi="TH SarabunPSK" w:cs="TH SarabunPSK"/>
                      <w:color w:val="000000" w:themeColor="text1"/>
                      <w:spacing w:val="-4"/>
                    </w:rPr>
                    <w:t xml:space="preserve">CR = </w:t>
                  </w:r>
                  <w:r w:rsidRPr="002C7C85">
                    <w:rPr>
                      <w:rFonts w:ascii="TH SarabunPSK" w:hAnsi="TH SarabunPSK" w:cs="TH SarabunPSK"/>
                      <w:color w:val="000000" w:themeColor="text1"/>
                      <w:spacing w:val="-4"/>
                      <w:cs/>
                    </w:rPr>
                    <w:t>สินทรัพย์หมุนเวียน /หนี้สินหมุนเวียน</w:t>
                  </w:r>
                </w:p>
              </w:tc>
            </w:tr>
            <w:tr w:rsidR="004B2A71" w:rsidRPr="002C7C85" w:rsidTr="004B2A71">
              <w:tc>
                <w:tcPr>
                  <w:tcW w:w="2474" w:type="dxa"/>
                </w:tcPr>
                <w:p w:rsidR="004B2A71" w:rsidRPr="002C7C85" w:rsidRDefault="004B2A71" w:rsidP="004B2A71">
                  <w:pPr>
                    <w:tabs>
                      <w:tab w:val="left" w:pos="305"/>
                    </w:tabs>
                    <w:spacing w:line="20" w:lineRule="atLeast"/>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1.2 QR &lt; 1.0</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r w:rsidRPr="002C7C85">
                    <w:rPr>
                      <w:rFonts w:ascii="TH SarabunPSK" w:hAnsi="TH SarabunPSK" w:cs="TH SarabunPSK"/>
                      <w:color w:val="000000" w:themeColor="text1"/>
                      <w:spacing w:val="-4"/>
                    </w:rPr>
                    <w:t xml:space="preserve">QR = </w:t>
                  </w:r>
                  <w:r w:rsidRPr="002C7C85">
                    <w:rPr>
                      <w:rFonts w:ascii="TH SarabunPSK" w:hAnsi="TH SarabunPSK" w:cs="TH SarabunPSK"/>
                      <w:color w:val="000000" w:themeColor="text1"/>
                      <w:spacing w:val="-4"/>
                      <w:cs/>
                    </w:rPr>
                    <w:t>เงินสด รายการเทียบเท่าเงินสดและลูกหนี้ /หนี้สินหมุนเวียน</w:t>
                  </w:r>
                </w:p>
              </w:tc>
            </w:tr>
            <w:tr w:rsidR="004B2A71" w:rsidRPr="002C7C85" w:rsidTr="004B2A71">
              <w:tc>
                <w:tcPr>
                  <w:tcW w:w="2474" w:type="dxa"/>
                </w:tcPr>
                <w:p w:rsidR="004B2A71" w:rsidRPr="002C7C85" w:rsidRDefault="004B2A71" w:rsidP="004B2A71">
                  <w:pPr>
                    <w:tabs>
                      <w:tab w:val="left" w:pos="305"/>
                    </w:tabs>
                    <w:spacing w:line="20" w:lineRule="atLeast"/>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1.3 Cash &lt; 0.8</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rPr>
                    <w:t xml:space="preserve">Cash Ratio = </w:t>
                  </w:r>
                  <w:r w:rsidRPr="002C7C85">
                    <w:rPr>
                      <w:rFonts w:ascii="TH SarabunPSK" w:hAnsi="TH SarabunPSK" w:cs="TH SarabunPSK"/>
                      <w:color w:val="000000" w:themeColor="text1"/>
                      <w:spacing w:val="-4"/>
                      <w:cs/>
                    </w:rPr>
                    <w:t>เงินสดและรายการเทียบเท่าเงินสด /หนี้สินหมุนเวียน</w:t>
                  </w:r>
                </w:p>
              </w:tc>
            </w:tr>
            <w:tr w:rsidR="004B2A71" w:rsidRPr="002C7C85" w:rsidTr="004B2A71">
              <w:tc>
                <w:tcPr>
                  <w:tcW w:w="2474" w:type="dxa"/>
                </w:tcPr>
                <w:p w:rsidR="004B2A71" w:rsidRPr="002C7C85" w:rsidRDefault="004B2A71" w:rsidP="004B2A71">
                  <w:pPr>
                    <w:spacing w:line="20" w:lineRule="atLeast"/>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2. กลุ่มแสดงความมั่นคงทางการเงิน </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กลุ่มแสดงความมั่นคงทางการเงิน</w:t>
                  </w:r>
                </w:p>
              </w:tc>
            </w:tr>
            <w:tr w:rsidR="004B2A71" w:rsidRPr="002C7C85" w:rsidTr="004B2A71">
              <w:tc>
                <w:tcPr>
                  <w:tcW w:w="2474" w:type="dxa"/>
                </w:tcPr>
                <w:p w:rsidR="004B2A71" w:rsidRPr="002C7C85" w:rsidRDefault="004B2A71" w:rsidP="004B2A71">
                  <w:pPr>
                    <w:tabs>
                      <w:tab w:val="left" w:pos="391"/>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2.1 </w:t>
                  </w:r>
                  <w:r w:rsidRPr="002C7C85">
                    <w:rPr>
                      <w:rFonts w:ascii="TH SarabunPSK" w:hAnsi="TH SarabunPSK" w:cs="TH SarabunPSK"/>
                      <w:color w:val="000000" w:themeColor="text1"/>
                      <w:spacing w:val="-4"/>
                      <w:cs/>
                    </w:rPr>
                    <w:t xml:space="preserve">แสดงฐานะทางการเงิน (ทุนหมุนเวียน)  </w:t>
                  </w:r>
                  <w:r w:rsidRPr="002C7C85">
                    <w:rPr>
                      <w:rFonts w:ascii="TH SarabunPSK" w:hAnsi="TH SarabunPSK" w:cs="TH SarabunPSK"/>
                      <w:color w:val="000000" w:themeColor="text1"/>
                      <w:spacing w:val="-4"/>
                    </w:rPr>
                    <w:t xml:space="preserve">NWC &lt; 0 </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 xml:space="preserve">เงินทุนหมุนเวียน </w:t>
                  </w: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สินทรัพย์หมุนเวียน หัก หนี้สินหมุนเวียน</w:t>
                  </w:r>
                </w:p>
              </w:tc>
            </w:tr>
            <w:tr w:rsidR="004B2A71" w:rsidRPr="002C7C85" w:rsidTr="004B2A71">
              <w:tc>
                <w:tcPr>
                  <w:tcW w:w="2474" w:type="dxa"/>
                </w:tcPr>
                <w:p w:rsidR="004B2A71" w:rsidRPr="002C7C85" w:rsidRDefault="004B2A71" w:rsidP="004B2A71">
                  <w:pPr>
                    <w:tabs>
                      <w:tab w:val="left" w:pos="391"/>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2.2 </w:t>
                  </w:r>
                  <w:r w:rsidRPr="002C7C85">
                    <w:rPr>
                      <w:rFonts w:ascii="TH SarabunPSK" w:hAnsi="TH SarabunPSK" w:cs="TH SarabunPSK"/>
                      <w:color w:val="000000" w:themeColor="text1"/>
                      <w:spacing w:val="-4"/>
                      <w:cs/>
                    </w:rPr>
                    <w:t>แสดงฐานะจากผลประกอบการ (รายได้สูง/ต่ำกว่า</w:t>
                  </w:r>
                  <w:r w:rsidRPr="002C7C85">
                    <w:rPr>
                      <w:rFonts w:ascii="TH SarabunPSK" w:hAnsi="TH SarabunPSK" w:cs="TH SarabunPSK"/>
                      <w:color w:val="000000" w:themeColor="text1"/>
                      <w:spacing w:val="-4"/>
                      <w:cs/>
                    </w:rPr>
                    <w:lastRenderedPageBreak/>
                    <w:t xml:space="preserve">ค่าใช้จ่ายสุทธิ) </w:t>
                  </w:r>
                  <w:r w:rsidRPr="002C7C85">
                    <w:rPr>
                      <w:rFonts w:ascii="TH SarabunPSK" w:hAnsi="TH SarabunPSK" w:cs="TH SarabunPSK"/>
                      <w:color w:val="000000" w:themeColor="text1"/>
                      <w:spacing w:val="-4"/>
                    </w:rPr>
                    <w:t>NI &lt; 0</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lastRenderedPageBreak/>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 xml:space="preserve">ผลประกอบการสุทธิ </w:t>
                  </w: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รายได้</w:t>
                  </w: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 xml:space="preserve">ค่าใช้จ่าย </w:t>
                  </w:r>
                </w:p>
              </w:tc>
            </w:tr>
            <w:tr w:rsidR="004B2A71" w:rsidRPr="002C7C85" w:rsidTr="004B2A71">
              <w:tc>
                <w:tcPr>
                  <w:tcW w:w="2474" w:type="dxa"/>
                </w:tcPr>
                <w:p w:rsidR="004B2A71" w:rsidRPr="002C7C85" w:rsidRDefault="004B2A71" w:rsidP="004B2A71">
                  <w:pPr>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lastRenderedPageBreak/>
                    <w:t xml:space="preserve">3. กลุ่มแสดงระยะเวลาเข้าสู่ปัญหาการเงินรุนแรง มี </w:t>
                  </w:r>
                  <w:r w:rsidRPr="002C7C85">
                    <w:rPr>
                      <w:rFonts w:ascii="TH SarabunPSK" w:hAnsi="TH SarabunPSK" w:cs="TH SarabunPSK"/>
                      <w:color w:val="000000" w:themeColor="text1"/>
                      <w:spacing w:val="-4"/>
                    </w:rPr>
                    <w:t xml:space="preserve">2 </w:t>
                  </w:r>
                  <w:r w:rsidRPr="002C7C85">
                    <w:rPr>
                      <w:rFonts w:ascii="TH SarabunPSK" w:hAnsi="TH SarabunPSK" w:cs="TH SarabunPSK"/>
                      <w:color w:val="000000" w:themeColor="text1"/>
                      <w:spacing w:val="-4"/>
                      <w:cs/>
                    </w:rPr>
                    <w:t>มิติ</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กลุ่มแสดงระยะเวลาเข้าสู่ปัญหาการเงิน</w:t>
                  </w:r>
                </w:p>
              </w:tc>
            </w:tr>
            <w:tr w:rsidR="004B2A71" w:rsidRPr="002C7C85" w:rsidTr="004B2A71">
              <w:tc>
                <w:tcPr>
                  <w:tcW w:w="2474" w:type="dxa"/>
                </w:tcPr>
                <w:p w:rsidR="004B2A71" w:rsidRPr="002C7C85" w:rsidRDefault="004B2A71" w:rsidP="004B2A71">
                  <w:pPr>
                    <w:tabs>
                      <w:tab w:val="left" w:pos="441"/>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3.1 </w:t>
                  </w:r>
                  <w:r w:rsidRPr="002C7C85">
                    <w:rPr>
                      <w:rFonts w:ascii="TH SarabunPSK" w:hAnsi="TH SarabunPSK" w:cs="TH SarabunPSK"/>
                      <w:color w:val="000000" w:themeColor="text1"/>
                      <w:spacing w:val="-4"/>
                      <w:cs/>
                    </w:rPr>
                    <w:t xml:space="preserve">มิติ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หรือทุนหมุนเวียน ที่เพียงพอรับภาระการขาดทุนเฉลี่ยต่อเดือน (กรณี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เป็นบวก </w:t>
                  </w:r>
                  <w:r w:rsidRPr="002C7C85">
                    <w:rPr>
                      <w:rFonts w:ascii="TH SarabunPSK" w:hAnsi="TH SarabunPSK" w:cs="TH SarabunPSK"/>
                      <w:color w:val="000000" w:themeColor="text1"/>
                      <w:spacing w:val="-4"/>
                    </w:rPr>
                    <w:t>&amp;</w:t>
                  </w:r>
                  <w:r w:rsidRPr="002C7C85">
                    <w:rPr>
                      <w:rFonts w:ascii="TH SarabunPSK" w:hAnsi="TH SarabunPSK" w:cs="TH SarabunPSK"/>
                      <w:color w:val="000000" w:themeColor="text1"/>
                      <w:spacing w:val="-4"/>
                      <w:cs/>
                    </w:rPr>
                    <w:t xml:space="preserve">มี </w:t>
                  </w:r>
                  <w:r w:rsidRPr="002C7C85">
                    <w:rPr>
                      <w:rFonts w:ascii="TH SarabunPSK" w:hAnsi="TH SarabunPSK" w:cs="TH SarabunPSK"/>
                      <w:color w:val="000000" w:themeColor="text1"/>
                      <w:spacing w:val="-4"/>
                    </w:rPr>
                    <w:t xml:space="preserve">NI </w:t>
                  </w:r>
                  <w:r w:rsidRPr="002C7C85">
                    <w:rPr>
                      <w:rFonts w:ascii="TH SarabunPSK" w:hAnsi="TH SarabunPSK" w:cs="TH SarabunPSK"/>
                      <w:color w:val="000000" w:themeColor="text1"/>
                      <w:spacing w:val="-4"/>
                      <w:cs/>
                    </w:rPr>
                    <w:t>ติดลบ)</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 xml:space="preserve">กลุ่มแสดงเข้าสู่ปัญหาการเงินรุนแรงสามารถดูได้ทั้ง </w:t>
                  </w:r>
                  <w:r w:rsidRPr="002C7C85">
                    <w:rPr>
                      <w:rFonts w:ascii="TH SarabunPSK" w:hAnsi="TH SarabunPSK" w:cs="TH SarabunPSK"/>
                      <w:color w:val="000000" w:themeColor="text1"/>
                      <w:spacing w:val="-4"/>
                    </w:rPr>
                    <w:t xml:space="preserve">2 </w:t>
                  </w:r>
                  <w:r w:rsidRPr="002C7C85">
                    <w:rPr>
                      <w:rFonts w:ascii="TH SarabunPSK" w:hAnsi="TH SarabunPSK" w:cs="TH SarabunPSK"/>
                      <w:color w:val="000000" w:themeColor="text1"/>
                      <w:spacing w:val="-4"/>
                      <w:cs/>
                    </w:rPr>
                    <w:t>มิติ</w:t>
                  </w:r>
                </w:p>
              </w:tc>
            </w:tr>
            <w:tr w:rsidR="004B2A71" w:rsidRPr="002C7C85" w:rsidTr="004B2A71">
              <w:tc>
                <w:tcPr>
                  <w:tcW w:w="2474" w:type="dxa"/>
                </w:tcPr>
                <w:p w:rsidR="004B2A71" w:rsidRPr="002C7C85" w:rsidRDefault="004B2A71" w:rsidP="004B2A71">
                  <w:pPr>
                    <w:tabs>
                      <w:tab w:val="left" w:pos="441"/>
                      <w:tab w:val="left" w:pos="866"/>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a) </w:t>
                  </w:r>
                  <w:r w:rsidRPr="002C7C85">
                    <w:rPr>
                      <w:rFonts w:ascii="TH SarabunPSK" w:hAnsi="TH SarabunPSK" w:cs="TH SarabunPSK"/>
                      <w:color w:val="000000" w:themeColor="text1"/>
                      <w:spacing w:val="-4"/>
                      <w:cs/>
                    </w:rPr>
                    <w:t xml:space="preserve">ระยะเวลาทุนหมุนเวียนอาจหมด </w:t>
                  </w:r>
                  <w:r w:rsidRPr="002C7C85">
                    <w:rPr>
                      <w:rFonts w:ascii="TH SarabunPSK" w:hAnsi="TH SarabunPSK" w:cs="TH SarabunPSK"/>
                      <w:color w:val="000000" w:themeColor="text1"/>
                      <w:spacing w:val="-4"/>
                    </w:rPr>
                    <w:t xml:space="preserve">&gt; 6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0</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 xml:space="preserve">เนื่องจากทั้ง </w:t>
                  </w:r>
                  <w:r w:rsidRPr="002C7C85">
                    <w:rPr>
                      <w:rFonts w:ascii="TH SarabunPSK" w:hAnsi="TH SarabunPSK" w:cs="TH SarabunPSK"/>
                      <w:color w:val="000000" w:themeColor="text1"/>
                      <w:spacing w:val="-4"/>
                    </w:rPr>
                    <w:t xml:space="preserve">2 </w:t>
                  </w:r>
                  <w:r w:rsidRPr="002C7C85">
                    <w:rPr>
                      <w:rFonts w:ascii="TH SarabunPSK" w:hAnsi="TH SarabunPSK" w:cs="TH SarabunPSK"/>
                      <w:color w:val="000000" w:themeColor="text1"/>
                      <w:spacing w:val="-4"/>
                      <w:cs/>
                    </w:rPr>
                    <w:t>มิติ มีผลกระทบต่อความอยู่รอดของหน่วยบริการ</w:t>
                  </w:r>
                </w:p>
              </w:tc>
            </w:tr>
            <w:tr w:rsidR="004B2A71" w:rsidRPr="002C7C85" w:rsidTr="004B2A71">
              <w:tc>
                <w:tcPr>
                  <w:tcW w:w="2474" w:type="dxa"/>
                </w:tcPr>
                <w:p w:rsidR="004B2A71" w:rsidRPr="002C7C85" w:rsidRDefault="004B2A71" w:rsidP="004B2A71">
                  <w:pPr>
                    <w:tabs>
                      <w:tab w:val="left" w:pos="441"/>
                      <w:tab w:val="left" w:pos="866"/>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b) </w:t>
                  </w:r>
                  <w:r w:rsidRPr="002C7C85">
                    <w:rPr>
                      <w:rFonts w:ascii="TH SarabunPSK" w:hAnsi="TH SarabunPSK" w:cs="TH SarabunPSK"/>
                      <w:color w:val="000000" w:themeColor="text1"/>
                      <w:spacing w:val="-4"/>
                      <w:cs/>
                    </w:rPr>
                    <w:t xml:space="preserve">ระยะเวลาทุนหมุนเวียนอยู่ได้ </w:t>
                  </w:r>
                  <w:r w:rsidRPr="002C7C85">
                    <w:rPr>
                      <w:rFonts w:ascii="TH SarabunPSK" w:hAnsi="TH SarabunPSK" w:cs="TH SarabunPSK"/>
                      <w:color w:val="000000" w:themeColor="text1"/>
                      <w:spacing w:val="-4"/>
                    </w:rPr>
                    <w:t xml:space="preserve">&gt; 3 </w:t>
                  </w:r>
                  <w:r w:rsidRPr="002C7C85">
                    <w:rPr>
                      <w:rFonts w:ascii="TH SarabunPSK" w:hAnsi="TH SarabunPSK" w:cs="TH SarabunPSK"/>
                      <w:color w:val="000000" w:themeColor="text1"/>
                      <w:spacing w:val="-4"/>
                      <w:cs/>
                    </w:rPr>
                    <w:t xml:space="preserve">เดือน ไม่เกิน </w:t>
                  </w:r>
                  <w:r w:rsidRPr="002C7C85">
                    <w:rPr>
                      <w:rFonts w:ascii="TH SarabunPSK" w:hAnsi="TH SarabunPSK" w:cs="TH SarabunPSK"/>
                      <w:color w:val="000000" w:themeColor="text1"/>
                      <w:spacing w:val="-4"/>
                    </w:rPr>
                    <w:t xml:space="preserve">6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กรณีมีทุนหมุนเวียนคงเหลือ แต่มีผลการดำเนินงานขาดทุน หรือ</w:t>
                  </w:r>
                </w:p>
              </w:tc>
            </w:tr>
            <w:tr w:rsidR="004B2A71" w:rsidRPr="002C7C85" w:rsidTr="004B2A71">
              <w:tc>
                <w:tcPr>
                  <w:tcW w:w="2474" w:type="dxa"/>
                </w:tcPr>
                <w:p w:rsidR="004B2A71" w:rsidRPr="002C7C85" w:rsidRDefault="004B2A71" w:rsidP="004B2A71">
                  <w:pPr>
                    <w:tabs>
                      <w:tab w:val="left" w:pos="441"/>
                      <w:tab w:val="left" w:pos="866"/>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c) </w:t>
                  </w:r>
                  <w:r w:rsidRPr="002C7C85">
                    <w:rPr>
                      <w:rFonts w:ascii="TH SarabunPSK" w:hAnsi="TH SarabunPSK" w:cs="TH SarabunPSK"/>
                      <w:color w:val="000000" w:themeColor="text1"/>
                      <w:spacing w:val="-4"/>
                      <w:cs/>
                    </w:rPr>
                    <w:t xml:space="preserve">ระยะเวลาทุนหมุนเวียนอยู่ได้ </w:t>
                  </w:r>
                  <w:r w:rsidRPr="002C7C85">
                    <w:rPr>
                      <w:rFonts w:ascii="TH SarabunPSK" w:hAnsi="TH SarabunPSK" w:cs="TH SarabunPSK"/>
                      <w:color w:val="000000" w:themeColor="text1"/>
                      <w:spacing w:val="-4"/>
                    </w:rPr>
                    <w:t>&lt;</w:t>
                  </w:r>
                  <w:r w:rsidRPr="002C7C85">
                    <w:rPr>
                      <w:rFonts w:ascii="TH SarabunPSK" w:hAnsi="TH SarabunPSK" w:cs="TH SarabunPSK"/>
                      <w:color w:val="000000" w:themeColor="text1"/>
                      <w:spacing w:val="-4"/>
                      <w:cs/>
                    </w:rPr>
                    <w:t xml:space="preserve">หรือ </w:t>
                  </w:r>
                  <w:r w:rsidRPr="002C7C85">
                    <w:rPr>
                      <w:rFonts w:ascii="TH SarabunPSK" w:hAnsi="TH SarabunPSK" w:cs="TH SarabunPSK"/>
                      <w:color w:val="000000" w:themeColor="text1"/>
                      <w:spacing w:val="-4"/>
                    </w:rPr>
                    <w:t xml:space="preserve">= 3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2</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r w:rsidR="004B2A71" w:rsidRPr="002C7C85" w:rsidTr="004B2A71">
              <w:tc>
                <w:tcPr>
                  <w:tcW w:w="2474" w:type="dxa"/>
                </w:tcPr>
                <w:p w:rsidR="004B2A71" w:rsidRPr="002C7C85" w:rsidRDefault="004B2A71" w:rsidP="004B2A71">
                  <w:pPr>
                    <w:tabs>
                      <w:tab w:val="left" w:pos="441"/>
                      <w:tab w:val="left" w:pos="866"/>
                    </w:tabs>
                    <w:spacing w:line="20" w:lineRule="atLeast"/>
                    <w:rPr>
                      <w:rFonts w:ascii="TH SarabunPSK" w:hAnsi="TH SarabunPSK" w:cs="TH SarabunPSK"/>
                      <w:color w:val="000000" w:themeColor="text1"/>
                      <w:spacing w:val="-4"/>
                      <w:cs/>
                    </w:rPr>
                  </w:pPr>
                  <w:r w:rsidRPr="002C7C85">
                    <w:rPr>
                      <w:rFonts w:ascii="TH SarabunPSK" w:hAnsi="TH SarabunPSK" w:cs="TH SarabunPSK"/>
                      <w:color w:val="000000" w:themeColor="text1"/>
                      <w:spacing w:val="-4"/>
                    </w:rPr>
                    <w:tab/>
                    <w:t xml:space="preserve">3.2 </w:t>
                  </w:r>
                  <w:r w:rsidRPr="002C7C85">
                    <w:rPr>
                      <w:rFonts w:ascii="TH SarabunPSK" w:hAnsi="TH SarabunPSK" w:cs="TH SarabunPSK"/>
                      <w:color w:val="000000" w:themeColor="text1"/>
                      <w:spacing w:val="-4"/>
                      <w:cs/>
                    </w:rPr>
                    <w:t xml:space="preserve">มิติ ผลกำไรจากการดำเนินการ เพียงพอกับภาระหนี้สินหมุนเวียน (กรณี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ติดลบ </w:t>
                  </w:r>
                  <w:r w:rsidRPr="002C7C85">
                    <w:rPr>
                      <w:rFonts w:ascii="TH SarabunPSK" w:hAnsi="TH SarabunPSK" w:cs="TH SarabunPSK"/>
                      <w:color w:val="000000" w:themeColor="text1"/>
                      <w:spacing w:val="-4"/>
                    </w:rPr>
                    <w:t>&amp;</w:t>
                  </w:r>
                  <w:r w:rsidRPr="002C7C85">
                    <w:rPr>
                      <w:rFonts w:ascii="TH SarabunPSK" w:hAnsi="TH SarabunPSK" w:cs="TH SarabunPSK"/>
                      <w:color w:val="000000" w:themeColor="text1"/>
                      <w:spacing w:val="-4"/>
                      <w:cs/>
                    </w:rPr>
                    <w:t xml:space="preserve">มี </w:t>
                  </w:r>
                  <w:r w:rsidRPr="002C7C85">
                    <w:rPr>
                      <w:rFonts w:ascii="TH SarabunPSK" w:hAnsi="TH SarabunPSK" w:cs="TH SarabunPSK"/>
                      <w:color w:val="000000" w:themeColor="text1"/>
                      <w:spacing w:val="-4"/>
                    </w:rPr>
                    <w:t xml:space="preserve">NI </w:t>
                  </w:r>
                  <w:r w:rsidRPr="002C7C85">
                    <w:rPr>
                      <w:rFonts w:ascii="TH SarabunPSK" w:hAnsi="TH SarabunPSK" w:cs="TH SarabunPSK"/>
                      <w:color w:val="000000" w:themeColor="text1"/>
                      <w:spacing w:val="-4"/>
                      <w:cs/>
                    </w:rPr>
                    <w:t>เป็นบวก)</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r w:rsidR="004B2A71" w:rsidRPr="002C7C85" w:rsidTr="004B2A71">
              <w:tc>
                <w:tcPr>
                  <w:tcW w:w="2474" w:type="dxa"/>
                </w:tcPr>
                <w:p w:rsidR="004B2A71" w:rsidRPr="002C7C85" w:rsidRDefault="004B2A71" w:rsidP="004B2A71">
                  <w:pPr>
                    <w:pStyle w:val="a6"/>
                    <w:tabs>
                      <w:tab w:val="left" w:pos="777"/>
                    </w:tabs>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a) </w:t>
                  </w:r>
                  <w:r w:rsidRPr="002C7C85">
                    <w:rPr>
                      <w:rFonts w:ascii="TH SarabunPSK" w:hAnsi="TH SarabunPSK" w:cs="TH SarabunPSK"/>
                      <w:color w:val="000000" w:themeColor="text1"/>
                      <w:spacing w:val="-4"/>
                      <w:cs/>
                    </w:rPr>
                    <w:t xml:space="preserve">ผลกำไร สามารถปรับ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เป็นบวก </w:t>
                  </w:r>
                  <w:r w:rsidRPr="002C7C85">
                    <w:rPr>
                      <w:rFonts w:ascii="TH SarabunPSK" w:hAnsi="TH SarabunPSK" w:cs="TH SarabunPSK"/>
                      <w:color w:val="000000" w:themeColor="text1"/>
                      <w:spacing w:val="-4"/>
                    </w:rPr>
                    <w:t xml:space="preserve">&gt; 6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2</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 xml:space="preserve">กรณีมีกำไรจากผลการดำเนินงาน แต่ขาดเงินทุนหมุนเวียน </w:t>
                  </w:r>
                </w:p>
              </w:tc>
            </w:tr>
            <w:tr w:rsidR="004B2A71" w:rsidRPr="002C7C85" w:rsidTr="004B2A71">
              <w:tc>
                <w:tcPr>
                  <w:tcW w:w="2474" w:type="dxa"/>
                </w:tcPr>
                <w:p w:rsidR="004B2A71" w:rsidRPr="002C7C85" w:rsidRDefault="004B2A71" w:rsidP="004B2A71">
                  <w:pPr>
                    <w:pStyle w:val="a6"/>
                    <w:tabs>
                      <w:tab w:val="left" w:pos="777"/>
                    </w:tabs>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b) </w:t>
                  </w:r>
                  <w:r w:rsidRPr="002C7C85">
                    <w:rPr>
                      <w:rFonts w:ascii="TH SarabunPSK" w:hAnsi="TH SarabunPSK" w:cs="TH SarabunPSK"/>
                      <w:color w:val="000000" w:themeColor="text1"/>
                      <w:spacing w:val="-4"/>
                      <w:cs/>
                    </w:rPr>
                    <w:t xml:space="preserve">ผลกำไร สามารถปรับ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เป็นบวก </w:t>
                  </w:r>
                  <w:r w:rsidRPr="002C7C85">
                    <w:rPr>
                      <w:rFonts w:ascii="TH SarabunPSK" w:hAnsi="TH SarabunPSK" w:cs="TH SarabunPSK"/>
                      <w:color w:val="000000" w:themeColor="text1"/>
                      <w:spacing w:val="-4"/>
                    </w:rPr>
                    <w:t xml:space="preserve">&gt; 3 </w:t>
                  </w:r>
                  <w:r w:rsidRPr="002C7C85">
                    <w:rPr>
                      <w:rFonts w:ascii="TH SarabunPSK" w:hAnsi="TH SarabunPSK" w:cs="TH SarabunPSK"/>
                      <w:color w:val="000000" w:themeColor="text1"/>
                      <w:spacing w:val="-4"/>
                      <w:cs/>
                    </w:rPr>
                    <w:t xml:space="preserve">เดือนไม่เกิน </w:t>
                  </w:r>
                  <w:r w:rsidRPr="002C7C85">
                    <w:rPr>
                      <w:rFonts w:ascii="TH SarabunPSK" w:hAnsi="TH SarabunPSK" w:cs="TH SarabunPSK"/>
                      <w:color w:val="000000" w:themeColor="text1"/>
                      <w:spacing w:val="-4"/>
                    </w:rPr>
                    <w:t xml:space="preserve">6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1</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r w:rsidR="004B2A71" w:rsidRPr="002C7C85" w:rsidTr="004B2A71">
              <w:tc>
                <w:tcPr>
                  <w:tcW w:w="2474" w:type="dxa"/>
                </w:tcPr>
                <w:p w:rsidR="004B2A71" w:rsidRPr="002C7C85" w:rsidRDefault="004B2A71" w:rsidP="004B2A71">
                  <w:pPr>
                    <w:pStyle w:val="a6"/>
                    <w:tabs>
                      <w:tab w:val="left" w:pos="777"/>
                    </w:tabs>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c) </w:t>
                  </w:r>
                  <w:r w:rsidRPr="002C7C85">
                    <w:rPr>
                      <w:rFonts w:ascii="TH SarabunPSK" w:hAnsi="TH SarabunPSK" w:cs="TH SarabunPSK"/>
                      <w:color w:val="000000" w:themeColor="text1"/>
                      <w:spacing w:val="-4"/>
                      <w:cs/>
                    </w:rPr>
                    <w:t xml:space="preserve">ผลกำไร สามารถปรับ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เป็นบวก </w:t>
                  </w:r>
                  <w:r w:rsidRPr="002C7C85">
                    <w:rPr>
                      <w:rFonts w:ascii="TH SarabunPSK" w:hAnsi="TH SarabunPSK" w:cs="TH SarabunPSK"/>
                      <w:color w:val="000000" w:themeColor="text1"/>
                      <w:spacing w:val="-4"/>
                    </w:rPr>
                    <w:t>&lt;</w:t>
                  </w:r>
                  <w:r w:rsidRPr="002C7C85">
                    <w:rPr>
                      <w:rFonts w:ascii="TH SarabunPSK" w:hAnsi="TH SarabunPSK" w:cs="TH SarabunPSK"/>
                      <w:color w:val="000000" w:themeColor="text1"/>
                      <w:spacing w:val="-4"/>
                      <w:cs/>
                    </w:rPr>
                    <w:t xml:space="preserve">หรือ </w:t>
                  </w:r>
                  <w:r w:rsidRPr="002C7C85">
                    <w:rPr>
                      <w:rFonts w:ascii="TH SarabunPSK" w:hAnsi="TH SarabunPSK" w:cs="TH SarabunPSK"/>
                      <w:color w:val="000000" w:themeColor="text1"/>
                      <w:spacing w:val="-4"/>
                    </w:rPr>
                    <w:t xml:space="preserve">= 3 </w:t>
                  </w:r>
                  <w:r w:rsidRPr="002C7C85">
                    <w:rPr>
                      <w:rFonts w:ascii="TH SarabunPSK" w:hAnsi="TH SarabunPSK" w:cs="TH SarabunPSK"/>
                      <w:color w:val="000000" w:themeColor="text1"/>
                      <w:spacing w:val="-4"/>
                      <w:cs/>
                    </w:rPr>
                    <w:t>เดือน</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0</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r w:rsidR="004B2A71" w:rsidRPr="002C7C85" w:rsidTr="004B2A71">
              <w:tc>
                <w:tcPr>
                  <w:tcW w:w="2474" w:type="dxa"/>
                </w:tcPr>
                <w:p w:rsidR="004B2A71" w:rsidRPr="002C7C85" w:rsidRDefault="004B2A71" w:rsidP="004B2A71">
                  <w:pPr>
                    <w:pStyle w:val="a6"/>
                    <w:tabs>
                      <w:tab w:val="left" w:pos="441"/>
                      <w:tab w:val="left" w:pos="777"/>
                    </w:tabs>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3.3 </w:t>
                  </w:r>
                  <w:r w:rsidRPr="002C7C85">
                    <w:rPr>
                      <w:rFonts w:ascii="TH SarabunPSK" w:hAnsi="TH SarabunPSK" w:cs="TH SarabunPSK"/>
                      <w:color w:val="000000" w:themeColor="text1"/>
                      <w:spacing w:val="-4"/>
                      <w:cs/>
                    </w:rPr>
                    <w:t xml:space="preserve">กรณี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ติดบวก </w:t>
                  </w:r>
                  <w:r w:rsidRPr="002C7C85">
                    <w:rPr>
                      <w:rFonts w:ascii="TH SarabunPSK" w:hAnsi="TH SarabunPSK" w:cs="TH SarabunPSK"/>
                      <w:color w:val="000000" w:themeColor="text1"/>
                      <w:spacing w:val="-4"/>
                    </w:rPr>
                    <w:t>&amp;</w:t>
                  </w:r>
                  <w:r w:rsidRPr="002C7C85">
                    <w:rPr>
                      <w:rFonts w:ascii="TH SarabunPSK" w:hAnsi="TH SarabunPSK" w:cs="TH SarabunPSK"/>
                      <w:color w:val="000000" w:themeColor="text1"/>
                      <w:spacing w:val="-4"/>
                      <w:cs/>
                    </w:rPr>
                    <w:t xml:space="preserve">มี </w:t>
                  </w:r>
                  <w:r w:rsidRPr="002C7C85">
                    <w:rPr>
                      <w:rFonts w:ascii="TH SarabunPSK" w:hAnsi="TH SarabunPSK" w:cs="TH SarabunPSK"/>
                      <w:color w:val="000000" w:themeColor="text1"/>
                      <w:spacing w:val="-4"/>
                    </w:rPr>
                    <w:t xml:space="preserve">NI </w:t>
                  </w:r>
                  <w:r w:rsidRPr="002C7C85">
                    <w:rPr>
                      <w:rFonts w:ascii="TH SarabunPSK" w:hAnsi="TH SarabunPSK" w:cs="TH SarabunPSK"/>
                      <w:color w:val="000000" w:themeColor="text1"/>
                      <w:spacing w:val="-4"/>
                      <w:cs/>
                    </w:rPr>
                    <w:t>เป็นบวก</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0</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r w:rsidR="004B2A71" w:rsidRPr="002C7C85" w:rsidTr="004B2A71">
              <w:tc>
                <w:tcPr>
                  <w:tcW w:w="2474" w:type="dxa"/>
                </w:tcPr>
                <w:p w:rsidR="004B2A71" w:rsidRPr="002C7C85" w:rsidRDefault="004B2A71" w:rsidP="004B2A71">
                  <w:pPr>
                    <w:pStyle w:val="a6"/>
                    <w:tabs>
                      <w:tab w:val="left" w:pos="441"/>
                      <w:tab w:val="left" w:pos="777"/>
                    </w:tabs>
                    <w:spacing w:line="20" w:lineRule="atLeast"/>
                    <w:ind w:left="0"/>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ab/>
                  </w:r>
                  <w:r w:rsidRPr="002C7C85">
                    <w:rPr>
                      <w:rFonts w:ascii="TH SarabunPSK" w:hAnsi="TH SarabunPSK" w:cs="TH SarabunPSK"/>
                      <w:color w:val="000000" w:themeColor="text1"/>
                      <w:spacing w:val="-4"/>
                    </w:rPr>
                    <w:t xml:space="preserve">3.4 </w:t>
                  </w:r>
                  <w:r w:rsidRPr="002C7C85">
                    <w:rPr>
                      <w:rFonts w:ascii="TH SarabunPSK" w:hAnsi="TH SarabunPSK" w:cs="TH SarabunPSK"/>
                      <w:color w:val="000000" w:themeColor="text1"/>
                      <w:spacing w:val="-4"/>
                      <w:cs/>
                    </w:rPr>
                    <w:t xml:space="preserve">กรณี </w:t>
                  </w:r>
                  <w:r w:rsidRPr="002C7C85">
                    <w:rPr>
                      <w:rFonts w:ascii="TH SarabunPSK" w:hAnsi="TH SarabunPSK" w:cs="TH SarabunPSK"/>
                      <w:color w:val="000000" w:themeColor="text1"/>
                      <w:spacing w:val="-4"/>
                    </w:rPr>
                    <w:t xml:space="preserve">NWC </w:t>
                  </w:r>
                  <w:r w:rsidRPr="002C7C85">
                    <w:rPr>
                      <w:rFonts w:ascii="TH SarabunPSK" w:hAnsi="TH SarabunPSK" w:cs="TH SarabunPSK"/>
                      <w:color w:val="000000" w:themeColor="text1"/>
                      <w:spacing w:val="-4"/>
                      <w:cs/>
                    </w:rPr>
                    <w:t xml:space="preserve">ติดลบ </w:t>
                  </w:r>
                  <w:r w:rsidRPr="002C7C85">
                    <w:rPr>
                      <w:rFonts w:ascii="TH SarabunPSK" w:hAnsi="TH SarabunPSK" w:cs="TH SarabunPSK"/>
                      <w:color w:val="000000" w:themeColor="text1"/>
                      <w:spacing w:val="-4"/>
                    </w:rPr>
                    <w:t>&amp;</w:t>
                  </w:r>
                  <w:r w:rsidRPr="002C7C85">
                    <w:rPr>
                      <w:rFonts w:ascii="TH SarabunPSK" w:hAnsi="TH SarabunPSK" w:cs="TH SarabunPSK"/>
                      <w:color w:val="000000" w:themeColor="text1"/>
                      <w:spacing w:val="-4"/>
                      <w:cs/>
                    </w:rPr>
                    <w:t xml:space="preserve">มี </w:t>
                  </w:r>
                  <w:r w:rsidRPr="002C7C85">
                    <w:rPr>
                      <w:rFonts w:ascii="TH SarabunPSK" w:hAnsi="TH SarabunPSK" w:cs="TH SarabunPSK"/>
                      <w:color w:val="000000" w:themeColor="text1"/>
                      <w:spacing w:val="-4"/>
                    </w:rPr>
                    <w:t xml:space="preserve">NI </w:t>
                  </w:r>
                  <w:r w:rsidRPr="002C7C85">
                    <w:rPr>
                      <w:rFonts w:ascii="TH SarabunPSK" w:hAnsi="TH SarabunPSK" w:cs="TH SarabunPSK"/>
                      <w:color w:val="000000" w:themeColor="text1"/>
                      <w:spacing w:val="-4"/>
                      <w:cs/>
                    </w:rPr>
                    <w:t>เป็นลบ</w:t>
                  </w:r>
                </w:p>
              </w:tc>
              <w:tc>
                <w:tcPr>
                  <w:tcW w:w="1734" w:type="dxa"/>
                </w:tcPr>
                <w:p w:rsidR="004B2A71" w:rsidRPr="002C7C85" w:rsidRDefault="004B2A71" w:rsidP="004B2A71">
                  <w:pPr>
                    <w:pStyle w:val="a6"/>
                    <w:spacing w:line="20" w:lineRule="atLeast"/>
                    <w:ind w:left="0"/>
                    <w:jc w:val="center"/>
                    <w:rPr>
                      <w:rFonts w:ascii="TH SarabunPSK" w:hAnsi="TH SarabunPSK" w:cs="TH SarabunPSK"/>
                      <w:color w:val="000000" w:themeColor="text1"/>
                      <w:spacing w:val="-4"/>
                    </w:rPr>
                  </w:pPr>
                  <w:r w:rsidRPr="002C7C85">
                    <w:rPr>
                      <w:rFonts w:ascii="TH SarabunPSK" w:hAnsi="TH SarabunPSK" w:cs="TH SarabunPSK"/>
                      <w:color w:val="000000" w:themeColor="text1"/>
                      <w:spacing w:val="-4"/>
                    </w:rPr>
                    <w:t>2</w:t>
                  </w:r>
                </w:p>
              </w:tc>
              <w:tc>
                <w:tcPr>
                  <w:tcW w:w="3145" w:type="dxa"/>
                </w:tcPr>
                <w:p w:rsidR="004B2A71" w:rsidRPr="002C7C85" w:rsidRDefault="004B2A71" w:rsidP="004B2A71">
                  <w:pPr>
                    <w:pStyle w:val="a6"/>
                    <w:spacing w:line="20" w:lineRule="atLeast"/>
                    <w:ind w:left="0"/>
                    <w:rPr>
                      <w:rFonts w:ascii="TH SarabunPSK" w:hAnsi="TH SarabunPSK" w:cs="TH SarabunPSK"/>
                      <w:color w:val="000000" w:themeColor="text1"/>
                      <w:spacing w:val="-4"/>
                    </w:rPr>
                  </w:pPr>
                </w:p>
              </w:tc>
            </w:tr>
          </w:tbl>
          <w:p w:rsidR="004B2A71" w:rsidRPr="002C7C85" w:rsidRDefault="004B2A71" w:rsidP="004B2A71">
            <w:pPr>
              <w:pStyle w:val="a6"/>
              <w:spacing w:before="160"/>
              <w:ind w:left="0"/>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lastRenderedPageBreak/>
              <w:tab/>
              <w:t>การประเมินสถานะการเงินจะประเมินทุกสิ้นไตรมาส โดยกำหนดให้หน่วยบริการที่ได้ 7 คะแนน มีความเสี่ยงทางการเงินสูงสุด</w:t>
            </w:r>
          </w:p>
          <w:p w:rsidR="004B2A71" w:rsidRPr="002C7C85" w:rsidRDefault="004B2A71" w:rsidP="004B2A71">
            <w:pPr>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t>ทั้งนี้ ระบบข้อมูลบัญชีของหน่วยบริการที่ดีมีคุณภาพมีส่วนสำคัญที่ทำให้ผลการประเมินสถานะทางเงินมีความถูกต้อง และการบริหารจัดการที่มีประสิทธิภาพจะช่วยแก้ไขปัญหาภาวะวิกฤติทางการเงินที่เกิดขึ้นได้</w:t>
            </w:r>
          </w:p>
          <w:p w:rsidR="004B2A71" w:rsidRPr="002C7C85" w:rsidRDefault="004B2A71" w:rsidP="004B2A71">
            <w:pPr>
              <w:jc w:val="thaiDistribute"/>
              <w:rPr>
                <w:rFonts w:ascii="TH SarabunPSK" w:hAnsi="TH SarabunPSK" w:cs="TH SarabunPSK"/>
                <w:b/>
                <w:bCs/>
                <w:color w:val="000000" w:themeColor="text1"/>
                <w:spacing w:val="-4"/>
                <w:sz w:val="32"/>
                <w:szCs w:val="32"/>
                <w:u w:val="single"/>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b/>
                <w:bCs/>
                <w:color w:val="000000" w:themeColor="text1"/>
                <w:spacing w:val="-4"/>
                <w:sz w:val="32"/>
                <w:szCs w:val="32"/>
                <w:u w:val="single"/>
                <w:cs/>
              </w:rPr>
              <w:t>การขับเคลื่อนการเงินการคลังปี 256</w:t>
            </w:r>
            <w:r w:rsidRPr="002C7C85">
              <w:rPr>
                <w:rFonts w:ascii="TH SarabunPSK" w:hAnsi="TH SarabunPSK" w:cs="TH SarabunPSK"/>
                <w:b/>
                <w:bCs/>
                <w:color w:val="000000" w:themeColor="text1"/>
                <w:spacing w:val="-4"/>
                <w:sz w:val="32"/>
                <w:szCs w:val="32"/>
                <w:u w:val="single"/>
              </w:rPr>
              <w:t>2</w:t>
            </w:r>
          </w:p>
          <w:p w:rsidR="004B2A71" w:rsidRPr="002C7C85" w:rsidRDefault="004B2A71" w:rsidP="00634754">
            <w:pPr>
              <w:pStyle w:val="a6"/>
              <w:numPr>
                <w:ilvl w:val="0"/>
                <w:numId w:val="30"/>
              </w:numPr>
              <w:tabs>
                <w:tab w:val="left" w:pos="1055"/>
              </w:tabs>
              <w:ind w:firstLine="411"/>
              <w:jc w:val="thaiDistribute"/>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 xml:space="preserve">มาตรการในการขับเคลื่อนการเงินการคลัง                                                                      </w:t>
            </w:r>
          </w:p>
          <w:p w:rsidR="004B2A71" w:rsidRPr="002C7C85" w:rsidRDefault="004B2A71" w:rsidP="004B2A71">
            <w:pPr>
              <w:jc w:val="thaiDistribute"/>
              <w:rPr>
                <w:rFonts w:ascii="TH SarabunPSK" w:hAnsi="TH SarabunPSK" w:cs="TH SarabunPSK"/>
                <w:color w:val="000000" w:themeColor="text1"/>
                <w:spacing w:val="-4"/>
                <w:sz w:val="32"/>
                <w:szCs w:val="32"/>
                <w:cs/>
              </w:rPr>
            </w:pPr>
            <w:r w:rsidRPr="002C7C85">
              <w:rPr>
                <w:rFonts w:ascii="TH SarabunPSK" w:hAnsi="TH SarabunPSK" w:cs="TH SarabunPSK"/>
                <w:color w:val="000000" w:themeColor="text1"/>
                <w:spacing w:val="-4"/>
                <w:sz w:val="32"/>
                <w:szCs w:val="32"/>
              </w:rPr>
              <w:tab/>
            </w:r>
            <w:r w:rsidRPr="002C7C85">
              <w:rPr>
                <w:rFonts w:ascii="TH SarabunPSK" w:hAnsi="TH SarabunPSK" w:cs="TH SarabunPSK"/>
                <w:color w:val="000000" w:themeColor="text1"/>
                <w:spacing w:val="-4"/>
                <w:sz w:val="32"/>
                <w:szCs w:val="32"/>
              </w:rPr>
              <w:tab/>
              <w:t xml:space="preserve"> : </w:t>
            </w:r>
            <w:r w:rsidRPr="002C7C85">
              <w:rPr>
                <w:rFonts w:ascii="TH SarabunPSK" w:hAnsi="TH SarabunPSK" w:cs="TH SarabunPSK"/>
                <w:color w:val="000000" w:themeColor="text1"/>
                <w:spacing w:val="-4"/>
                <w:sz w:val="32"/>
                <w:szCs w:val="32"/>
                <w:cs/>
              </w:rPr>
              <w:t>บทบาทของเขต จังหวัด และ หน่วยบริการ</w:t>
            </w:r>
          </w:p>
          <w:p w:rsidR="004B2A71" w:rsidRPr="002C7C85" w:rsidRDefault="004B2A71" w:rsidP="004B2A71">
            <w:pPr>
              <w:jc w:val="thaiDistribute"/>
              <w:rPr>
                <w:rFonts w:ascii="TH SarabunPSK" w:hAnsi="TH SarabunPSK" w:cs="TH SarabunPSK"/>
                <w:color w:val="000000" w:themeColor="text1"/>
                <w:spacing w:val="-4"/>
                <w:sz w:val="32"/>
                <w:szCs w:val="32"/>
                <w:cs/>
              </w:rPr>
            </w:pPr>
            <w:r w:rsidRPr="002C7C85">
              <w:rPr>
                <w:rFonts w:ascii="TH SarabunPSK" w:hAnsi="TH SarabunPSK" w:cs="TH SarabunPSK"/>
                <w:color w:val="000000" w:themeColor="text1"/>
                <w:spacing w:val="-4"/>
                <w:sz w:val="32"/>
                <w:szCs w:val="32"/>
              </w:rPr>
              <w:tab/>
            </w:r>
            <w:r w:rsidRPr="002C7C85">
              <w:rPr>
                <w:rFonts w:ascii="TH SarabunPSK" w:hAnsi="TH SarabunPSK" w:cs="TH SarabunPSK"/>
                <w:color w:val="000000" w:themeColor="text1"/>
                <w:spacing w:val="-4"/>
                <w:sz w:val="32"/>
                <w:szCs w:val="32"/>
              </w:rPr>
              <w:tab/>
              <w:t xml:space="preserve">  : </w:t>
            </w:r>
            <w:r w:rsidRPr="002C7C85">
              <w:rPr>
                <w:rFonts w:ascii="TH SarabunPSK" w:hAnsi="TH SarabunPSK" w:cs="TH SarabunPSK"/>
                <w:color w:val="000000" w:themeColor="text1"/>
                <w:spacing w:val="-4"/>
                <w:sz w:val="32"/>
                <w:szCs w:val="32"/>
                <w:cs/>
              </w:rPr>
              <w:t xml:space="preserve">แผนงาน/กิจกรรม </w:t>
            </w:r>
          </w:p>
          <w:p w:rsidR="004B2A71" w:rsidRPr="002C7C85" w:rsidRDefault="004B2A71" w:rsidP="004B2A71">
            <w:pPr>
              <w:jc w:val="thaiDistribute"/>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rPr>
              <w:t xml:space="preserve">: </w:t>
            </w:r>
            <w:r w:rsidRPr="002C7C85">
              <w:rPr>
                <w:rFonts w:ascii="TH SarabunPSK" w:hAnsi="TH SarabunPSK" w:cs="TH SarabunPSK"/>
                <w:color w:val="000000" w:themeColor="text1"/>
                <w:spacing w:val="-4"/>
                <w:sz w:val="32"/>
                <w:szCs w:val="32"/>
                <w:cs/>
              </w:rPr>
              <w:t>ผลผลิต/ผลลัพธ์</w:t>
            </w:r>
          </w:p>
          <w:p w:rsidR="004B2A71" w:rsidRPr="002C7C85" w:rsidRDefault="004B2A71" w:rsidP="004B2A71">
            <w:pPr>
              <w:ind w:firstLine="771"/>
              <w:jc w:val="thaiDistribute"/>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2.  การบริหารและกำกับแผนการเงิน</w:t>
            </w:r>
            <w:r w:rsidRPr="002C7C85">
              <w:rPr>
                <w:rFonts w:ascii="TH SarabunPSK" w:hAnsi="TH SarabunPSK" w:cs="TH SarabunPSK"/>
                <w:color w:val="000000" w:themeColor="text1"/>
                <w:spacing w:val="-4"/>
                <w:sz w:val="32"/>
                <w:szCs w:val="32"/>
              </w:rPr>
              <w:t xml:space="preserve"> (PlanFin) </w:t>
            </w:r>
          </w:p>
          <w:p w:rsidR="004B2A71" w:rsidRPr="002C7C85" w:rsidRDefault="004B2A71" w:rsidP="004B2A71">
            <w:pPr>
              <w:tabs>
                <w:tab w:val="left" w:pos="827"/>
              </w:tabs>
              <w:ind w:firstLine="771"/>
              <w:jc w:val="thaiDistribute"/>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rPr>
              <w:t xml:space="preserve">3.  </w:t>
            </w:r>
            <w:r w:rsidRPr="002C7C85">
              <w:rPr>
                <w:rFonts w:ascii="TH SarabunPSK" w:hAnsi="TH SarabunPSK" w:cs="TH SarabunPSK"/>
                <w:color w:val="000000" w:themeColor="text1"/>
                <w:spacing w:val="-4"/>
                <w:sz w:val="32"/>
                <w:szCs w:val="32"/>
                <w:cs/>
              </w:rPr>
              <w:t>เครื่องมือในการดำเนินงานการพัฒนาประสิทธิภาพ ระบบการกำกับและรายงาน</w:t>
            </w:r>
          </w:p>
          <w:p w:rsidR="004B2A71" w:rsidRPr="002C7C85" w:rsidRDefault="004B2A71" w:rsidP="004B2A71">
            <w:pPr>
              <w:rPr>
                <w:rFonts w:ascii="TH SarabunPSK" w:hAnsi="TH SarabunPSK" w:cs="TH SarabunPSK"/>
                <w:b/>
                <w:bCs/>
                <w:color w:val="000000" w:themeColor="text1"/>
                <w:spacing w:val="-4"/>
                <w:sz w:val="32"/>
                <w:szCs w:val="32"/>
                <w:u w:val="single"/>
              </w:rPr>
            </w:pPr>
            <w:r w:rsidRPr="002C7C85">
              <w:rPr>
                <w:rFonts w:ascii="TH SarabunPSK" w:hAnsi="TH SarabunPSK" w:cs="TH SarabunPSK"/>
                <w:b/>
                <w:bCs/>
                <w:color w:val="000000" w:themeColor="text1"/>
                <w:spacing w:val="-4"/>
                <w:sz w:val="32"/>
                <w:szCs w:val="32"/>
                <w:cs/>
              </w:rPr>
              <w:tab/>
            </w:r>
            <w:r w:rsidRPr="002C7C85">
              <w:rPr>
                <w:rFonts w:ascii="TH SarabunPSK" w:hAnsi="TH SarabunPSK" w:cs="TH SarabunPSK"/>
                <w:b/>
                <w:bCs/>
                <w:color w:val="000000" w:themeColor="text1"/>
                <w:spacing w:val="-4"/>
                <w:sz w:val="32"/>
                <w:szCs w:val="32"/>
                <w:u w:val="single"/>
                <w:cs/>
              </w:rPr>
              <w:t>มาตรการ</w:t>
            </w:r>
          </w:p>
          <w:p w:rsidR="004B2A71" w:rsidRPr="002C7C85" w:rsidRDefault="004B2A71" w:rsidP="004B2A71">
            <w:pPr>
              <w:tabs>
                <w:tab w:val="left" w:pos="1055"/>
              </w:tabs>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u w:val="single"/>
                <w:cs/>
              </w:rPr>
              <w:t xml:space="preserve">มาตรการที่ </w:t>
            </w:r>
            <w:r w:rsidRPr="002C7C85">
              <w:rPr>
                <w:rFonts w:ascii="TH SarabunPSK" w:hAnsi="TH SarabunPSK" w:cs="TH SarabunPSK"/>
                <w:color w:val="000000" w:themeColor="text1"/>
                <w:spacing w:val="-4"/>
                <w:sz w:val="32"/>
                <w:szCs w:val="32"/>
                <w:u w:val="single"/>
              </w:rPr>
              <w:t>1:</w:t>
            </w:r>
            <w:r w:rsidRPr="002C7C85">
              <w:rPr>
                <w:rFonts w:ascii="TH SarabunPSK" w:hAnsi="TH SarabunPSK" w:cs="TH SarabunPSK"/>
                <w:color w:val="000000" w:themeColor="text1"/>
                <w:spacing w:val="-4"/>
                <w:sz w:val="32"/>
                <w:szCs w:val="32"/>
                <w:cs/>
              </w:rPr>
              <w:t>การจัดสรรเงินอย่างเพียงพอ (</w:t>
            </w:r>
            <w:r w:rsidRPr="002C7C85">
              <w:rPr>
                <w:rFonts w:ascii="TH SarabunPSK" w:hAnsi="TH SarabunPSK" w:cs="TH SarabunPSK"/>
                <w:color w:val="000000" w:themeColor="text1"/>
                <w:spacing w:val="-4"/>
                <w:sz w:val="32"/>
                <w:szCs w:val="32"/>
              </w:rPr>
              <w:t xml:space="preserve">Sufficient Allocation) </w:t>
            </w:r>
          </w:p>
          <w:p w:rsidR="004B2A71" w:rsidRPr="002C7C85" w:rsidRDefault="004B2A71" w:rsidP="004B2A71">
            <w:pPr>
              <w:tabs>
                <w:tab w:val="left" w:pos="1055"/>
              </w:tabs>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u w:val="single"/>
                <w:cs/>
              </w:rPr>
              <w:t>มาตรการที่ 2</w:t>
            </w:r>
            <w:r w:rsidRPr="002C7C85">
              <w:rPr>
                <w:rFonts w:ascii="TH SarabunPSK" w:hAnsi="TH SarabunPSK" w:cs="TH SarabunPSK"/>
                <w:color w:val="000000" w:themeColor="text1"/>
                <w:spacing w:val="-4"/>
                <w:sz w:val="32"/>
                <w:szCs w:val="32"/>
                <w:u w:val="single"/>
              </w:rPr>
              <w:t>:</w:t>
            </w:r>
            <w:r w:rsidRPr="002C7C85">
              <w:rPr>
                <w:rFonts w:ascii="TH SarabunPSK" w:hAnsi="TH SarabunPSK" w:cs="TH SarabunPSK"/>
                <w:color w:val="000000" w:themeColor="text1"/>
                <w:spacing w:val="-4"/>
                <w:sz w:val="32"/>
                <w:szCs w:val="32"/>
                <w:cs/>
              </w:rPr>
              <w:t>พัฒนาการบริหารระบบบัญชี (</w:t>
            </w:r>
            <w:r w:rsidRPr="002C7C85">
              <w:rPr>
                <w:rFonts w:ascii="TH SarabunPSK" w:hAnsi="TH SarabunPSK" w:cs="TH SarabunPSK"/>
                <w:color w:val="000000" w:themeColor="text1"/>
                <w:spacing w:val="-4"/>
                <w:sz w:val="32"/>
                <w:szCs w:val="32"/>
              </w:rPr>
              <w:t xml:space="preserve">Accounting Management) </w:t>
            </w:r>
          </w:p>
          <w:p w:rsidR="004B2A71" w:rsidRPr="002C7C85" w:rsidRDefault="004B2A71" w:rsidP="004B2A71">
            <w:pPr>
              <w:tabs>
                <w:tab w:val="left" w:pos="1055"/>
              </w:tabs>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u w:val="single"/>
                <w:cs/>
              </w:rPr>
              <w:t>มาตรการที่ 3</w:t>
            </w:r>
            <w:r w:rsidRPr="002C7C85">
              <w:rPr>
                <w:rFonts w:ascii="TH SarabunPSK" w:hAnsi="TH SarabunPSK" w:cs="TH SarabunPSK"/>
                <w:color w:val="000000" w:themeColor="text1"/>
                <w:spacing w:val="-4"/>
                <w:sz w:val="32"/>
                <w:szCs w:val="32"/>
                <w:u w:val="single"/>
              </w:rPr>
              <w:t>:</w:t>
            </w:r>
            <w:r w:rsidRPr="002C7C85">
              <w:rPr>
                <w:rFonts w:ascii="TH SarabunPSK" w:hAnsi="TH SarabunPSK" w:cs="TH SarabunPSK"/>
                <w:color w:val="000000" w:themeColor="text1"/>
                <w:spacing w:val="-4"/>
                <w:sz w:val="32"/>
                <w:szCs w:val="32"/>
                <w:cs/>
              </w:rPr>
              <w:t xml:space="preserve"> พัฒนาศักยภาพบริหารด้านการเงินการคลังแก่เครือข่ายและบุคลากร (</w:t>
            </w:r>
            <w:r w:rsidRPr="002C7C85">
              <w:rPr>
                <w:rFonts w:ascii="TH SarabunPSK" w:hAnsi="TH SarabunPSK" w:cs="TH SarabunPSK"/>
                <w:color w:val="000000" w:themeColor="text1"/>
                <w:spacing w:val="-4"/>
                <w:sz w:val="32"/>
                <w:szCs w:val="32"/>
              </w:rPr>
              <w:t>Network &amp; Capacity Building)</w:t>
            </w:r>
          </w:p>
          <w:p w:rsidR="004B2A71" w:rsidRPr="002C7C85" w:rsidRDefault="004B2A71" w:rsidP="004B2A71">
            <w:pPr>
              <w:tabs>
                <w:tab w:val="left" w:pos="1055"/>
              </w:tabs>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u w:val="single"/>
                <w:cs/>
              </w:rPr>
              <w:t>มาตรการที่ 4</w:t>
            </w:r>
            <w:r w:rsidRPr="002C7C85">
              <w:rPr>
                <w:rFonts w:ascii="TH SarabunPSK" w:hAnsi="TH SarabunPSK" w:cs="TH SarabunPSK"/>
                <w:color w:val="000000" w:themeColor="text1"/>
                <w:spacing w:val="-4"/>
                <w:sz w:val="32"/>
                <w:szCs w:val="32"/>
                <w:u w:val="single"/>
              </w:rPr>
              <w:t>:</w:t>
            </w:r>
            <w:r w:rsidRPr="002C7C85">
              <w:rPr>
                <w:rFonts w:ascii="TH SarabunPSK" w:hAnsi="TH SarabunPSK" w:cs="TH SarabunPSK"/>
                <w:color w:val="000000" w:themeColor="text1"/>
                <w:spacing w:val="-4"/>
                <w:sz w:val="32"/>
                <w:szCs w:val="32"/>
                <w:cs/>
              </w:rPr>
              <w:t xml:space="preserve"> สร้างประสิทธิภาพการบริหารจัดการ </w:t>
            </w:r>
            <w:r w:rsidRPr="002C7C85">
              <w:rPr>
                <w:rFonts w:ascii="TH SarabunPSK" w:hAnsi="TH SarabunPSK" w:cs="TH SarabunPSK"/>
                <w:color w:val="000000" w:themeColor="text1"/>
                <w:spacing w:val="-4"/>
                <w:sz w:val="32"/>
                <w:szCs w:val="32"/>
              </w:rPr>
              <w:br/>
            </w:r>
            <w:r w:rsidRPr="002C7C85">
              <w:rPr>
                <w:rFonts w:ascii="TH SarabunPSK" w:hAnsi="TH SarabunPSK" w:cs="TH SarabunPSK"/>
                <w:color w:val="000000" w:themeColor="text1"/>
                <w:spacing w:val="-4"/>
                <w:sz w:val="32"/>
                <w:szCs w:val="32"/>
                <w:cs/>
              </w:rPr>
              <w:t>(</w:t>
            </w:r>
            <w:r w:rsidRPr="002C7C85">
              <w:rPr>
                <w:rFonts w:ascii="TH SarabunPSK" w:hAnsi="TH SarabunPSK" w:cs="TH SarabunPSK"/>
                <w:color w:val="000000" w:themeColor="text1"/>
                <w:spacing w:val="-4"/>
                <w:sz w:val="32"/>
                <w:szCs w:val="32"/>
              </w:rPr>
              <w:t>Efficient Management)</w:t>
            </w:r>
          </w:p>
          <w:p w:rsidR="004B2A71" w:rsidRPr="002C7C85" w:rsidRDefault="004B2A71" w:rsidP="004B2A71">
            <w:pPr>
              <w:tabs>
                <w:tab w:val="left" w:pos="1055"/>
              </w:tabs>
              <w:rPr>
                <w:rFonts w:ascii="TH SarabunPSK" w:hAnsi="TH SarabunPSK" w:cs="TH SarabunPSK"/>
                <w:color w:val="000000" w:themeColor="text1"/>
                <w:spacing w:val="-4"/>
                <w:sz w:val="32"/>
                <w:szCs w:val="32"/>
              </w:rPr>
            </w:pPr>
            <w:r w:rsidRPr="002C7C85">
              <w:rPr>
                <w:rFonts w:ascii="TH SarabunPSK" w:hAnsi="TH SarabunPSK" w:cs="TH SarabunPSK"/>
                <w:color w:val="000000" w:themeColor="text1"/>
                <w:spacing w:val="-4"/>
                <w:sz w:val="32"/>
                <w:szCs w:val="32"/>
                <w:cs/>
              </w:rPr>
              <w:tab/>
            </w:r>
            <w:r w:rsidRPr="002C7C85">
              <w:rPr>
                <w:rFonts w:ascii="TH SarabunPSK" w:hAnsi="TH SarabunPSK" w:cs="TH SarabunPSK"/>
                <w:color w:val="000000" w:themeColor="text1"/>
                <w:spacing w:val="-4"/>
                <w:sz w:val="32"/>
                <w:szCs w:val="32"/>
                <w:u w:val="single"/>
                <w:cs/>
              </w:rPr>
              <w:t>มาตรการที่ 5</w:t>
            </w:r>
            <w:r w:rsidRPr="002C7C85">
              <w:rPr>
                <w:rFonts w:ascii="TH SarabunPSK" w:hAnsi="TH SarabunPSK" w:cs="TH SarabunPSK"/>
                <w:color w:val="000000" w:themeColor="text1"/>
                <w:spacing w:val="-4"/>
                <w:sz w:val="32"/>
                <w:szCs w:val="32"/>
                <w:u w:val="single"/>
              </w:rPr>
              <w:t>:</w:t>
            </w:r>
            <w:r w:rsidRPr="002C7C85">
              <w:rPr>
                <w:rFonts w:ascii="TH SarabunPSK" w:hAnsi="TH SarabunPSK" w:cs="TH SarabunPSK"/>
                <w:color w:val="000000" w:themeColor="text1"/>
                <w:spacing w:val="-4"/>
                <w:sz w:val="32"/>
                <w:szCs w:val="32"/>
                <w:cs/>
              </w:rPr>
              <w:t xml:space="preserve"> ติดตามกำกับ เครื่องมือประสิทธิภาพทางการเงิน</w:t>
            </w:r>
            <w:r w:rsidRPr="002C7C85">
              <w:rPr>
                <w:rFonts w:ascii="TH SarabunPSK" w:hAnsi="TH SarabunPSK" w:cs="TH SarabunPSK"/>
                <w:color w:val="000000" w:themeColor="text1"/>
                <w:spacing w:val="-4"/>
                <w:sz w:val="32"/>
                <w:szCs w:val="32"/>
                <w:cs/>
              </w:rPr>
              <w:br/>
            </w:r>
            <w:r w:rsidRPr="002C7C85">
              <w:rPr>
                <w:rFonts w:ascii="TH SarabunPSK" w:hAnsi="TH SarabunPSK" w:cs="TH SarabunPSK"/>
                <w:color w:val="000000" w:themeColor="text1"/>
                <w:spacing w:val="-4"/>
                <w:sz w:val="32"/>
                <w:szCs w:val="32"/>
              </w:rPr>
              <w:t>(Monitoring Management)</w:t>
            </w:r>
          </w:p>
          <w:tbl>
            <w:tblPr>
              <w:tblStyle w:val="30"/>
              <w:tblW w:w="7448" w:type="dxa"/>
              <w:tblLayout w:type="fixed"/>
              <w:tblLook w:val="04A0"/>
            </w:tblPr>
            <w:tblGrid>
              <w:gridCol w:w="2318"/>
              <w:gridCol w:w="2520"/>
              <w:gridCol w:w="2610"/>
            </w:tblGrid>
            <w:tr w:rsidR="004B2A71" w:rsidRPr="002C7C85" w:rsidTr="004B2A71">
              <w:trPr>
                <w:tblHeader/>
              </w:trPr>
              <w:tc>
                <w:tcPr>
                  <w:tcW w:w="2318" w:type="dxa"/>
                </w:tcPr>
                <w:p w:rsidR="004B2A71" w:rsidRPr="002C7C85" w:rsidRDefault="004B2A71" w:rsidP="004B2A71">
                  <w:pPr>
                    <w:jc w:val="center"/>
                    <w:rPr>
                      <w:rFonts w:ascii="TH SarabunPSK" w:hAnsi="TH SarabunPSK" w:cs="TH SarabunPSK"/>
                      <w:b/>
                      <w:bCs/>
                      <w:color w:val="000000" w:themeColor="text1"/>
                      <w:spacing w:val="-4"/>
                      <w:cs/>
                    </w:rPr>
                  </w:pPr>
                  <w:r w:rsidRPr="002C7C85">
                    <w:rPr>
                      <w:rFonts w:ascii="TH SarabunPSK" w:hAnsi="TH SarabunPSK" w:cs="TH SarabunPSK"/>
                      <w:b/>
                      <w:bCs/>
                      <w:color w:val="000000" w:themeColor="text1"/>
                      <w:spacing w:val="-4"/>
                      <w:cs/>
                    </w:rPr>
                    <w:lastRenderedPageBreak/>
                    <w:t>มาตรการขับเคลื่อน</w:t>
                  </w:r>
                </w:p>
              </w:tc>
              <w:tc>
                <w:tcPr>
                  <w:tcW w:w="2520" w:type="dxa"/>
                </w:tcPr>
                <w:p w:rsidR="004B2A71" w:rsidRPr="002C7C85" w:rsidRDefault="004B2A71" w:rsidP="004B2A71">
                  <w:pPr>
                    <w:jc w:val="center"/>
                    <w:rPr>
                      <w:rFonts w:ascii="TH SarabunPSK" w:hAnsi="TH SarabunPSK" w:cs="TH SarabunPSK"/>
                      <w:color w:val="000000" w:themeColor="text1"/>
                      <w:spacing w:val="-4"/>
                    </w:rPr>
                  </w:pPr>
                  <w:r w:rsidRPr="002C7C85">
                    <w:rPr>
                      <w:rFonts w:ascii="TH SarabunPSK" w:hAnsi="TH SarabunPSK" w:cs="TH SarabunPSK"/>
                      <w:b/>
                      <w:bCs/>
                      <w:color w:val="000000" w:themeColor="text1"/>
                      <w:spacing w:val="-4"/>
                      <w:cs/>
                    </w:rPr>
                    <w:t>แนวทางการดำเนินงาน</w:t>
                  </w:r>
                </w:p>
              </w:tc>
              <w:tc>
                <w:tcPr>
                  <w:tcW w:w="2610" w:type="dxa"/>
                </w:tcPr>
                <w:p w:rsidR="004B2A71" w:rsidRPr="002C7C85" w:rsidRDefault="004B2A71" w:rsidP="004B2A71">
                  <w:pPr>
                    <w:jc w:val="center"/>
                    <w:rPr>
                      <w:rFonts w:ascii="TH SarabunPSK" w:hAnsi="TH SarabunPSK" w:cs="TH SarabunPSK"/>
                      <w:color w:val="000000" w:themeColor="text1"/>
                      <w:spacing w:val="-4"/>
                    </w:rPr>
                  </w:pPr>
                  <w:r w:rsidRPr="002C7C85">
                    <w:rPr>
                      <w:rFonts w:ascii="TH SarabunPSK" w:hAnsi="TH SarabunPSK" w:cs="TH SarabunPSK"/>
                      <w:b/>
                      <w:bCs/>
                      <w:color w:val="000000" w:themeColor="text1"/>
                      <w:spacing w:val="-4"/>
                      <w:cs/>
                    </w:rPr>
                    <w:t>เป้าหมาย</w:t>
                  </w:r>
                </w:p>
              </w:tc>
            </w:tr>
            <w:tr w:rsidR="004B2A71" w:rsidRPr="002C7C85" w:rsidTr="004B2A71">
              <w:tc>
                <w:tcPr>
                  <w:tcW w:w="2318" w:type="dxa"/>
                </w:tcPr>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 xml:space="preserve">มาตรการที่ 1: </w:t>
                  </w:r>
                </w:p>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การจัดสรรเงินอย่างเพียงพอ (</w:t>
                  </w:r>
                  <w:r w:rsidRPr="002C7C85">
                    <w:rPr>
                      <w:rFonts w:ascii="TH SarabunPSK" w:hAnsi="TH SarabunPSK" w:cs="TH SarabunPSK"/>
                      <w:b/>
                      <w:bCs/>
                      <w:color w:val="000000" w:themeColor="text1"/>
                      <w:spacing w:val="-4"/>
                    </w:rPr>
                    <w:t>Sufficient Allocation)</w:t>
                  </w:r>
                </w:p>
                <w:p w:rsidR="004B2A71" w:rsidRPr="002C7C85" w:rsidRDefault="004B2A71" w:rsidP="004B2A71">
                  <w:pPr>
                    <w:rPr>
                      <w:rFonts w:ascii="TH SarabunPSK" w:hAnsi="TH SarabunPSK" w:cs="TH SarabunPSK"/>
                      <w:b/>
                      <w:bCs/>
                      <w:color w:val="000000" w:themeColor="text1"/>
                      <w:spacing w:val="-4"/>
                    </w:rPr>
                  </w:pPr>
                </w:p>
              </w:tc>
              <w:tc>
                <w:tcPr>
                  <w:tcW w:w="2520" w:type="dxa"/>
                </w:tcPr>
                <w:p w:rsidR="004B2A71" w:rsidRPr="002C7C85" w:rsidRDefault="004B2A71" w:rsidP="00634754">
                  <w:pPr>
                    <w:pStyle w:val="a6"/>
                    <w:numPr>
                      <w:ilvl w:val="1"/>
                      <w:numId w:val="30"/>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พัฒนาต้นแบบการจ่ายแบบมุ่งเน้นคุณค่า (</w:t>
                  </w:r>
                  <w:r w:rsidRPr="002C7C85">
                    <w:rPr>
                      <w:rFonts w:ascii="TH SarabunPSK" w:hAnsi="TH SarabunPSK" w:cs="TH SarabunPSK"/>
                      <w:color w:val="000000" w:themeColor="text1"/>
                      <w:spacing w:val="-4"/>
                    </w:rPr>
                    <w:t>Value-based Payment</w:t>
                  </w:r>
                  <w:r w:rsidRPr="002C7C85">
                    <w:rPr>
                      <w:rFonts w:ascii="TH SarabunPSK" w:hAnsi="TH SarabunPSK" w:cs="TH SarabunPSK"/>
                      <w:color w:val="000000" w:themeColor="text1"/>
                      <w:spacing w:val="-4"/>
                      <w:cs/>
                    </w:rPr>
                    <w:t>) ใน</w:t>
                  </w:r>
                  <w:r w:rsidRPr="002C7C85">
                    <w:rPr>
                      <w:rFonts w:ascii="TH SarabunPSK" w:hAnsi="TH SarabunPSK" w:cs="TH SarabunPSK"/>
                      <w:color w:val="000000" w:themeColor="text1"/>
                      <w:spacing w:val="-4"/>
                    </w:rPr>
                    <w:t xml:space="preserve"> DM, HT</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0"/>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จัดทำแผนทางการเงินที่มีคุณภาพ</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0"/>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พัฒนาประสิทธิภาพของระบบการจัดสรรเงินให้กับหน่วยบริการมีรายได้</w:t>
                  </w:r>
                  <w:r w:rsidRPr="002C7C85">
                    <w:rPr>
                      <w:rFonts w:ascii="TH SarabunPSK" w:hAnsi="TH SarabunPSK" w:cs="TH SarabunPSK"/>
                      <w:color w:val="000000" w:themeColor="text1"/>
                      <w:spacing w:val="-4"/>
                      <w:cs/>
                    </w:rPr>
                    <w:lastRenderedPageBreak/>
                    <w:t>เพียงพอกับค่าใช้จ่าย</w:t>
                  </w:r>
                </w:p>
                <w:p w:rsidR="004B2A71" w:rsidRPr="002C7C85" w:rsidRDefault="004B2A71" w:rsidP="004B2A71">
                  <w:pPr>
                    <w:ind w:left="466" w:hanging="425"/>
                    <w:rPr>
                      <w:rFonts w:ascii="TH SarabunPSK" w:hAnsi="TH SarabunPSK" w:cs="TH SarabunPSK"/>
                      <w:color w:val="000000" w:themeColor="text1"/>
                      <w:spacing w:val="-4"/>
                      <w:cs/>
                    </w:rPr>
                  </w:pPr>
                </w:p>
              </w:tc>
              <w:tc>
                <w:tcPr>
                  <w:tcW w:w="2610" w:type="dxa"/>
                </w:tcPr>
                <w:p w:rsidR="004B2A71" w:rsidRPr="002C7C85" w:rsidRDefault="004B2A71" w:rsidP="00634754">
                  <w:pPr>
                    <w:pStyle w:val="a6"/>
                    <w:numPr>
                      <w:ilvl w:val="1"/>
                      <w:numId w:val="32"/>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lastRenderedPageBreak/>
                    <w:t>มีต้นแบบการจ่ายแบบมุ่งเน้นคุณค่า</w:t>
                  </w:r>
                  <w:r w:rsidRPr="002C7C85">
                    <w:rPr>
                      <w:rFonts w:ascii="TH SarabunPSK" w:hAnsi="TH SarabunPSK" w:cs="TH SarabunPSK"/>
                      <w:color w:val="000000" w:themeColor="text1"/>
                      <w:spacing w:val="-4"/>
                      <w:cs/>
                    </w:rPr>
                    <w:br/>
                    <w:t>(</w:t>
                  </w:r>
                  <w:r w:rsidRPr="002C7C85">
                    <w:rPr>
                      <w:rFonts w:ascii="TH SarabunPSK" w:hAnsi="TH SarabunPSK" w:cs="TH SarabunPSK"/>
                      <w:color w:val="000000" w:themeColor="text1"/>
                      <w:spacing w:val="-4"/>
                    </w:rPr>
                    <w:t>Value-based Payment</w:t>
                  </w:r>
                  <w:r w:rsidRPr="002C7C85">
                    <w:rPr>
                      <w:rFonts w:ascii="TH SarabunPSK" w:hAnsi="TH SarabunPSK" w:cs="TH SarabunPSK"/>
                      <w:color w:val="000000" w:themeColor="text1"/>
                      <w:spacing w:val="-4"/>
                      <w:cs/>
                    </w:rPr>
                    <w:t>) ในโรคเบาหวานและความดันโลหิตสูง</w:t>
                  </w:r>
                </w:p>
                <w:p w:rsidR="004B2A71" w:rsidRPr="002C7C85" w:rsidRDefault="004B2A71" w:rsidP="004B2A71">
                  <w:pPr>
                    <w:pStyle w:val="a6"/>
                    <w:ind w:left="360"/>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ค่าเป้าหมาย: ข้อเสนอการเตรียมแผนใช้งานจริงในปีต่อไป</w:t>
                  </w:r>
                </w:p>
                <w:p w:rsidR="004B2A71" w:rsidRPr="002C7C85" w:rsidRDefault="004B2A71" w:rsidP="004B2A71">
                  <w:p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 xml:space="preserve">1.2 </w:t>
                  </w:r>
                  <w:r w:rsidRPr="002C7C85">
                    <w:rPr>
                      <w:rFonts w:ascii="TH SarabunPSK" w:hAnsi="TH SarabunPSK" w:cs="TH SarabunPSK"/>
                      <w:color w:val="000000" w:themeColor="text1"/>
                      <w:spacing w:val="-4"/>
                      <w:cs/>
                    </w:rPr>
                    <w:t>ร้อยละของหน่วยบริการมีแผนทางการเงิน (</w:t>
                  </w:r>
                  <w:r w:rsidRPr="002C7C85">
                    <w:rPr>
                      <w:rFonts w:ascii="TH SarabunPSK" w:hAnsi="TH SarabunPSK" w:cs="TH SarabunPSK"/>
                      <w:color w:val="000000" w:themeColor="text1"/>
                      <w:spacing w:val="-4"/>
                    </w:rPr>
                    <w:t xml:space="preserve">Planfin)  </w:t>
                  </w:r>
                  <w:r w:rsidRPr="002C7C85">
                    <w:rPr>
                      <w:rFonts w:ascii="TH SarabunPSK" w:hAnsi="TH SarabunPSK" w:cs="TH SarabunPSK"/>
                      <w:color w:val="000000" w:themeColor="text1"/>
                      <w:spacing w:val="-4"/>
                      <w:cs/>
                    </w:rPr>
                    <w:t>ที่มีความครบถ้วน ถูกต้องสมบูรณ์</w:t>
                  </w:r>
                  <w:r w:rsidRPr="002C7C85">
                    <w:rPr>
                      <w:rFonts w:ascii="TH SarabunPSK" w:hAnsi="TH SarabunPSK" w:cs="TH SarabunPSK"/>
                      <w:color w:val="000000" w:themeColor="text1"/>
                      <w:spacing w:val="-4"/>
                    </w:rPr>
                    <w:t xml:space="preserve">*  </w:t>
                  </w:r>
                </w:p>
                <w:p w:rsidR="004B2A71" w:rsidRPr="002C7C85" w:rsidRDefault="004B2A71" w:rsidP="004B2A71">
                  <w:pPr>
                    <w:ind w:left="356"/>
                    <w:rPr>
                      <w:rFonts w:ascii="TH SarabunPSK" w:hAnsi="TH SarabunPSK" w:cs="TH SarabunPSK"/>
                      <w:color w:val="000000" w:themeColor="text1"/>
                      <w:spacing w:val="-4"/>
                      <w:cs/>
                    </w:rPr>
                  </w:pPr>
                  <w:r w:rsidRPr="002C7C85">
                    <w:rPr>
                      <w:rFonts w:ascii="TH SarabunPSK" w:hAnsi="TH SarabunPSK" w:cs="TH SarabunPSK"/>
                      <w:color w:val="000000" w:themeColor="text1"/>
                      <w:spacing w:val="-4"/>
                    </w:rPr>
                    <w:t>*</w:t>
                  </w:r>
                  <w:r w:rsidRPr="002C7C85">
                    <w:rPr>
                      <w:rFonts w:ascii="TH SarabunPSK" w:hAnsi="TH SarabunPSK" w:cs="TH SarabunPSK"/>
                      <w:color w:val="000000" w:themeColor="text1"/>
                      <w:spacing w:val="-4"/>
                      <w:cs/>
                    </w:rPr>
                    <w:t>การตรวจสอบความครบถ้วน ถูกต้อง สมบูรณ์ ตามเกณฑ์ที่ส่วนกลางกำหนด</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ค่าเป้าหมาย: ไม่น้อยกว่าร้อยละ </w:t>
                  </w:r>
                  <w:r w:rsidRPr="002C7C85">
                    <w:rPr>
                      <w:rFonts w:ascii="TH SarabunPSK" w:hAnsi="TH SarabunPSK" w:cs="TH SarabunPSK"/>
                      <w:color w:val="000000" w:themeColor="text1"/>
                      <w:spacing w:val="-4"/>
                    </w:rPr>
                    <w:t>100</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ผลการดำเนินงานปี </w:t>
                  </w:r>
                  <w:r w:rsidRPr="002C7C85">
                    <w:rPr>
                      <w:rFonts w:ascii="TH SarabunPSK" w:hAnsi="TH SarabunPSK" w:cs="TH SarabunPSK"/>
                      <w:color w:val="000000" w:themeColor="text1"/>
                      <w:spacing w:val="-4"/>
                    </w:rPr>
                    <w:t xml:space="preserve">2561 : </w:t>
                  </w:r>
                </w:p>
                <w:p w:rsidR="004B2A71" w:rsidRPr="002C7C85" w:rsidRDefault="004B2A71" w:rsidP="004B2A71">
                  <w:pPr>
                    <w:ind w:firstLine="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ไตรมาส </w:t>
                  </w:r>
                  <w:r w:rsidRPr="002C7C85">
                    <w:rPr>
                      <w:rFonts w:ascii="TH SarabunPSK" w:hAnsi="TH SarabunPSK" w:cs="TH SarabunPSK"/>
                      <w:color w:val="000000" w:themeColor="text1"/>
                      <w:spacing w:val="-4"/>
                    </w:rPr>
                    <w:t xml:space="preserve">1 </w:t>
                  </w:r>
                  <w:r w:rsidRPr="002C7C85">
                    <w:rPr>
                      <w:rFonts w:ascii="TH SarabunPSK" w:hAnsi="TH SarabunPSK" w:cs="TH SarabunPSK"/>
                      <w:color w:val="000000" w:themeColor="text1"/>
                      <w:spacing w:val="-4"/>
                      <w:cs/>
                    </w:rPr>
                    <w:t xml:space="preserve">ร้อยละ </w:t>
                  </w:r>
                  <w:r w:rsidRPr="002C7C85">
                    <w:rPr>
                      <w:rFonts w:ascii="TH SarabunPSK" w:hAnsi="TH SarabunPSK" w:cs="TH SarabunPSK"/>
                      <w:color w:val="000000" w:themeColor="text1"/>
                      <w:spacing w:val="-4"/>
                    </w:rPr>
                    <w:t xml:space="preserve">100 </w:t>
                  </w:r>
                </w:p>
                <w:p w:rsidR="004B2A71" w:rsidRPr="002C7C85" w:rsidRDefault="004B2A71" w:rsidP="004B2A71">
                  <w:pPr>
                    <w:ind w:firstLine="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ไตรมาส </w:t>
                  </w:r>
                  <w:r w:rsidRPr="002C7C85">
                    <w:rPr>
                      <w:rFonts w:ascii="TH SarabunPSK" w:hAnsi="TH SarabunPSK" w:cs="TH SarabunPSK"/>
                      <w:color w:val="000000" w:themeColor="text1"/>
                      <w:spacing w:val="-4"/>
                    </w:rPr>
                    <w:t xml:space="preserve">3 </w:t>
                  </w:r>
                  <w:r w:rsidRPr="002C7C85">
                    <w:rPr>
                      <w:rFonts w:ascii="TH SarabunPSK" w:hAnsi="TH SarabunPSK" w:cs="TH SarabunPSK"/>
                      <w:color w:val="000000" w:themeColor="text1"/>
                      <w:spacing w:val="-4"/>
                      <w:cs/>
                    </w:rPr>
                    <w:t xml:space="preserve">ร้อยละ </w:t>
                  </w:r>
                  <w:r w:rsidRPr="002C7C85">
                    <w:rPr>
                      <w:rFonts w:ascii="TH SarabunPSK" w:hAnsi="TH SarabunPSK" w:cs="TH SarabunPSK"/>
                      <w:color w:val="000000" w:themeColor="text1"/>
                      <w:spacing w:val="-4"/>
                    </w:rPr>
                    <w:t>100</w:t>
                  </w:r>
                </w:p>
                <w:p w:rsidR="004B2A71" w:rsidRPr="002C7C85" w:rsidRDefault="004B2A71" w:rsidP="004B2A71">
                  <w:p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 xml:space="preserve">1.3 </w:t>
                  </w:r>
                  <w:r w:rsidRPr="002C7C85">
                    <w:rPr>
                      <w:rFonts w:ascii="TH SarabunPSK" w:hAnsi="TH SarabunPSK" w:cs="TH SarabunPSK"/>
                      <w:color w:val="000000" w:themeColor="text1"/>
                      <w:spacing w:val="-4"/>
                      <w:cs/>
                    </w:rPr>
                    <w:t xml:space="preserve">ร้อยละของหน่วยบริการ มีรายได้ ≥ ค่าใช้จ่าย (รายได้ไม่รวมงบลงทุน และค่าใช้จ่ายไม่รวมค่าเสื่อมราคาและค่าตัดจำหน่าย) </w:t>
                  </w:r>
                  <w:r w:rsidRPr="002C7C85">
                    <w:rPr>
                      <w:rFonts w:ascii="TH SarabunPSK" w:hAnsi="TH SarabunPSK" w:cs="TH SarabunPSK"/>
                      <w:color w:val="000000" w:themeColor="text1"/>
                      <w:spacing w:val="-4"/>
                      <w:cs/>
                    </w:rPr>
                    <w:lastRenderedPageBreak/>
                    <w:t>โดยประเมินจากแผนประมาณการรายได้และควบคุมค่าใช้จ่ายที่หน่วยบริการดำเนินการส่งและผ่านการตรวจสอบความครบถ้วน ถูกต้อง สมบูรณ์</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ค่าเป้าหมาย: ไม่น้อยกว่าร้อยละ 9</w:t>
                  </w:r>
                  <w:r w:rsidRPr="002C7C85">
                    <w:rPr>
                      <w:rFonts w:ascii="TH SarabunPSK" w:hAnsi="TH SarabunPSK" w:cs="TH SarabunPSK"/>
                      <w:color w:val="000000" w:themeColor="text1"/>
                      <w:spacing w:val="-4"/>
                    </w:rPr>
                    <w:t>0</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ผลการดำเนินงานปี 2561 </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u w:val="single"/>
                      <w:cs/>
                    </w:rPr>
                    <w:t>รอบที่ 1</w:t>
                  </w:r>
                  <w:r w:rsidRPr="002C7C85">
                    <w:rPr>
                      <w:rFonts w:ascii="TH SarabunPSK" w:hAnsi="TH SarabunPSK" w:cs="TH SarabunPSK"/>
                      <w:color w:val="000000" w:themeColor="text1"/>
                      <w:spacing w:val="-4"/>
                      <w:cs/>
                    </w:rPr>
                    <w:t xml:space="preserve"> วันที่ 1 ตุลาคม 2561 ร้อยละ 93 </w:t>
                  </w:r>
                </w:p>
                <w:p w:rsidR="004B2A71"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u w:val="single"/>
                      <w:cs/>
                    </w:rPr>
                    <w:t>รอบที่ 2</w:t>
                  </w:r>
                  <w:r w:rsidRPr="002C7C85">
                    <w:rPr>
                      <w:rFonts w:ascii="TH SarabunPSK" w:hAnsi="TH SarabunPSK" w:cs="TH SarabunPSK"/>
                      <w:color w:val="000000" w:themeColor="text1"/>
                      <w:spacing w:val="-4"/>
                      <w:cs/>
                    </w:rPr>
                    <w:t xml:space="preserve"> วันที่  30 เมษายน 2561 ร้อยละ 94 </w:t>
                  </w:r>
                </w:p>
                <w:p w:rsidR="004B2A71" w:rsidRPr="002C7C85" w:rsidRDefault="004B2A71" w:rsidP="004B2A71">
                  <w:pPr>
                    <w:ind w:left="356"/>
                    <w:rPr>
                      <w:rFonts w:ascii="TH SarabunPSK" w:hAnsi="TH SarabunPSK" w:cs="TH SarabunPSK"/>
                      <w:color w:val="000000" w:themeColor="text1"/>
                      <w:spacing w:val="-4"/>
                    </w:rPr>
                  </w:pPr>
                </w:p>
              </w:tc>
            </w:tr>
            <w:tr w:rsidR="004B2A71" w:rsidRPr="002C7C85" w:rsidTr="004B2A71">
              <w:tc>
                <w:tcPr>
                  <w:tcW w:w="2318" w:type="dxa"/>
                </w:tcPr>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lastRenderedPageBreak/>
                    <w:t>มาตรการ 2: พัฒนาการบริหารระบบบัญชี (</w:t>
                  </w:r>
                  <w:r w:rsidRPr="002C7C85">
                    <w:rPr>
                      <w:rFonts w:ascii="TH SarabunPSK" w:hAnsi="TH SarabunPSK" w:cs="TH SarabunPSK"/>
                      <w:b/>
                      <w:bCs/>
                      <w:color w:val="000000" w:themeColor="text1"/>
                      <w:spacing w:val="-4"/>
                    </w:rPr>
                    <w:t>Accounting Management)</w:t>
                  </w:r>
                </w:p>
                <w:p w:rsidR="004B2A71" w:rsidRPr="002C7C85" w:rsidRDefault="004B2A71" w:rsidP="004B2A71">
                  <w:pPr>
                    <w:rPr>
                      <w:rFonts w:ascii="TH SarabunPSK" w:hAnsi="TH SarabunPSK" w:cs="TH SarabunPSK"/>
                      <w:b/>
                      <w:bCs/>
                      <w:color w:val="000000" w:themeColor="text1"/>
                      <w:spacing w:val="-4"/>
                    </w:rPr>
                  </w:pPr>
                </w:p>
              </w:tc>
              <w:tc>
                <w:tcPr>
                  <w:tcW w:w="2520" w:type="dxa"/>
                </w:tcPr>
                <w:p w:rsidR="004B2A71" w:rsidRPr="002C7C85" w:rsidRDefault="004B2A71" w:rsidP="00634754">
                  <w:pPr>
                    <w:pStyle w:val="a6"/>
                    <w:numPr>
                      <w:ilvl w:val="1"/>
                      <w:numId w:val="33"/>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พัฒนาการบริหารระบบบัญชีให้ได้มาตรฐาน</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3"/>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นำเกณฑ์การประเมินคุณภาพบัญชีมาประเมินความถูกต้องของข้อมูล</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3"/>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พัฒนาการรับ – จ่ายเงินภาครัฐทางอิเล็กทรอนิกส์ </w:t>
                  </w:r>
                  <w:r w:rsidRPr="002C7C85">
                    <w:rPr>
                      <w:rFonts w:ascii="TH SarabunPSK" w:hAnsi="TH SarabunPSK" w:cs="TH SarabunPSK"/>
                      <w:color w:val="000000" w:themeColor="text1"/>
                      <w:spacing w:val="-4"/>
                    </w:rPr>
                    <w:t xml:space="preserve">(e-Payment </w:t>
                  </w:r>
                  <w:r w:rsidRPr="002C7C85">
                    <w:rPr>
                      <w:rFonts w:ascii="TH SarabunPSK" w:hAnsi="TH SarabunPSK" w:cs="TH SarabunPSK"/>
                      <w:color w:val="000000" w:themeColor="text1"/>
                      <w:spacing w:val="-4"/>
                      <w:cs/>
                    </w:rPr>
                    <w:t>ภาครัฐ)</w:t>
                  </w:r>
                </w:p>
                <w:p w:rsidR="004B2A71" w:rsidRPr="002C7C85" w:rsidRDefault="004B2A71" w:rsidP="004B2A71">
                  <w:pPr>
                    <w:rPr>
                      <w:rFonts w:ascii="TH SarabunPSK" w:hAnsi="TH SarabunPSK" w:cs="TH SarabunPSK"/>
                      <w:color w:val="000000" w:themeColor="text1"/>
                      <w:spacing w:val="-4"/>
                    </w:rPr>
                  </w:pPr>
                </w:p>
              </w:tc>
              <w:tc>
                <w:tcPr>
                  <w:tcW w:w="2610" w:type="dxa"/>
                </w:tcPr>
                <w:p w:rsidR="004B2A71" w:rsidRPr="002C7C85" w:rsidRDefault="004B2A71" w:rsidP="00634754">
                  <w:pPr>
                    <w:pStyle w:val="a6"/>
                    <w:numPr>
                      <w:ilvl w:val="1"/>
                      <w:numId w:val="41"/>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lastRenderedPageBreak/>
                    <w:t>ร้อยละของหน่วยบริการที่ผ่านเกณฑ์ที่การตรวจสอบงบทดลองเบื้องต้นจากระบบอิเล็กทรอนิคส์</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ผลงานไตรมาสที่ </w:t>
                  </w:r>
                  <w:r w:rsidRPr="002C7C85">
                    <w:rPr>
                      <w:rFonts w:ascii="TH SarabunPSK" w:hAnsi="TH SarabunPSK" w:cs="TH SarabunPSK"/>
                      <w:color w:val="000000" w:themeColor="text1"/>
                      <w:spacing w:val="-4"/>
                    </w:rPr>
                    <w:t>3/61</w:t>
                  </w:r>
                  <w:r w:rsidRPr="002C7C85">
                    <w:rPr>
                      <w:rFonts w:ascii="TH SarabunPSK" w:hAnsi="TH SarabunPSK" w:cs="TH SarabunPSK"/>
                      <w:color w:val="000000" w:themeColor="text1"/>
                      <w:spacing w:val="-4"/>
                      <w:cs/>
                    </w:rPr>
                    <w:t xml:space="preserve"> ร้อยละ 88.4</w:t>
                  </w:r>
                </w:p>
                <w:p w:rsidR="004B2A71" w:rsidRPr="002C7C85" w:rsidRDefault="004B2A71" w:rsidP="004B2A71">
                  <w:p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ค่าเป้าหมาย: ไม่น้อยกว่า ร้อยละ </w:t>
                  </w:r>
                  <w:r w:rsidRPr="002C7C85">
                    <w:rPr>
                      <w:rFonts w:ascii="TH SarabunPSK" w:hAnsi="TH SarabunPSK" w:cs="TH SarabunPSK"/>
                      <w:color w:val="000000" w:themeColor="text1"/>
                      <w:spacing w:val="-4"/>
                    </w:rPr>
                    <w:t xml:space="preserve">95 </w:t>
                  </w:r>
                </w:p>
                <w:p w:rsidR="004B2A71" w:rsidRPr="002C7C85" w:rsidRDefault="004B2A71" w:rsidP="00634754">
                  <w:pPr>
                    <w:pStyle w:val="a6"/>
                    <w:numPr>
                      <w:ilvl w:val="1"/>
                      <w:numId w:val="41"/>
                    </w:numPr>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ร้อยละของหน่วยเบิกจ่ายที่มีบัญชีเงินสด เงินฝากธนาคาร ตามเกณฑ์การประเมินผลการปฏิบัติงานด้านบัญชีของกรมบัญชีกลาง (</w:t>
                  </w:r>
                  <w:r w:rsidRPr="002C7C85">
                    <w:rPr>
                      <w:rFonts w:ascii="TH SarabunPSK" w:hAnsi="TH SarabunPSK" w:cs="TH SarabunPSK"/>
                      <w:color w:val="000000" w:themeColor="text1"/>
                      <w:spacing w:val="-4"/>
                    </w:rPr>
                    <w:t xml:space="preserve">186 </w:t>
                  </w:r>
                  <w:r w:rsidRPr="002C7C85">
                    <w:rPr>
                      <w:rFonts w:ascii="TH SarabunPSK" w:hAnsi="TH SarabunPSK" w:cs="TH SarabunPSK"/>
                      <w:color w:val="000000" w:themeColor="text1"/>
                      <w:spacing w:val="-4"/>
                      <w:cs/>
                    </w:rPr>
                    <w:t>แห่ง)ค่า</w:t>
                  </w:r>
                  <w:r w:rsidRPr="002C7C85">
                    <w:rPr>
                      <w:rFonts w:ascii="TH SarabunPSK" w:hAnsi="TH SarabunPSK" w:cs="TH SarabunPSK"/>
                      <w:color w:val="000000" w:themeColor="text1"/>
                      <w:spacing w:val="-4"/>
                      <w:cs/>
                    </w:rPr>
                    <w:lastRenderedPageBreak/>
                    <w:t xml:space="preserve">เป้าหมาย: ไม่น้อยกว่า ร้อยละ </w:t>
                  </w:r>
                  <w:r w:rsidRPr="002C7C85">
                    <w:rPr>
                      <w:rFonts w:ascii="TH SarabunPSK" w:hAnsi="TH SarabunPSK" w:cs="TH SarabunPSK"/>
                      <w:color w:val="000000" w:themeColor="text1"/>
                      <w:spacing w:val="-4"/>
                    </w:rPr>
                    <w:t>75</w:t>
                  </w:r>
                </w:p>
                <w:p w:rsidR="004B2A71" w:rsidRPr="002C7C85" w:rsidRDefault="004B2A71" w:rsidP="00634754">
                  <w:pPr>
                    <w:pStyle w:val="a6"/>
                    <w:numPr>
                      <w:ilvl w:val="1"/>
                      <w:numId w:val="41"/>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ร้อยละของหน่วยเบิกจ่ายดำเนินการจ่ายเงิน รับเงิน และนำเงินส่งคลังผ่านระบบอิเล็กทรอนิกส์ (</w:t>
                  </w:r>
                  <w:r w:rsidRPr="002C7C85">
                    <w:rPr>
                      <w:rFonts w:ascii="TH SarabunPSK" w:hAnsi="TH SarabunPSK" w:cs="TH SarabunPSK"/>
                      <w:color w:val="000000" w:themeColor="text1"/>
                      <w:spacing w:val="-4"/>
                    </w:rPr>
                    <w:t>KTB Corporate Online</w:t>
                  </w:r>
                  <w:r w:rsidRPr="002C7C85">
                    <w:rPr>
                      <w:rFonts w:ascii="TH SarabunPSK" w:hAnsi="TH SarabunPSK" w:cs="TH SarabunPSK"/>
                      <w:color w:val="000000" w:themeColor="text1"/>
                      <w:spacing w:val="-4"/>
                      <w:cs/>
                    </w:rPr>
                    <w:t>)</w:t>
                  </w:r>
                </w:p>
                <w:p w:rsidR="004B2A71" w:rsidRPr="002C7C85" w:rsidRDefault="004B2A71" w:rsidP="004B2A71">
                  <w:pPr>
                    <w:pStyle w:val="a6"/>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ค่าเป้าหมาย: ไม่น้อยกว่า ร้อยละ </w:t>
                  </w:r>
                  <w:r w:rsidRPr="002C7C85">
                    <w:rPr>
                      <w:rFonts w:ascii="TH SarabunPSK" w:hAnsi="TH SarabunPSK" w:cs="TH SarabunPSK"/>
                      <w:color w:val="000000" w:themeColor="text1"/>
                      <w:spacing w:val="-4"/>
                    </w:rPr>
                    <w:t>9</w:t>
                  </w:r>
                  <w:r w:rsidRPr="002C7C85">
                    <w:rPr>
                      <w:rFonts w:ascii="TH SarabunPSK" w:hAnsi="TH SarabunPSK" w:cs="TH SarabunPSK"/>
                      <w:color w:val="000000" w:themeColor="text1"/>
                      <w:spacing w:val="-4"/>
                      <w:cs/>
                    </w:rPr>
                    <w:t>0</w:t>
                  </w:r>
                </w:p>
              </w:tc>
            </w:tr>
            <w:tr w:rsidR="004B2A71" w:rsidRPr="002C7C85" w:rsidTr="004B2A71">
              <w:tc>
                <w:tcPr>
                  <w:tcW w:w="2318" w:type="dxa"/>
                </w:tcPr>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lastRenderedPageBreak/>
                    <w:t>มาตรการ 3: พัฒนาศักยภาพบริหารด้านการเงินการคลังแก่เครือข่ายและบุคลากร (</w:t>
                  </w:r>
                  <w:r w:rsidRPr="002C7C85">
                    <w:rPr>
                      <w:rFonts w:ascii="TH SarabunPSK" w:hAnsi="TH SarabunPSK" w:cs="TH SarabunPSK"/>
                      <w:b/>
                      <w:bCs/>
                      <w:color w:val="000000" w:themeColor="text1"/>
                      <w:spacing w:val="-4"/>
                    </w:rPr>
                    <w:t>Network &amp; Capacity Building)</w:t>
                  </w:r>
                </w:p>
                <w:p w:rsidR="004B2A71" w:rsidRPr="002C7C85" w:rsidRDefault="004B2A71" w:rsidP="004B2A71">
                  <w:pPr>
                    <w:rPr>
                      <w:rFonts w:ascii="TH SarabunPSK" w:hAnsi="TH SarabunPSK" w:cs="TH SarabunPSK"/>
                      <w:b/>
                      <w:bCs/>
                      <w:color w:val="000000" w:themeColor="text1"/>
                      <w:spacing w:val="-4"/>
                    </w:rPr>
                  </w:pPr>
                </w:p>
              </w:tc>
              <w:tc>
                <w:tcPr>
                  <w:tcW w:w="2520" w:type="dxa"/>
                </w:tcPr>
                <w:p w:rsidR="004B2A71" w:rsidRPr="002C7C85" w:rsidRDefault="004B2A71" w:rsidP="00634754">
                  <w:pPr>
                    <w:pStyle w:val="a6"/>
                    <w:numPr>
                      <w:ilvl w:val="1"/>
                      <w:numId w:val="34"/>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พัฒนาศักยภาพบริหารด้านการเงินการคลังแก่ผู้เข้าสู่ตำแหน่ง ผอ.รพศ./ รพท./ รพช. และ นพ.สสจ.</w:t>
                  </w: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634754">
                  <w:pPr>
                    <w:pStyle w:val="a6"/>
                    <w:numPr>
                      <w:ilvl w:val="1"/>
                      <w:numId w:val="34"/>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พัฒนาศักยภาพบริหารด้านการเงินการคลังแก่ผู้ดำรงตำแหน่งบริหาร (นพ.สสจ./ ผอ.รพ.)</w:t>
                  </w: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634754">
                  <w:pPr>
                    <w:pStyle w:val="a6"/>
                    <w:numPr>
                      <w:ilvl w:val="1"/>
                      <w:numId w:val="34"/>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พัฒนาศักยภาพบริหารด้านการเงินการคลังแก่ </w:t>
                  </w:r>
                  <w:r w:rsidRPr="002C7C85">
                    <w:rPr>
                      <w:rFonts w:ascii="TH SarabunPSK" w:hAnsi="TH SarabunPSK" w:cs="TH SarabunPSK"/>
                      <w:color w:val="000000" w:themeColor="text1"/>
                      <w:spacing w:val="-4"/>
                    </w:rPr>
                    <w:t>CFO</w:t>
                  </w:r>
                  <w:r w:rsidRPr="002C7C85">
                    <w:rPr>
                      <w:rFonts w:ascii="TH SarabunPSK" w:hAnsi="TH SarabunPSK" w:cs="TH SarabunPSK"/>
                      <w:color w:val="000000" w:themeColor="text1"/>
                      <w:spacing w:val="-4"/>
                      <w:cs/>
                    </w:rPr>
                    <w:t xml:space="preserve"> ระดับเขต และจังหวัด</w:t>
                  </w: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634754">
                  <w:pPr>
                    <w:pStyle w:val="a6"/>
                    <w:numPr>
                      <w:ilvl w:val="1"/>
                      <w:numId w:val="34"/>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พัฒนาศักยภาพบริหารด้านการเงินการคลังแก่เครือข่ายและบุคลากรด้านการเงินการคลัง </w:t>
                  </w: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4B2A71">
                  <w:pPr>
                    <w:contextualSpacing/>
                    <w:rPr>
                      <w:rFonts w:ascii="TH SarabunPSK" w:hAnsi="TH SarabunPSK" w:cs="TH SarabunPSK"/>
                      <w:color w:val="000000" w:themeColor="text1"/>
                      <w:spacing w:val="-4"/>
                    </w:rPr>
                  </w:pPr>
                </w:p>
                <w:p w:rsidR="004B2A71" w:rsidRPr="002C7C85" w:rsidRDefault="004B2A71" w:rsidP="00634754">
                  <w:pPr>
                    <w:pStyle w:val="a6"/>
                    <w:numPr>
                      <w:ilvl w:val="1"/>
                      <w:numId w:val="34"/>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พัฒนาศักยภาพผู้ตรวจสอบภายใน ตามมาตรฐาน</w:t>
                  </w:r>
                  <w:r w:rsidRPr="002C7C85">
                    <w:rPr>
                      <w:rFonts w:ascii="TH SarabunPSK" w:hAnsi="TH SarabunPSK" w:cs="TH SarabunPSK"/>
                      <w:color w:val="000000" w:themeColor="text1"/>
                      <w:spacing w:val="-4"/>
                    </w:rPr>
                    <w:t xml:space="preserve"> CGIA</w:t>
                  </w:r>
                </w:p>
                <w:p w:rsidR="004B2A71" w:rsidRPr="002C7C85" w:rsidRDefault="004B2A71" w:rsidP="004B2A71">
                  <w:pPr>
                    <w:ind w:left="466" w:hanging="425"/>
                    <w:contextualSpacing/>
                    <w:rPr>
                      <w:rFonts w:ascii="TH SarabunPSK" w:hAnsi="TH SarabunPSK" w:cs="TH SarabunPSK"/>
                      <w:color w:val="000000" w:themeColor="text1"/>
                      <w:spacing w:val="-4"/>
                    </w:rPr>
                  </w:pPr>
                </w:p>
              </w:tc>
              <w:tc>
                <w:tcPr>
                  <w:tcW w:w="2610" w:type="dxa"/>
                </w:tcPr>
                <w:p w:rsidR="004B2A71" w:rsidRPr="002C7C85" w:rsidRDefault="004B2A71" w:rsidP="00634754">
                  <w:pPr>
                    <w:pStyle w:val="a6"/>
                    <w:numPr>
                      <w:ilvl w:val="1"/>
                      <w:numId w:val="35"/>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lastRenderedPageBreak/>
                    <w:t xml:space="preserve">ผู้บริหารด้านการเงินการคลังได้รับการพัฒนาศักยภาพด้านการเงินการคลัง เพื่อเข้าสู่ตำแหน่ง ผอ.รพศ./ รพท./ รพช. และ นพ.สสจ. </w:t>
                  </w:r>
                </w:p>
                <w:p w:rsidR="004B2A71" w:rsidRPr="002C7C85" w:rsidRDefault="004B2A71" w:rsidP="004B2A71">
                  <w:pPr>
                    <w:pStyle w:val="a6"/>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ค่าเป้าหมาย: รายงานการประเมินผลการฝึกอบรม</w:t>
                  </w:r>
                </w:p>
                <w:p w:rsidR="004B2A71" w:rsidRPr="002C7C85" w:rsidRDefault="004B2A71" w:rsidP="00634754">
                  <w:pPr>
                    <w:pStyle w:val="a6"/>
                    <w:numPr>
                      <w:ilvl w:val="1"/>
                      <w:numId w:val="35"/>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ผู้ดำรงตำแหน่งบริหาร (นพ.สสจ./ ผอ.รพ.) </w:t>
                  </w:r>
                  <w:r w:rsidRPr="002C7C85">
                    <w:rPr>
                      <w:rFonts w:ascii="TH SarabunPSK" w:hAnsi="TH SarabunPSK" w:cs="TH SarabunPSK"/>
                      <w:color w:val="000000" w:themeColor="text1"/>
                      <w:spacing w:val="-4"/>
                      <w:u w:val="single"/>
                      <w:cs/>
                    </w:rPr>
                    <w:t>ตามกลุ่มเป้าหมาย</w:t>
                  </w:r>
                  <w:r w:rsidRPr="002C7C85">
                    <w:rPr>
                      <w:rFonts w:ascii="TH SarabunPSK" w:hAnsi="TH SarabunPSK" w:cs="TH SarabunPSK"/>
                      <w:color w:val="000000" w:themeColor="text1"/>
                      <w:spacing w:val="-4"/>
                      <w:cs/>
                    </w:rPr>
                    <w:t xml:space="preserve"> ได้รับการพัฒนาศักยภาพด้านการเงินการคลัง</w:t>
                  </w:r>
                </w:p>
                <w:p w:rsidR="004B2A71" w:rsidRPr="002C7C85" w:rsidRDefault="004B2A71" w:rsidP="004B2A71">
                  <w:pPr>
                    <w:pStyle w:val="a6"/>
                    <w:ind w:left="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ค่าเป้าหมาย: รายงานการประเมินผลการฝึกอบรม</w:t>
                  </w:r>
                  <w:r w:rsidRPr="002C7C85">
                    <w:rPr>
                      <w:rFonts w:ascii="TH SarabunPSK" w:hAnsi="TH SarabunPSK" w:cs="TH SarabunPSK"/>
                      <w:color w:val="000000" w:themeColor="text1"/>
                      <w:spacing w:val="-4"/>
                    </w:rPr>
                    <w:t> </w:t>
                  </w:r>
                </w:p>
                <w:p w:rsidR="004B2A71" w:rsidRPr="002C7C85" w:rsidRDefault="004B2A71" w:rsidP="00634754">
                  <w:pPr>
                    <w:pStyle w:val="a6"/>
                    <w:numPr>
                      <w:ilvl w:val="1"/>
                      <w:numId w:val="35"/>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 xml:space="preserve">CFO </w:t>
                  </w:r>
                  <w:r w:rsidRPr="002C7C85">
                    <w:rPr>
                      <w:rFonts w:ascii="TH SarabunPSK" w:hAnsi="TH SarabunPSK" w:cs="TH SarabunPSK"/>
                      <w:color w:val="000000" w:themeColor="text1"/>
                      <w:spacing w:val="-4"/>
                      <w:cs/>
                    </w:rPr>
                    <w:t>ระดับเขตและระดับจังหวัด ได้รับการพัฒนาศักยภาพด้านการเงินการคลัง</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ค่าเป้าหมาย: รายงานการประเมินผลการฝึกอบรม</w:t>
                  </w:r>
                  <w:r w:rsidRPr="002C7C85">
                    <w:rPr>
                      <w:rFonts w:ascii="TH SarabunPSK" w:hAnsi="TH SarabunPSK" w:cs="TH SarabunPSK"/>
                      <w:color w:val="000000" w:themeColor="text1"/>
                      <w:spacing w:val="-4"/>
                    </w:rPr>
                    <w:t> </w:t>
                  </w:r>
                </w:p>
                <w:p w:rsidR="004B2A71" w:rsidRPr="002C7C85" w:rsidRDefault="004B2A71" w:rsidP="00634754">
                  <w:pPr>
                    <w:pStyle w:val="a6"/>
                    <w:numPr>
                      <w:ilvl w:val="1"/>
                      <w:numId w:val="35"/>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เครือข่ายและบุคลากรด้านการเงินการคลัง ได้รับการ</w:t>
                  </w:r>
                  <w:r w:rsidRPr="002C7C85">
                    <w:rPr>
                      <w:rFonts w:ascii="TH SarabunPSK" w:hAnsi="TH SarabunPSK" w:cs="TH SarabunPSK"/>
                      <w:color w:val="000000" w:themeColor="text1"/>
                      <w:spacing w:val="-4"/>
                      <w:cs/>
                    </w:rPr>
                    <w:lastRenderedPageBreak/>
                    <w:t>พัฒนาศักยภาพด้านการเงินการคลัง</w:t>
                  </w:r>
                </w:p>
                <w:p w:rsidR="004B2A71" w:rsidRPr="002C7C85" w:rsidRDefault="004B2A71" w:rsidP="004B2A71">
                  <w:pPr>
                    <w:pStyle w:val="a6"/>
                    <w:ind w:left="356"/>
                    <w:rPr>
                      <w:rFonts w:ascii="TH SarabunPSK" w:hAnsi="TH SarabunPSK" w:cs="TH SarabunPSK"/>
                      <w:color w:val="000000" w:themeColor="text1"/>
                      <w:spacing w:val="-4"/>
                      <w:cs/>
                    </w:rPr>
                  </w:pPr>
                  <w:r w:rsidRPr="002C7C85">
                    <w:rPr>
                      <w:rFonts w:ascii="TH SarabunPSK" w:hAnsi="TH SarabunPSK" w:cs="TH SarabunPSK"/>
                      <w:color w:val="000000" w:themeColor="text1"/>
                      <w:spacing w:val="-4"/>
                      <w:cs/>
                    </w:rPr>
                    <w:t xml:space="preserve"> ค่าเป้าหมาย </w:t>
                  </w:r>
                  <w:r w:rsidRPr="002C7C85">
                    <w:rPr>
                      <w:rFonts w:ascii="TH SarabunPSK" w:hAnsi="TH SarabunPSK" w:cs="TH SarabunPSK"/>
                      <w:color w:val="000000" w:themeColor="text1"/>
                      <w:spacing w:val="-4"/>
                    </w:rPr>
                    <w:t xml:space="preserve">: </w:t>
                  </w:r>
                  <w:r w:rsidRPr="002C7C85">
                    <w:rPr>
                      <w:rFonts w:ascii="TH SarabunPSK" w:hAnsi="TH SarabunPSK" w:cs="TH SarabunPSK"/>
                      <w:color w:val="000000" w:themeColor="text1"/>
                      <w:spacing w:val="-4"/>
                      <w:cs/>
                    </w:rPr>
                    <w:t>รายงานการประเมินผลการฝึกอบรม</w:t>
                  </w:r>
                </w:p>
                <w:p w:rsidR="004B2A71" w:rsidRPr="002C7C85" w:rsidRDefault="004B2A71" w:rsidP="00634754">
                  <w:pPr>
                    <w:pStyle w:val="a6"/>
                    <w:numPr>
                      <w:ilvl w:val="1"/>
                      <w:numId w:val="35"/>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ร้อยละของผู้ตรวจสอบภายใน ได้รับการพัฒนาศักยภาพตามมาตรฐาน</w:t>
                  </w:r>
                  <w:r w:rsidRPr="002C7C85">
                    <w:rPr>
                      <w:rFonts w:ascii="TH SarabunPSK" w:hAnsi="TH SarabunPSK" w:cs="TH SarabunPSK"/>
                      <w:color w:val="000000" w:themeColor="text1"/>
                      <w:spacing w:val="-4"/>
                    </w:rPr>
                    <w:t xml:space="preserve"> CGIA</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ไม่น้อยกว่า ร้อยละ </w:t>
                  </w:r>
                  <w:r w:rsidRPr="002C7C85">
                    <w:rPr>
                      <w:rFonts w:ascii="TH SarabunPSK" w:hAnsi="TH SarabunPSK" w:cs="TH SarabunPSK"/>
                      <w:color w:val="000000" w:themeColor="text1"/>
                      <w:spacing w:val="-4"/>
                    </w:rPr>
                    <w:t>8</w:t>
                  </w:r>
                  <w:r w:rsidRPr="002C7C85">
                    <w:rPr>
                      <w:rFonts w:ascii="TH SarabunPSK" w:hAnsi="TH SarabunPSK" w:cs="TH SarabunPSK"/>
                      <w:color w:val="000000" w:themeColor="text1"/>
                      <w:spacing w:val="-4"/>
                      <w:cs/>
                    </w:rPr>
                    <w:t>0</w:t>
                  </w:r>
                </w:p>
              </w:tc>
            </w:tr>
            <w:tr w:rsidR="004B2A71" w:rsidRPr="002C7C85" w:rsidTr="004B2A71">
              <w:tc>
                <w:tcPr>
                  <w:tcW w:w="2318" w:type="dxa"/>
                </w:tcPr>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u w:val="single"/>
                      <w:cs/>
                    </w:rPr>
                    <w:lastRenderedPageBreak/>
                    <w:t>มาตรการที่ 4</w:t>
                  </w:r>
                  <w:r w:rsidRPr="002C7C85">
                    <w:rPr>
                      <w:rFonts w:ascii="TH SarabunPSK" w:hAnsi="TH SarabunPSK" w:cs="TH SarabunPSK"/>
                      <w:b/>
                      <w:bCs/>
                      <w:color w:val="000000" w:themeColor="text1"/>
                      <w:spacing w:val="-4"/>
                      <w:u w:val="single"/>
                    </w:rPr>
                    <w:t>:</w:t>
                  </w:r>
                  <w:r w:rsidRPr="002C7C85">
                    <w:rPr>
                      <w:rFonts w:ascii="TH SarabunPSK" w:hAnsi="TH SarabunPSK" w:cs="TH SarabunPSK"/>
                      <w:b/>
                      <w:bCs/>
                      <w:color w:val="000000" w:themeColor="text1"/>
                      <w:spacing w:val="-4"/>
                      <w:cs/>
                    </w:rPr>
                    <w:t xml:space="preserve"> สร้างประสิทธิภาพการบริหารจัดการ (</w:t>
                  </w:r>
                  <w:r w:rsidRPr="002C7C85">
                    <w:rPr>
                      <w:rFonts w:ascii="TH SarabunPSK" w:hAnsi="TH SarabunPSK" w:cs="TH SarabunPSK"/>
                      <w:b/>
                      <w:bCs/>
                      <w:color w:val="000000" w:themeColor="text1"/>
                      <w:spacing w:val="-4"/>
                    </w:rPr>
                    <w:t>Efficient Management)</w:t>
                  </w:r>
                </w:p>
                <w:p w:rsidR="004B2A71" w:rsidRPr="002C7C85" w:rsidRDefault="004B2A71" w:rsidP="004B2A71">
                  <w:pPr>
                    <w:rPr>
                      <w:rFonts w:ascii="TH SarabunPSK" w:hAnsi="TH SarabunPSK" w:cs="TH SarabunPSK"/>
                      <w:b/>
                      <w:bCs/>
                      <w:color w:val="000000" w:themeColor="text1"/>
                      <w:spacing w:val="-4"/>
                    </w:rPr>
                  </w:pPr>
                </w:p>
              </w:tc>
              <w:tc>
                <w:tcPr>
                  <w:tcW w:w="2520" w:type="dxa"/>
                </w:tcPr>
                <w:p w:rsidR="004B2A71" w:rsidRPr="002C7C85" w:rsidRDefault="004B2A71" w:rsidP="00634754">
                  <w:pPr>
                    <w:pStyle w:val="a6"/>
                    <w:numPr>
                      <w:ilvl w:val="1"/>
                      <w:numId w:val="36"/>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กระจายอำนาจให้เขตสุขภาพบริหารจัดการ</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6"/>
                    </w:numPr>
                    <w:ind w:left="466" w:hanging="425"/>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พัฒนารูปแบบการบริหารจัดการร่วม </w:t>
                  </w:r>
                  <w:r w:rsidRPr="002C7C85">
                    <w:rPr>
                      <w:rFonts w:ascii="TH SarabunPSK" w:hAnsi="TH SarabunPSK" w:cs="TH SarabunPSK"/>
                      <w:color w:val="000000" w:themeColor="text1"/>
                      <w:spacing w:val="-4"/>
                    </w:rPr>
                    <w:t>(Merging)</w:t>
                  </w:r>
                </w:p>
                <w:p w:rsidR="004B2A71" w:rsidRPr="002C7C85" w:rsidRDefault="004B2A71" w:rsidP="004B2A71">
                  <w:pPr>
                    <w:ind w:left="466" w:hanging="425"/>
                    <w:rPr>
                      <w:rFonts w:ascii="TH SarabunPSK" w:hAnsi="TH SarabunPSK" w:cs="TH SarabunPSK"/>
                      <w:color w:val="000000" w:themeColor="text1"/>
                      <w:spacing w:val="-4"/>
                    </w:rPr>
                  </w:pPr>
                </w:p>
              </w:tc>
              <w:tc>
                <w:tcPr>
                  <w:tcW w:w="2610" w:type="dxa"/>
                </w:tcPr>
                <w:p w:rsidR="004B2A71" w:rsidRPr="002C7C85" w:rsidRDefault="004B2A71" w:rsidP="00634754">
                  <w:pPr>
                    <w:pStyle w:val="a6"/>
                    <w:numPr>
                      <w:ilvl w:val="1"/>
                      <w:numId w:val="37"/>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กระจายอำนาจให้เขตบริหารจัดการและปรับเกลี่ย</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วิกฤตการเงินระดับ 7 ของหน่วยบริการ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ไม่เกินร้อยละ 4</w:t>
                  </w:r>
                </w:p>
                <w:p w:rsidR="004B2A71" w:rsidRPr="002C7C85" w:rsidRDefault="004B2A71" w:rsidP="00634754">
                  <w:pPr>
                    <w:pStyle w:val="a6"/>
                    <w:numPr>
                      <w:ilvl w:val="1"/>
                      <w:numId w:val="37"/>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พัฒนารูปแบบการบริหารจัดการร่วม</w:t>
                  </w:r>
                </w:p>
                <w:p w:rsidR="004B2A71" w:rsidRPr="002C7C85" w:rsidRDefault="004B2A71" w:rsidP="00634754">
                  <w:pPr>
                    <w:pStyle w:val="a6"/>
                    <w:numPr>
                      <w:ilvl w:val="0"/>
                      <w:numId w:val="38"/>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บริหารจัดการร่วม (</w:t>
                  </w:r>
                  <w:r w:rsidRPr="002C7C85">
                    <w:rPr>
                      <w:rFonts w:ascii="TH SarabunPSK" w:hAnsi="TH SarabunPSK" w:cs="TH SarabunPSK"/>
                      <w:color w:val="000000" w:themeColor="text1"/>
                      <w:spacing w:val="-4"/>
                    </w:rPr>
                    <w:t>Administrative merging)</w:t>
                  </w:r>
                </w:p>
                <w:p w:rsidR="004B2A71" w:rsidRPr="002C7C85" w:rsidRDefault="004B2A71" w:rsidP="00634754">
                  <w:pPr>
                    <w:pStyle w:val="a6"/>
                    <w:numPr>
                      <w:ilvl w:val="0"/>
                      <w:numId w:val="38"/>
                    </w:numPr>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ให้บริการร่วม (</w:t>
                  </w:r>
                  <w:r w:rsidRPr="002C7C85">
                    <w:rPr>
                      <w:rFonts w:ascii="TH SarabunPSK" w:hAnsi="TH SarabunPSK" w:cs="TH SarabunPSK"/>
                      <w:color w:val="000000" w:themeColor="text1"/>
                      <w:spacing w:val="-4"/>
                    </w:rPr>
                    <w:t>Service merging)</w:t>
                  </w:r>
                </w:p>
                <w:p w:rsidR="004B2A71" w:rsidRPr="002C7C85" w:rsidRDefault="004B2A71" w:rsidP="00634754">
                  <w:pPr>
                    <w:pStyle w:val="a6"/>
                    <w:numPr>
                      <w:ilvl w:val="0"/>
                      <w:numId w:val="38"/>
                    </w:numPr>
                    <w:spacing w:after="200"/>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ใช้ระบบสนับสนุนร่วม (</w:t>
                  </w:r>
                  <w:r w:rsidRPr="002C7C85">
                    <w:rPr>
                      <w:rFonts w:ascii="TH SarabunPSK" w:hAnsi="TH SarabunPSK" w:cs="TH SarabunPSK"/>
                      <w:color w:val="000000" w:themeColor="text1"/>
                      <w:spacing w:val="-4"/>
                    </w:rPr>
                    <w:t>Support merging)</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ประเมินผล ความสำเร็จ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ไม่น้อยกว่า</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ร้อยละ </w:t>
                  </w:r>
                  <w:r w:rsidRPr="002C7C85">
                    <w:rPr>
                      <w:rFonts w:ascii="TH SarabunPSK" w:hAnsi="TH SarabunPSK" w:cs="TH SarabunPSK"/>
                      <w:color w:val="000000" w:themeColor="text1"/>
                      <w:spacing w:val="-4"/>
                    </w:rPr>
                    <w:t>80</w:t>
                  </w:r>
                </w:p>
              </w:tc>
            </w:tr>
            <w:tr w:rsidR="004B2A71" w:rsidRPr="002C7C85" w:rsidTr="004B2A71">
              <w:tc>
                <w:tcPr>
                  <w:tcW w:w="2318" w:type="dxa"/>
                </w:tcPr>
                <w:p w:rsidR="004B2A71" w:rsidRPr="002C7C85" w:rsidRDefault="004B2A71" w:rsidP="004B2A71">
                  <w:pPr>
                    <w:rPr>
                      <w:rFonts w:ascii="TH SarabunPSK" w:hAnsi="TH SarabunPSK" w:cs="TH SarabunPSK"/>
                      <w:b/>
                      <w:bCs/>
                      <w:color w:val="000000" w:themeColor="text1"/>
                      <w:spacing w:val="-4"/>
                    </w:rPr>
                  </w:pPr>
                  <w:r w:rsidRPr="002C7C85">
                    <w:rPr>
                      <w:rFonts w:ascii="TH SarabunPSK" w:hAnsi="TH SarabunPSK" w:cs="TH SarabunPSK"/>
                      <w:b/>
                      <w:bCs/>
                      <w:color w:val="000000" w:themeColor="text1"/>
                      <w:spacing w:val="-4"/>
                      <w:cs/>
                    </w:rPr>
                    <w:t xml:space="preserve">มาตรการ 5: ติดตามกำกับ </w:t>
                  </w:r>
                  <w:r w:rsidRPr="002C7C85">
                    <w:rPr>
                      <w:rFonts w:ascii="TH SarabunPSK" w:hAnsi="TH SarabunPSK" w:cs="TH SarabunPSK"/>
                      <w:b/>
                      <w:bCs/>
                      <w:color w:val="000000" w:themeColor="text1"/>
                      <w:spacing w:val="-4"/>
                      <w:cs/>
                    </w:rPr>
                    <w:lastRenderedPageBreak/>
                    <w:t>เครื่องมือประสิทธิภาพทางการเงิน</w:t>
                  </w:r>
                  <w:r w:rsidRPr="002C7C85">
                    <w:rPr>
                      <w:rFonts w:ascii="TH SarabunPSK" w:hAnsi="TH SarabunPSK" w:cs="TH SarabunPSK"/>
                      <w:b/>
                      <w:bCs/>
                      <w:color w:val="000000" w:themeColor="text1"/>
                      <w:spacing w:val="-4"/>
                    </w:rPr>
                    <w:t xml:space="preserve"> (Monitoring Management)</w:t>
                  </w:r>
                </w:p>
                <w:p w:rsidR="004B2A71" w:rsidRPr="002C7C85" w:rsidRDefault="004B2A71" w:rsidP="004B2A71">
                  <w:pPr>
                    <w:rPr>
                      <w:rFonts w:ascii="TH SarabunPSK" w:hAnsi="TH SarabunPSK" w:cs="TH SarabunPSK"/>
                      <w:b/>
                      <w:bCs/>
                      <w:color w:val="000000" w:themeColor="text1"/>
                      <w:spacing w:val="-4"/>
                    </w:rPr>
                  </w:pPr>
                </w:p>
                <w:p w:rsidR="004B2A71" w:rsidRPr="002C7C85" w:rsidRDefault="004B2A71" w:rsidP="004B2A71">
                  <w:pPr>
                    <w:rPr>
                      <w:rFonts w:ascii="TH SarabunPSK" w:hAnsi="TH SarabunPSK" w:cs="TH SarabunPSK"/>
                      <w:b/>
                      <w:bCs/>
                      <w:color w:val="000000" w:themeColor="text1"/>
                      <w:spacing w:val="-4"/>
                    </w:rPr>
                  </w:pPr>
                </w:p>
              </w:tc>
              <w:tc>
                <w:tcPr>
                  <w:tcW w:w="2520" w:type="dxa"/>
                </w:tcPr>
                <w:p w:rsidR="004B2A71" w:rsidRPr="002C7C85" w:rsidRDefault="004B2A71" w:rsidP="00634754">
                  <w:pPr>
                    <w:pStyle w:val="a6"/>
                    <w:numPr>
                      <w:ilvl w:val="1"/>
                      <w:numId w:val="39"/>
                    </w:numPr>
                    <w:ind w:left="466" w:hanging="46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lastRenderedPageBreak/>
                    <w:t>ควบคุมกำกับ โดยเปรียบเทียบแผนการเงิน</w:t>
                  </w:r>
                  <w:r w:rsidRPr="002C7C85">
                    <w:rPr>
                      <w:rFonts w:ascii="TH SarabunPSK" w:hAnsi="TH SarabunPSK" w:cs="TH SarabunPSK"/>
                      <w:color w:val="000000" w:themeColor="text1"/>
                      <w:spacing w:val="-4"/>
                      <w:cs/>
                    </w:rPr>
                    <w:lastRenderedPageBreak/>
                    <w:t xml:space="preserve">กับผลการดำเนินงาน </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9"/>
                    </w:numPr>
                    <w:ind w:left="466" w:hanging="46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ควบคุมกำกับ โดยเกณฑ์ประสิทธิภาพทางการเงิน (</w:t>
                  </w:r>
                  <w:r w:rsidRPr="002C7C85">
                    <w:rPr>
                      <w:rFonts w:ascii="TH SarabunPSK" w:hAnsi="TH SarabunPSK" w:cs="TH SarabunPSK"/>
                      <w:color w:val="000000" w:themeColor="text1"/>
                      <w:spacing w:val="-4"/>
                    </w:rPr>
                    <w:t>7 plus efficiency)</w:t>
                  </w:r>
                </w:p>
                <w:p w:rsidR="004B2A71" w:rsidRPr="002C7C85" w:rsidRDefault="004B2A71" w:rsidP="004B2A71">
                  <w:pPr>
                    <w:pStyle w:val="a6"/>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9"/>
                    </w:numPr>
                    <w:ind w:left="466" w:hanging="46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ควบคุมกำกับ ด้วยเกณฑ์ประเมินต้นทุนผู้ป่วยนอก และผู้ป่วยใน </w:t>
                  </w:r>
                  <w:r w:rsidRPr="002C7C85">
                    <w:rPr>
                      <w:rFonts w:ascii="TH SarabunPSK" w:hAnsi="TH SarabunPSK" w:cs="TH SarabunPSK"/>
                      <w:color w:val="000000" w:themeColor="text1"/>
                      <w:spacing w:val="-4"/>
                    </w:rPr>
                    <w:t>(Unit cost)</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9"/>
                    </w:numPr>
                    <w:ind w:left="466" w:hanging="46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พัฒนาระบบการบริหารจัดการหน่วยบริการ ด้วยการตรวจสอบภายในและควบคุมภายใน</w:t>
                  </w: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Default="004B2A71" w:rsidP="004B2A71">
                  <w:pPr>
                    <w:rPr>
                      <w:rFonts w:ascii="TH SarabunPSK" w:hAnsi="TH SarabunPSK" w:cs="TH SarabunPSK"/>
                      <w:color w:val="000000" w:themeColor="text1"/>
                      <w:spacing w:val="-4"/>
                    </w:rPr>
                  </w:pPr>
                </w:p>
                <w:p w:rsidR="004B2A71" w:rsidRPr="002C7C85" w:rsidRDefault="004B2A71" w:rsidP="004B2A71">
                  <w:pPr>
                    <w:rPr>
                      <w:rFonts w:ascii="TH SarabunPSK" w:hAnsi="TH SarabunPSK" w:cs="TH SarabunPSK"/>
                      <w:color w:val="000000" w:themeColor="text1"/>
                      <w:spacing w:val="-4"/>
                    </w:rPr>
                  </w:pPr>
                </w:p>
                <w:p w:rsidR="004B2A71" w:rsidRPr="002C7C85" w:rsidRDefault="004B2A71" w:rsidP="00634754">
                  <w:pPr>
                    <w:pStyle w:val="a6"/>
                    <w:numPr>
                      <w:ilvl w:val="1"/>
                      <w:numId w:val="39"/>
                    </w:numPr>
                    <w:ind w:left="466" w:hanging="46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เฝ้าระวัง ติดตาม ประเมินผล ความเพียงพอของการจัดสรรเงินให้กับหน่วยบริการ</w:t>
                  </w:r>
                </w:p>
                <w:p w:rsidR="004B2A71" w:rsidRPr="002C7C85" w:rsidRDefault="004B2A71" w:rsidP="004B2A71">
                  <w:pPr>
                    <w:pStyle w:val="a6"/>
                    <w:ind w:left="466" w:hanging="466"/>
                    <w:rPr>
                      <w:rFonts w:ascii="TH SarabunPSK" w:hAnsi="TH SarabunPSK" w:cs="TH SarabunPSK"/>
                      <w:color w:val="000000" w:themeColor="text1"/>
                      <w:spacing w:val="-4"/>
                      <w:cs/>
                    </w:rPr>
                  </w:pPr>
                </w:p>
              </w:tc>
              <w:tc>
                <w:tcPr>
                  <w:tcW w:w="2610" w:type="dxa"/>
                </w:tcPr>
                <w:p w:rsidR="004B2A71" w:rsidRPr="002C7C85" w:rsidRDefault="004B2A71" w:rsidP="00634754">
                  <w:pPr>
                    <w:pStyle w:val="a6"/>
                    <w:numPr>
                      <w:ilvl w:val="1"/>
                      <w:numId w:val="40"/>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lastRenderedPageBreak/>
                    <w:t>ร้อยละของหน่วยบริการ มีผลต่างของแผนและผล ไม่</w:t>
                  </w:r>
                  <w:r w:rsidRPr="002C7C85">
                    <w:rPr>
                      <w:rFonts w:ascii="TH SarabunPSK" w:hAnsi="TH SarabunPSK" w:cs="TH SarabunPSK"/>
                      <w:color w:val="000000" w:themeColor="text1"/>
                      <w:spacing w:val="-4"/>
                      <w:cs/>
                    </w:rPr>
                    <w:lastRenderedPageBreak/>
                    <w:t xml:space="preserve">เกินร้อยละ </w:t>
                  </w:r>
                  <w:r w:rsidRPr="002C7C85">
                    <w:rPr>
                      <w:rFonts w:ascii="TH SarabunPSK" w:hAnsi="TH SarabunPSK" w:cs="TH SarabunPSK"/>
                      <w:color w:val="000000" w:themeColor="text1"/>
                      <w:spacing w:val="-4"/>
                    </w:rPr>
                    <w:t xml:space="preserve">5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ค่าเป้าหมาย : ไม่น้อยกว่าร้อยละ 70</w:t>
                  </w:r>
                </w:p>
                <w:p w:rsidR="004B2A71" w:rsidRPr="002C7C85" w:rsidRDefault="004B2A71" w:rsidP="00634754">
                  <w:pPr>
                    <w:pStyle w:val="a6"/>
                    <w:numPr>
                      <w:ilvl w:val="1"/>
                      <w:numId w:val="40"/>
                    </w:numPr>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ร้อยละของหน่วยบริการที่ผ่านเกณฑ์ประเมิน ≥ </w:t>
                  </w:r>
                  <w:r w:rsidRPr="002C7C85">
                    <w:rPr>
                      <w:rFonts w:ascii="TH SarabunPSK" w:hAnsi="TH SarabunPSK" w:cs="TH SarabunPSK"/>
                      <w:color w:val="000000" w:themeColor="text1"/>
                      <w:spacing w:val="-4"/>
                    </w:rPr>
                    <w:t xml:space="preserve">5 </w:t>
                  </w:r>
                  <w:r w:rsidRPr="002C7C85">
                    <w:rPr>
                      <w:rFonts w:ascii="TH SarabunPSK" w:hAnsi="TH SarabunPSK" w:cs="TH SarabunPSK"/>
                      <w:color w:val="000000" w:themeColor="text1"/>
                      <w:spacing w:val="-4"/>
                      <w:cs/>
                    </w:rPr>
                    <w:t xml:space="preserve">ตัว (ระดับ </w:t>
                  </w:r>
                  <w:r w:rsidRPr="002C7C85">
                    <w:rPr>
                      <w:rFonts w:ascii="TH SarabunPSK" w:hAnsi="TH SarabunPSK" w:cs="TH SarabunPSK"/>
                      <w:color w:val="000000" w:themeColor="text1"/>
                      <w:spacing w:val="-4"/>
                    </w:rPr>
                    <w:t xml:space="preserve">Grade B, A-, A) </w:t>
                  </w:r>
                  <w:r w:rsidRPr="002C7C85">
                    <w:rPr>
                      <w:rFonts w:ascii="TH SarabunPSK" w:hAnsi="TH SarabunPSK" w:cs="TH SarabunPSK"/>
                      <w:color w:val="000000" w:themeColor="text1"/>
                      <w:spacing w:val="-4"/>
                      <w:cs/>
                    </w:rPr>
                    <w:t>จากเกณฑ์ประสิทธิภาพทางการเงิน (</w:t>
                  </w:r>
                  <w:r w:rsidRPr="002C7C85">
                    <w:rPr>
                      <w:rFonts w:ascii="TH SarabunPSK" w:hAnsi="TH SarabunPSK" w:cs="TH SarabunPSK"/>
                      <w:color w:val="000000" w:themeColor="text1"/>
                      <w:spacing w:val="-4"/>
                    </w:rPr>
                    <w:t xml:space="preserve">7 Plus Efficiency)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 ไม่น้อยกว่าร้อยละ </w:t>
                  </w:r>
                  <w:r w:rsidRPr="002C7C85">
                    <w:rPr>
                      <w:rFonts w:ascii="TH SarabunPSK" w:hAnsi="TH SarabunPSK" w:cs="TH SarabunPSK"/>
                      <w:color w:val="000000" w:themeColor="text1"/>
                      <w:spacing w:val="-4"/>
                    </w:rPr>
                    <w:t>65</w:t>
                  </w:r>
                </w:p>
                <w:p w:rsidR="004B2A71" w:rsidRPr="002C7C85" w:rsidRDefault="004B2A71" w:rsidP="00634754">
                  <w:pPr>
                    <w:pStyle w:val="a6"/>
                    <w:numPr>
                      <w:ilvl w:val="1"/>
                      <w:numId w:val="40"/>
                    </w:numPr>
                    <w:spacing w:after="200"/>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ร้อยละของหน่วยบริการมีสัดส่วนของต้นทุนผู้ป่วยนอก และต้นทุนผู้ป่วยใน ไม่เกินค่ากลางของหน่วยบริการในกลุ่มระดับเดียวกัน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 ไม่น้อยกว่าร้อยละ </w:t>
                  </w:r>
                  <w:r w:rsidRPr="002C7C85">
                    <w:rPr>
                      <w:rFonts w:ascii="TH SarabunPSK" w:hAnsi="TH SarabunPSK" w:cs="TH SarabunPSK"/>
                      <w:color w:val="000000" w:themeColor="text1"/>
                      <w:spacing w:val="-4"/>
                    </w:rPr>
                    <w:t>8</w:t>
                  </w:r>
                  <w:r w:rsidRPr="002C7C85">
                    <w:rPr>
                      <w:rFonts w:ascii="TH SarabunPSK" w:hAnsi="TH SarabunPSK" w:cs="TH SarabunPSK"/>
                      <w:color w:val="000000" w:themeColor="text1"/>
                      <w:spacing w:val="-4"/>
                      <w:cs/>
                    </w:rPr>
                    <w:t>0</w:t>
                  </w:r>
                </w:p>
                <w:p w:rsidR="004B2A71" w:rsidRPr="002C7C85" w:rsidRDefault="004B2A71" w:rsidP="00634754">
                  <w:pPr>
                    <w:pStyle w:val="a6"/>
                    <w:numPr>
                      <w:ilvl w:val="1"/>
                      <w:numId w:val="40"/>
                    </w:numPr>
                    <w:spacing w:after="200"/>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 xml:space="preserve">ร้อยละของหน่วยบริการ สป.สธ. </w:t>
                  </w:r>
                  <w:r w:rsidRPr="002C7C85">
                    <w:rPr>
                      <w:rFonts w:ascii="TH SarabunPSK" w:hAnsi="TH SarabunPSK" w:cs="TH SarabunPSK"/>
                      <w:color w:val="000000" w:themeColor="text1"/>
                      <w:spacing w:val="-4"/>
                      <w:cs/>
                    </w:rPr>
                    <w:br/>
                    <w:t>ผ่านเกณฑ์ประเมินการตรวจสอบภายใน และควบคุมภายใน</w:t>
                  </w:r>
                </w:p>
                <w:p w:rsidR="004B2A71" w:rsidRPr="002C7C85" w:rsidRDefault="004B2A71" w:rsidP="004B2A71">
                  <w:pPr>
                    <w:pStyle w:val="a6"/>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ab/>
                    <w:t xml:space="preserve">- </w:t>
                  </w:r>
                  <w:r w:rsidRPr="002C7C85">
                    <w:rPr>
                      <w:rFonts w:ascii="TH SarabunPSK" w:hAnsi="TH SarabunPSK" w:cs="TH SarabunPSK"/>
                      <w:color w:val="000000" w:themeColor="text1"/>
                      <w:spacing w:val="-4"/>
                      <w:cs/>
                    </w:rPr>
                    <w:t xml:space="preserve">ร้อยละของหน่วยบริการ สป.สธ. </w:t>
                  </w:r>
                  <w:r w:rsidRPr="002C7C85">
                    <w:rPr>
                      <w:rFonts w:ascii="TH SarabunPSK" w:hAnsi="TH SarabunPSK" w:cs="TH SarabunPSK"/>
                      <w:color w:val="000000" w:themeColor="text1"/>
                      <w:spacing w:val="-4"/>
                      <w:cs/>
                    </w:rPr>
                    <w:br/>
                    <w:t xml:space="preserve">ผ่านเกณฑ์ประเมินการควบคุมภายในด้วยระบบอิเล็กทรอนิกส์ </w:t>
                  </w:r>
                  <w:r w:rsidRPr="002C7C85">
                    <w:rPr>
                      <w:rFonts w:ascii="TH SarabunPSK" w:hAnsi="TH SarabunPSK" w:cs="TH SarabunPSK"/>
                      <w:color w:val="000000" w:themeColor="text1"/>
                      <w:spacing w:val="-4"/>
                    </w:rPr>
                    <w:t>5</w:t>
                  </w:r>
                  <w:r w:rsidRPr="002C7C85">
                    <w:rPr>
                      <w:rFonts w:ascii="TH SarabunPSK" w:hAnsi="TH SarabunPSK" w:cs="TH SarabunPSK"/>
                      <w:color w:val="000000" w:themeColor="text1"/>
                      <w:spacing w:val="-4"/>
                      <w:cs/>
                    </w:rPr>
                    <w:t xml:space="preserve"> มิติ</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 หน่วยบริการ สป.สธ. ผ่านเกณฑ์ประเมินการควบคุมภายใน ไม่น้อยกว่าร้อยละ </w:t>
                  </w:r>
                  <w:r w:rsidRPr="002C7C85">
                    <w:rPr>
                      <w:rFonts w:ascii="TH SarabunPSK" w:hAnsi="TH SarabunPSK" w:cs="TH SarabunPSK"/>
                      <w:color w:val="000000" w:themeColor="text1"/>
                      <w:spacing w:val="-4"/>
                    </w:rPr>
                    <w:t>80</w:t>
                  </w:r>
                </w:p>
                <w:p w:rsidR="004B2A71" w:rsidRPr="002C7C85" w:rsidRDefault="004B2A71" w:rsidP="004B2A71">
                  <w:pPr>
                    <w:pStyle w:val="a6"/>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ab/>
                    <w:t xml:space="preserve">- </w:t>
                  </w:r>
                  <w:r w:rsidRPr="002C7C85">
                    <w:rPr>
                      <w:rFonts w:ascii="TH SarabunPSK" w:hAnsi="TH SarabunPSK" w:cs="TH SarabunPSK"/>
                      <w:color w:val="000000" w:themeColor="text1"/>
                      <w:spacing w:val="-4"/>
                      <w:cs/>
                    </w:rPr>
                    <w:t xml:space="preserve">ร้อยละของหน่วยบริการ ได้รับการตรวจสอบงบการเงินตามเป้าหมาย </w:t>
                  </w:r>
                </w:p>
                <w:p w:rsidR="004B2A71" w:rsidRPr="002C7C85" w:rsidRDefault="004B2A71" w:rsidP="004B2A71">
                  <w:pPr>
                    <w:pStyle w:val="a6"/>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lastRenderedPageBreak/>
                    <w:tab/>
                  </w:r>
                  <w:r w:rsidRPr="002C7C85">
                    <w:rPr>
                      <w:rFonts w:ascii="TH SarabunPSK" w:hAnsi="TH SarabunPSK" w:cs="TH SarabunPSK"/>
                      <w:color w:val="000000" w:themeColor="text1"/>
                      <w:spacing w:val="-4"/>
                    </w:rPr>
                    <w:tab/>
                    <w:t xml:space="preserve">- </w:t>
                  </w:r>
                  <w:r w:rsidRPr="002C7C85">
                    <w:rPr>
                      <w:rFonts w:ascii="TH SarabunPSK" w:hAnsi="TH SarabunPSK" w:cs="TH SarabunPSK"/>
                      <w:color w:val="000000" w:themeColor="text1"/>
                      <w:spacing w:val="-4"/>
                      <w:cs/>
                    </w:rPr>
                    <w:t xml:space="preserve">รพศ./ รพท. </w:t>
                  </w:r>
                  <w:r w:rsidRPr="002C7C85">
                    <w:rPr>
                      <w:rFonts w:ascii="TH SarabunPSK" w:hAnsi="TH SarabunPSK" w:cs="TH SarabunPSK"/>
                      <w:color w:val="000000" w:themeColor="text1"/>
                      <w:spacing w:val="-4"/>
                    </w:rPr>
                    <w:t xml:space="preserve">= 100% </w:t>
                  </w:r>
                </w:p>
                <w:p w:rsidR="004B2A71" w:rsidRPr="002C7C85" w:rsidRDefault="004B2A71" w:rsidP="004B2A71">
                  <w:pPr>
                    <w:pStyle w:val="a6"/>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rPr>
                    <w:tab/>
                  </w:r>
                  <w:r w:rsidRPr="002C7C85">
                    <w:rPr>
                      <w:rFonts w:ascii="TH SarabunPSK" w:hAnsi="TH SarabunPSK" w:cs="TH SarabunPSK"/>
                      <w:color w:val="000000" w:themeColor="text1"/>
                      <w:spacing w:val="-4"/>
                    </w:rPr>
                    <w:tab/>
                    <w:t xml:space="preserve">- </w:t>
                  </w:r>
                  <w:r w:rsidRPr="002C7C85">
                    <w:rPr>
                      <w:rFonts w:ascii="TH SarabunPSK" w:hAnsi="TH SarabunPSK" w:cs="TH SarabunPSK"/>
                      <w:color w:val="000000" w:themeColor="text1"/>
                      <w:spacing w:val="-4"/>
                      <w:cs/>
                    </w:rPr>
                    <w:t xml:space="preserve">รพช. </w:t>
                  </w:r>
                  <w:r w:rsidRPr="002C7C85">
                    <w:rPr>
                      <w:rFonts w:ascii="TH SarabunPSK" w:hAnsi="TH SarabunPSK" w:cs="TH SarabunPSK"/>
                      <w:color w:val="000000" w:themeColor="text1"/>
                      <w:spacing w:val="-4"/>
                    </w:rPr>
                    <w:t xml:space="preserve">= 25% </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 หน่วยบริการ สป.สธ. ผ่านเกณฑ์ประเมินการควบคุมภายใน ไม่น้อยกว่าร้อยละ </w:t>
                  </w:r>
                  <w:r w:rsidRPr="002C7C85">
                    <w:rPr>
                      <w:rFonts w:ascii="TH SarabunPSK" w:hAnsi="TH SarabunPSK" w:cs="TH SarabunPSK"/>
                      <w:color w:val="000000" w:themeColor="text1"/>
                      <w:spacing w:val="-4"/>
                    </w:rPr>
                    <w:t>80</w:t>
                  </w:r>
                </w:p>
                <w:p w:rsidR="004B2A71" w:rsidRPr="002C7C85" w:rsidRDefault="004B2A71" w:rsidP="00634754">
                  <w:pPr>
                    <w:pStyle w:val="a6"/>
                    <w:numPr>
                      <w:ilvl w:val="1"/>
                      <w:numId w:val="40"/>
                    </w:numPr>
                    <w:spacing w:after="200"/>
                    <w:ind w:left="356" w:hanging="356"/>
                    <w:rPr>
                      <w:rFonts w:ascii="TH SarabunPSK" w:hAnsi="TH SarabunPSK" w:cs="TH SarabunPSK"/>
                      <w:color w:val="000000" w:themeColor="text1"/>
                      <w:spacing w:val="-4"/>
                    </w:rPr>
                  </w:pPr>
                  <w:r w:rsidRPr="002C7C85">
                    <w:rPr>
                      <w:rFonts w:ascii="TH SarabunPSK" w:hAnsi="TH SarabunPSK" w:cs="TH SarabunPSK"/>
                      <w:color w:val="000000" w:themeColor="text1"/>
                      <w:spacing w:val="-4"/>
                      <w:cs/>
                    </w:rPr>
                    <w:t>มีรายงานผลการวิเคราะห์ด้านการเงินการคลัง (</w:t>
                  </w:r>
                  <w:r w:rsidRPr="002C7C85">
                    <w:rPr>
                      <w:rFonts w:ascii="TH SarabunPSK" w:hAnsi="TH SarabunPSK" w:cs="TH SarabunPSK"/>
                      <w:color w:val="000000" w:themeColor="text1"/>
                      <w:spacing w:val="-4"/>
                    </w:rPr>
                    <w:t xml:space="preserve">Standard Report) </w:t>
                  </w:r>
                  <w:r w:rsidRPr="002C7C85">
                    <w:rPr>
                      <w:rFonts w:ascii="TH SarabunPSK" w:hAnsi="TH SarabunPSK" w:cs="TH SarabunPSK"/>
                      <w:color w:val="000000" w:themeColor="text1"/>
                      <w:spacing w:val="-4"/>
                      <w:cs/>
                    </w:rPr>
                    <w:t>ระดับหน่วยบริการ จังหวัด เขต ประเทศ</w:t>
                  </w:r>
                  <w:r w:rsidRPr="002C7C85">
                    <w:rPr>
                      <w:rFonts w:ascii="TH SarabunPSK" w:hAnsi="TH SarabunPSK" w:cs="TH SarabunPSK"/>
                      <w:color w:val="000000" w:themeColor="text1"/>
                      <w:spacing w:val="-4"/>
                    </w:rPr>
                    <w:br/>
                  </w:r>
                  <w:r w:rsidRPr="002C7C85">
                    <w:rPr>
                      <w:rFonts w:ascii="TH SarabunPSK" w:hAnsi="TH SarabunPSK" w:cs="TH SarabunPSK"/>
                      <w:color w:val="000000" w:themeColor="text1"/>
                      <w:spacing w:val="-4"/>
                      <w:cs/>
                    </w:rPr>
                    <w:t xml:space="preserve">ค่าเป้าหมาย : วิกฤตการเงินระดับ 7 </w:t>
                  </w:r>
                  <w:r w:rsidRPr="002C7C85">
                    <w:rPr>
                      <w:rFonts w:ascii="TH SarabunPSK" w:hAnsi="TH SarabunPSK" w:cs="TH SarabunPSK"/>
                      <w:color w:val="000000" w:themeColor="text1"/>
                      <w:spacing w:val="-4"/>
                      <w:cs/>
                    </w:rPr>
                    <w:br/>
                    <w:t xml:space="preserve">ของหน่วยบริการ </w:t>
                  </w:r>
                  <w:r w:rsidRPr="002C7C85">
                    <w:rPr>
                      <w:rFonts w:ascii="TH SarabunPSK" w:hAnsi="TH SarabunPSK" w:cs="TH SarabunPSK"/>
                      <w:color w:val="000000" w:themeColor="text1"/>
                      <w:spacing w:val="-4"/>
                      <w:cs/>
                    </w:rPr>
                    <w:br/>
                    <w:t>ไม่เกินร้อยละ 4</w:t>
                  </w:r>
                </w:p>
              </w:tc>
            </w:tr>
          </w:tbl>
          <w:p w:rsidR="004B2A71" w:rsidRPr="002C7C85" w:rsidRDefault="004B2A71" w:rsidP="004B2A71">
            <w:pPr>
              <w:jc w:val="thaiDistribute"/>
              <w:rPr>
                <w:rFonts w:ascii="TH SarabunPSK" w:hAnsi="TH SarabunPSK" w:cs="TH SarabunPSK"/>
                <w:color w:val="000000" w:themeColor="text1"/>
                <w:spacing w:val="-4"/>
                <w:sz w:val="32"/>
                <w:szCs w:val="32"/>
              </w:rPr>
            </w:pPr>
          </w:p>
        </w:tc>
      </w:tr>
      <w:tr w:rsidR="004B2A71" w:rsidRPr="00FC6D9B" w:rsidTr="004B2A71">
        <w:tc>
          <w:tcPr>
            <w:tcW w:w="10349" w:type="dxa"/>
            <w:gridSpan w:val="2"/>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lastRenderedPageBreak/>
              <w:t xml:space="preserve">เกณฑ์เป้าหมาย </w:t>
            </w:r>
            <w:r w:rsidRPr="00FC6D9B">
              <w:rPr>
                <w:rFonts w:ascii="TH SarabunPSK" w:hAnsi="TH SarabunPSK" w:cs="TH SarabunPSK"/>
                <w:color w:val="000000" w:themeColor="text1"/>
                <w:sz w:val="32"/>
                <w:szCs w:val="32"/>
              </w:rPr>
              <w:t xml:space="preserve">: </w:t>
            </w: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43"/>
              <w:gridCol w:w="1843"/>
              <w:gridCol w:w="1843"/>
              <w:gridCol w:w="1843"/>
            </w:tblGrid>
            <w:tr w:rsidR="004B2A71" w:rsidRPr="00FC6D9B" w:rsidTr="004B2A71">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ปีงบประมาณ </w:t>
                  </w:r>
                  <w:r w:rsidRPr="00FC6D9B">
                    <w:rPr>
                      <w:rFonts w:ascii="TH SarabunPSK" w:hAnsi="TH SarabunPSK" w:cs="TH SarabunPSK"/>
                      <w:b/>
                      <w:bCs/>
                      <w:color w:val="000000" w:themeColor="text1"/>
                      <w:sz w:val="32"/>
                      <w:szCs w:val="32"/>
                    </w:rPr>
                    <w:t>65</w:t>
                  </w:r>
                </w:p>
              </w:tc>
            </w:tr>
            <w:tr w:rsidR="004B2A71" w:rsidRPr="00FC6D9B" w:rsidTr="004B2A71">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lastRenderedPageBreak/>
                    <w:t>4</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0</w:t>
                  </w:r>
                </w:p>
              </w:tc>
              <w:tc>
                <w:tcPr>
                  <w:tcW w:w="1843" w:type="dxa"/>
                  <w:tcBorders>
                    <w:top w:val="single" w:sz="4" w:space="0" w:color="000000"/>
                    <w:left w:val="single" w:sz="4" w:space="0" w:color="000000"/>
                    <w:bottom w:val="single" w:sz="4" w:space="0" w:color="000000"/>
                    <w:right w:val="single" w:sz="4" w:space="0" w:color="000000"/>
                  </w:tcBorders>
                </w:tcPr>
                <w:p w:rsidR="004B2A71" w:rsidRPr="00FC6D9B" w:rsidRDefault="004B2A71" w:rsidP="004B2A71">
                  <w:pPr>
                    <w:tabs>
                      <w:tab w:val="left" w:pos="277"/>
                      <w:tab w:val="center" w:pos="813"/>
                    </w:tabs>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0</w:t>
                  </w:r>
                </w:p>
              </w:tc>
            </w:tr>
          </w:tbl>
          <w:p w:rsidR="004B2A71" w:rsidRPr="00FC6D9B" w:rsidRDefault="004B2A71" w:rsidP="004B2A71">
            <w:pPr>
              <w:jc w:val="thaiDistribute"/>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1.</w:t>
            </w:r>
            <w:r w:rsidRPr="00FC6D9B">
              <w:rPr>
                <w:rFonts w:ascii="TH SarabunPSK" w:hAnsi="TH SarabunPSK" w:cs="TH SarabunPSK"/>
                <w:color w:val="000000" w:themeColor="text1"/>
                <w:sz w:val="32"/>
                <w:szCs w:val="32"/>
                <w:cs/>
              </w:rPr>
              <w:t xml:space="preserve"> เพื่อเป็นเกณฑ์มาตรฐานสำหรับการประเมินสภาพคล่องและเฝ้าระวังภาวะวิกฤติทาง</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    การเงิน</w:t>
            </w:r>
          </w:p>
          <w:p w:rsidR="004B2A71" w:rsidRPr="00FC6D9B" w:rsidRDefault="004B2A71" w:rsidP="004B2A71">
            <w:pP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rPr>
              <w:t>2.</w:t>
            </w:r>
            <w:r w:rsidRPr="00FC6D9B">
              <w:rPr>
                <w:rFonts w:ascii="TH SarabunPSK" w:hAnsi="TH SarabunPSK" w:cs="TH SarabunPSK"/>
                <w:color w:val="000000" w:themeColor="text1"/>
                <w:sz w:val="32"/>
                <w:szCs w:val="32"/>
                <w:cs/>
              </w:rPr>
              <w:t xml:space="preserve"> เป็นข้อมูลสำหรับนำไปสู่การการจัดสรรทรัพยากรสุขภาพให้เกิดความเป็นธรรม</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lang w:val="en-GB"/>
              </w:rPr>
            </w:pPr>
            <w:r w:rsidRPr="00FC6D9B">
              <w:rPr>
                <w:rFonts w:ascii="TH SarabunPSK" w:hAnsi="TH SarabunPSK" w:cs="TH SarabunPSK"/>
                <w:color w:val="000000" w:themeColor="text1"/>
                <w:sz w:val="32"/>
                <w:szCs w:val="32"/>
                <w:cs/>
              </w:rPr>
              <w:t>หน่วยบริการในสังกัดสำนักงานปลัดกระทรวงสาธารณสุข</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การวิเคราะห์จากรายงานการเงินของหน่วยบริการที่ส่งส่วนกลาง (กองเศรษฐกิจสุขภาพและหลักประกันสุขภาพ) รายไตรมาส</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กองเศรษฐกิจสุขภาพและหลักประกันสุขภาพ</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 xml:space="preserve">A = </w:t>
            </w:r>
            <w:r w:rsidRPr="00FC6D9B">
              <w:rPr>
                <w:rFonts w:ascii="TH SarabunPSK" w:hAnsi="TH SarabunPSK" w:cs="TH SarabunPSK"/>
                <w:color w:val="000000" w:themeColor="text1"/>
                <w:sz w:val="32"/>
                <w:szCs w:val="32"/>
                <w:cs/>
              </w:rPr>
              <w:t>จำนวนหน่วยบริการสังกัดสำนักงานปลัดกระทรวงสาธารณสุขที่ประสบภาวะวิกฤติ</w:t>
            </w:r>
          </w:p>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 xml:space="preserve">      ทางการเงิน</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tabs>
                <w:tab w:val="left" w:pos="18"/>
              </w:tabs>
              <w:contextualSpacing/>
              <w:jc w:val="thaiDistribute"/>
              <w:rPr>
                <w:rFonts w:ascii="TH SarabunPSK" w:hAnsi="TH SarabunPSK" w:cs="TH SarabunPSK"/>
                <w:color w:val="000000" w:themeColor="text1"/>
                <w:spacing w:val="6"/>
                <w:sz w:val="32"/>
                <w:szCs w:val="32"/>
              </w:rPr>
            </w:pPr>
            <w:r w:rsidRPr="00FC6D9B">
              <w:rPr>
                <w:rFonts w:ascii="TH SarabunPSK" w:hAnsi="TH SarabunPSK" w:cs="TH SarabunPSK"/>
                <w:color w:val="000000" w:themeColor="text1"/>
                <w:sz w:val="32"/>
                <w:szCs w:val="32"/>
              </w:rPr>
              <w:t xml:space="preserve">B= </w:t>
            </w:r>
            <w:r w:rsidRPr="00FC6D9B">
              <w:rPr>
                <w:rFonts w:ascii="TH SarabunPSK" w:hAnsi="TH SarabunPSK" w:cs="TH SarabunPSK"/>
                <w:color w:val="000000" w:themeColor="text1"/>
                <w:spacing w:val="6"/>
                <w:sz w:val="32"/>
                <w:szCs w:val="32"/>
                <w:cs/>
              </w:rPr>
              <w:t>จำนวนหน่วยบริการสังกัดสำนักงานปลัดกระทรวงสาธารณสุขทั้งหมด (หน่วย</w:t>
            </w:r>
          </w:p>
          <w:p w:rsidR="004B2A71" w:rsidRPr="00FC6D9B" w:rsidRDefault="004B2A71" w:rsidP="004B2A71">
            <w:pPr>
              <w:tabs>
                <w:tab w:val="left" w:pos="2826"/>
              </w:tabs>
              <w:rPr>
                <w:rFonts w:ascii="TH SarabunPSK" w:hAnsi="TH SarabunPSK" w:cs="TH SarabunPSK"/>
                <w:color w:val="000000" w:themeColor="text1"/>
                <w:sz w:val="32"/>
                <w:szCs w:val="32"/>
              </w:rPr>
            </w:pPr>
            <w:r w:rsidRPr="00FC6D9B">
              <w:rPr>
                <w:rFonts w:ascii="TH SarabunPSK" w:hAnsi="TH SarabunPSK" w:cs="TH SarabunPSK"/>
                <w:color w:val="000000" w:themeColor="text1"/>
                <w:spacing w:val="6"/>
                <w:sz w:val="32"/>
                <w:szCs w:val="32"/>
                <w:cs/>
              </w:rPr>
              <w:t xml:space="preserve">     บริการที่จัดส่งรายงานงบทดลอง)  </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u w:val="single"/>
                <w:cs/>
              </w:rPr>
            </w:pPr>
            <w:r w:rsidRPr="00FC6D9B">
              <w:rPr>
                <w:rFonts w:ascii="TH SarabunPSK" w:hAnsi="TH SarabunPSK" w:cs="TH SarabunPSK"/>
                <w:color w:val="000000" w:themeColor="text1"/>
                <w:spacing w:val="-4"/>
                <w:sz w:val="32"/>
                <w:szCs w:val="32"/>
              </w:rPr>
              <w:t>(A</w:t>
            </w:r>
            <w:r w:rsidRPr="00FC6D9B">
              <w:rPr>
                <w:rFonts w:ascii="TH SarabunPSK" w:hAnsi="TH SarabunPSK" w:cs="TH SarabunPSK"/>
                <w:color w:val="000000" w:themeColor="text1"/>
                <w:spacing w:val="-4"/>
                <w:sz w:val="32"/>
                <w:szCs w:val="32"/>
                <w:cs/>
              </w:rPr>
              <w:t>/</w:t>
            </w:r>
            <w:r w:rsidRPr="00FC6D9B">
              <w:rPr>
                <w:rFonts w:ascii="TH SarabunPSK" w:hAnsi="TH SarabunPSK" w:cs="TH SarabunPSK"/>
                <w:color w:val="000000" w:themeColor="text1"/>
                <w:spacing w:val="-4"/>
                <w:sz w:val="32"/>
                <w:szCs w:val="32"/>
              </w:rPr>
              <w:t xml:space="preserve">B) x </w:t>
            </w:r>
            <w:r w:rsidRPr="00FC6D9B">
              <w:rPr>
                <w:rFonts w:ascii="TH SarabunPSK" w:hAnsi="TH SarabunPSK" w:cs="TH SarabunPSK"/>
                <w:color w:val="000000" w:themeColor="text1"/>
                <w:sz w:val="32"/>
                <w:szCs w:val="32"/>
              </w:rPr>
              <w:t>100</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ไตรมาส 1, 2, 3 และ 4</w:t>
            </w:r>
          </w:p>
        </w:tc>
      </w:tr>
      <w:tr w:rsidR="004B2A71" w:rsidRPr="00FC6D9B" w:rsidTr="004B2A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เกณฑ์การประเมิน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268"/>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268"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w:t>
                  </w:r>
                  <w:r w:rsidRPr="00FC6D9B">
                    <w:rPr>
                      <w:rFonts w:ascii="TH SarabunPSK" w:hAnsi="TH SarabunPSK" w:cs="TH SarabunPSK"/>
                      <w:color w:val="000000" w:themeColor="text1"/>
                      <w:sz w:val="32"/>
                      <w:szCs w:val="32"/>
                      <w:cs/>
                    </w:rPr>
                    <w:lastRenderedPageBreak/>
                    <w:t>การเงิน ไม่เกินร้อยละ</w:t>
                  </w:r>
                  <w:r w:rsidRPr="00FC6D9B">
                    <w:rPr>
                      <w:rFonts w:ascii="TH SarabunPSK" w:hAnsi="TH SarabunPSK" w:cs="TH SarabunPSK"/>
                      <w:color w:val="000000" w:themeColor="text1"/>
                      <w:sz w:val="32"/>
                      <w:szCs w:val="32"/>
                    </w:rPr>
                    <w:t xml:space="preserve"> 4</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ร้อยละของหน่วยบริการประสบภาวะวิกฤติทาง</w:t>
                  </w:r>
                  <w:r w:rsidRPr="00FC6D9B">
                    <w:rPr>
                      <w:rFonts w:ascii="TH SarabunPSK" w:hAnsi="TH SarabunPSK" w:cs="TH SarabunPSK"/>
                      <w:color w:val="000000" w:themeColor="text1"/>
                      <w:sz w:val="32"/>
                      <w:szCs w:val="32"/>
                      <w:cs/>
                    </w:rPr>
                    <w:lastRenderedPageBreak/>
                    <w:t>การเงิน ไม่เกินร้อยละ</w:t>
                  </w:r>
                  <w:r w:rsidRPr="00FC6D9B">
                    <w:rPr>
                      <w:rFonts w:ascii="TH SarabunPSK" w:hAnsi="TH SarabunPSK" w:cs="TH SarabunPSK"/>
                      <w:color w:val="000000" w:themeColor="text1"/>
                      <w:sz w:val="32"/>
                      <w:szCs w:val="32"/>
                    </w:rPr>
                    <w:t xml:space="preserve"> 4</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ร้อยละของหน่วยบริการประสบภาวะวิกฤติทาง</w:t>
                  </w:r>
                  <w:r w:rsidRPr="00FC6D9B">
                    <w:rPr>
                      <w:rFonts w:ascii="TH SarabunPSK" w:hAnsi="TH SarabunPSK" w:cs="TH SarabunPSK"/>
                      <w:color w:val="000000" w:themeColor="text1"/>
                      <w:sz w:val="32"/>
                      <w:szCs w:val="32"/>
                      <w:cs/>
                    </w:rPr>
                    <w:lastRenderedPageBreak/>
                    <w:t>การเงิน ไม่เกินร้อยละ</w:t>
                  </w:r>
                  <w:r w:rsidRPr="00FC6D9B">
                    <w:rPr>
                      <w:rFonts w:ascii="TH SarabunPSK" w:hAnsi="TH SarabunPSK" w:cs="TH SarabunPSK"/>
                      <w:color w:val="000000" w:themeColor="text1"/>
                      <w:sz w:val="32"/>
                      <w:szCs w:val="32"/>
                    </w:rPr>
                    <w:t xml:space="preserve"> 4</w:t>
                  </w:r>
                </w:p>
              </w:tc>
              <w:tc>
                <w:tcPr>
                  <w:tcW w:w="2268"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lastRenderedPageBreak/>
                    <w:t>ร้อยละของหน่วยบริการประสบภาวะวิกฤติทาง</w:t>
                  </w:r>
                  <w:r w:rsidRPr="00FC6D9B">
                    <w:rPr>
                      <w:rFonts w:ascii="TH SarabunPSK" w:hAnsi="TH SarabunPSK" w:cs="TH SarabunPSK"/>
                      <w:color w:val="000000" w:themeColor="text1"/>
                      <w:sz w:val="32"/>
                      <w:szCs w:val="32"/>
                      <w:cs/>
                    </w:rPr>
                    <w:lastRenderedPageBreak/>
                    <w:t>การเงิน ไม่เกินร้อยละ</w:t>
                  </w:r>
                  <w:r w:rsidRPr="00FC6D9B">
                    <w:rPr>
                      <w:rFonts w:ascii="TH SarabunPSK" w:hAnsi="TH SarabunPSK" w:cs="TH SarabunPSK"/>
                      <w:color w:val="000000" w:themeColor="text1"/>
                      <w:sz w:val="32"/>
                      <w:szCs w:val="32"/>
                    </w:rPr>
                    <w:t xml:space="preserve"> 4</w:t>
                  </w:r>
                </w:p>
              </w:tc>
            </w:tr>
          </w:tbl>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ปี 256</w:t>
            </w:r>
            <w:r w:rsidRPr="00FC6D9B">
              <w:rPr>
                <w:rFonts w:ascii="TH SarabunPSK" w:hAnsi="TH SarabunPSK" w:cs="TH SarabunPSK"/>
                <w:b/>
                <w:bCs/>
                <w:color w:val="000000" w:themeColor="text1"/>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2</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2</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2</w:t>
                  </w:r>
                </w:p>
              </w:tc>
              <w:tc>
                <w:tcPr>
                  <w:tcW w:w="2126"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2</w:t>
                  </w:r>
                </w:p>
              </w:tc>
            </w:tr>
          </w:tbl>
          <w:p w:rsidR="004B2A71" w:rsidRPr="00FC6D9B" w:rsidRDefault="004B2A71" w:rsidP="004B2A71">
            <w:pPr>
              <w:rPr>
                <w:rFonts w:ascii="TH SarabunPSK" w:hAnsi="TH SarabunPSK" w:cs="TH SarabunPSK"/>
                <w:b/>
                <w:bCs/>
                <w:color w:val="000000" w:themeColor="text1"/>
                <w:sz w:val="32"/>
                <w:szCs w:val="32"/>
              </w:rPr>
            </w:pP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rPr>
                <w:trHeight w:val="178"/>
              </w:trPr>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126"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r>
          </w:tbl>
          <w:p w:rsidR="004B2A71" w:rsidRPr="00FC6D9B" w:rsidRDefault="004B2A71" w:rsidP="004B2A71">
            <w:pPr>
              <w:rPr>
                <w:rFonts w:ascii="TH SarabunPSK" w:hAnsi="TH SarabunPSK" w:cs="TH SarabunPSK"/>
                <w:b/>
                <w:bCs/>
                <w:color w:val="000000" w:themeColor="text1"/>
                <w:sz w:val="32"/>
                <w:szCs w:val="32"/>
              </w:rPr>
            </w:pP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ปี 256</w:t>
            </w:r>
            <w:r w:rsidRPr="00FC6D9B">
              <w:rPr>
                <w:rFonts w:ascii="TH SarabunPSK" w:hAnsi="TH SarabunPSK" w:cs="TH SarabunPSK"/>
                <w:b/>
                <w:bCs/>
                <w:color w:val="000000" w:themeColor="text1"/>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5"/>
              <w:gridCol w:w="2410"/>
              <w:gridCol w:w="2410"/>
              <w:gridCol w:w="2126"/>
            </w:tblGrid>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3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6 เดือน</w:t>
                  </w:r>
                </w:p>
              </w:tc>
              <w:tc>
                <w:tcPr>
                  <w:tcW w:w="2410"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9เดือน</w:t>
                  </w:r>
                </w:p>
              </w:tc>
              <w:tc>
                <w:tcPr>
                  <w:tcW w:w="2126"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รอบ 12เดือน</w:t>
                  </w:r>
                </w:p>
              </w:tc>
            </w:tr>
            <w:tr w:rsidR="004B2A71" w:rsidRPr="00FC6D9B" w:rsidTr="004B2A71">
              <w:tc>
                <w:tcPr>
                  <w:tcW w:w="2405" w:type="dxa"/>
                  <w:shd w:val="clear" w:color="auto" w:fill="auto"/>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410"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ไม่เกินร้อยละ</w:t>
                  </w:r>
                  <w:r w:rsidRPr="00FC6D9B">
                    <w:rPr>
                      <w:rFonts w:ascii="TH SarabunPSK" w:hAnsi="TH SarabunPSK" w:cs="TH SarabunPSK"/>
                      <w:color w:val="000000" w:themeColor="text1"/>
                      <w:sz w:val="32"/>
                      <w:szCs w:val="32"/>
                    </w:rPr>
                    <w:t xml:space="preserve"> 0</w:t>
                  </w:r>
                </w:p>
              </w:tc>
              <w:tc>
                <w:tcPr>
                  <w:tcW w:w="2126" w:type="dxa"/>
                  <w:shd w:val="clear" w:color="auto" w:fill="auto"/>
                </w:tcPr>
                <w:p w:rsidR="004B2A71" w:rsidRPr="00FC6D9B" w:rsidRDefault="004B2A71" w:rsidP="004B2A71">
                  <w:pPr>
                    <w:jc w:val="cente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ร้อยละของหน่วยบริการประสบภาวะวิกฤติทางการเงิน ไม่</w:t>
                  </w:r>
                  <w:r w:rsidRPr="00FC6D9B">
                    <w:rPr>
                      <w:rFonts w:ascii="TH SarabunPSK" w:hAnsi="TH SarabunPSK" w:cs="TH SarabunPSK"/>
                      <w:color w:val="000000" w:themeColor="text1"/>
                      <w:sz w:val="32"/>
                      <w:szCs w:val="32"/>
                      <w:cs/>
                    </w:rPr>
                    <w:lastRenderedPageBreak/>
                    <w:t>เกินร้อยละ</w:t>
                  </w:r>
                  <w:r w:rsidRPr="00FC6D9B">
                    <w:rPr>
                      <w:rFonts w:ascii="TH SarabunPSK" w:hAnsi="TH SarabunPSK" w:cs="TH SarabunPSK"/>
                      <w:color w:val="000000" w:themeColor="text1"/>
                      <w:sz w:val="32"/>
                      <w:szCs w:val="32"/>
                    </w:rPr>
                    <w:t xml:space="preserve"> 0</w:t>
                  </w:r>
                </w:p>
              </w:tc>
            </w:tr>
          </w:tbl>
          <w:p w:rsidR="004B2A71" w:rsidRPr="00FC6D9B" w:rsidRDefault="004B2A71" w:rsidP="004B2A71">
            <w:pPr>
              <w:rPr>
                <w:rFonts w:ascii="TH SarabunPSK" w:hAnsi="TH SarabunPSK" w:cs="TH SarabunPSK"/>
                <w:b/>
                <w:bCs/>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highlight w:val="yellow"/>
                <w:cs/>
              </w:rPr>
            </w:pPr>
            <w:r w:rsidRPr="00FC6D9B">
              <w:rPr>
                <w:rFonts w:ascii="TH SarabunPSK" w:hAnsi="TH SarabunPSK" w:cs="TH SarabunPSK"/>
                <w:b/>
                <w:bCs/>
                <w:color w:val="000000" w:themeColor="text1"/>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jc w:val="thaiDistribute"/>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การวัด/วิเคราะห์</w:t>
            </w:r>
          </w:p>
        </w:tc>
      </w:tr>
      <w:tr w:rsidR="004B2A71" w:rsidRPr="00FC6D9B" w:rsidTr="004B2A71">
        <w:trPr>
          <w:trHeight w:val="96"/>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รายงานหน่วยบริการสังกัดสำนักงานปลัดกระทรวงสาธารณสุขที่ประสบภาวะวิกฤติทางการเงิน</w:t>
            </w:r>
          </w:p>
        </w:tc>
      </w:tr>
      <w:tr w:rsidR="004B2A71" w:rsidRPr="00FC6D9B" w:rsidTr="004B2A71">
        <w:trPr>
          <w:trHeight w:val="1069"/>
        </w:trPr>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39"/>
              <w:gridCol w:w="1439"/>
              <w:gridCol w:w="1200"/>
              <w:gridCol w:w="1200"/>
              <w:gridCol w:w="1200"/>
              <w:gridCol w:w="1200"/>
            </w:tblGrid>
            <w:tr w:rsidR="004B2A71" w:rsidRPr="00FC6D9B" w:rsidTr="004B2A71">
              <w:trPr>
                <w:trHeight w:val="450"/>
                <w:jc w:val="center"/>
              </w:trPr>
              <w:tc>
                <w:tcPr>
                  <w:tcW w:w="1439" w:type="dxa"/>
                  <w:vMerge w:val="restart"/>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Baseline data</w:t>
                  </w:r>
                </w:p>
              </w:tc>
              <w:tc>
                <w:tcPr>
                  <w:tcW w:w="1439" w:type="dxa"/>
                  <w:vMerge w:val="restart"/>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หน่วยวัด</w:t>
                  </w:r>
                </w:p>
              </w:tc>
              <w:tc>
                <w:tcPr>
                  <w:tcW w:w="4800" w:type="dxa"/>
                  <w:gridSpan w:val="4"/>
                </w:tcPr>
                <w:p w:rsidR="004B2A71" w:rsidRPr="00FC6D9B" w:rsidRDefault="004B2A71" w:rsidP="004B2A71">
                  <w:pPr>
                    <w:jc w:val="cente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ผลการดำเนินงานในรอบปีงบประมาณ พ.ศ.</w:t>
                  </w:r>
                </w:p>
              </w:tc>
            </w:tr>
            <w:tr w:rsidR="004B2A71" w:rsidRPr="00FC6D9B" w:rsidTr="004B2A71">
              <w:trPr>
                <w:trHeight w:val="450"/>
                <w:jc w:val="center"/>
              </w:trPr>
              <w:tc>
                <w:tcPr>
                  <w:tcW w:w="1439"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439" w:type="dxa"/>
                  <w:vMerge/>
                </w:tcPr>
                <w:p w:rsidR="004B2A71" w:rsidRPr="00FC6D9B" w:rsidRDefault="004B2A71" w:rsidP="004B2A71">
                  <w:pPr>
                    <w:jc w:val="center"/>
                    <w:rPr>
                      <w:rFonts w:ascii="TH SarabunPSK" w:hAnsi="TH SarabunPSK" w:cs="TH SarabunPSK"/>
                      <w:b/>
                      <w:bCs/>
                      <w:color w:val="000000" w:themeColor="text1"/>
                      <w:sz w:val="32"/>
                      <w:szCs w:val="32"/>
                    </w:rPr>
                  </w:pPr>
                </w:p>
              </w:tc>
              <w:tc>
                <w:tcPr>
                  <w:tcW w:w="120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2558</w:t>
                  </w:r>
                </w:p>
              </w:tc>
              <w:tc>
                <w:tcPr>
                  <w:tcW w:w="120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2559</w:t>
                  </w:r>
                </w:p>
              </w:tc>
              <w:tc>
                <w:tcPr>
                  <w:tcW w:w="120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2560</w:t>
                  </w:r>
                </w:p>
              </w:tc>
              <w:tc>
                <w:tcPr>
                  <w:tcW w:w="1200" w:type="dxa"/>
                </w:tcPr>
                <w:p w:rsidR="004B2A71" w:rsidRPr="00FC6D9B" w:rsidRDefault="004B2A71" w:rsidP="004B2A71">
                  <w:pPr>
                    <w:jc w:val="cente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rPr>
                    <w:t>2561</w:t>
                  </w:r>
                </w:p>
              </w:tc>
            </w:tr>
            <w:tr w:rsidR="004B2A71" w:rsidRPr="00FC6D9B" w:rsidTr="004B2A71">
              <w:trPr>
                <w:trHeight w:val="3321"/>
                <w:jc w:val="center"/>
              </w:trPr>
              <w:tc>
                <w:tcPr>
                  <w:tcW w:w="1439" w:type="dxa"/>
                </w:tcPr>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หน่วยบริการสังกัดสำนักงานปลัดกระทรวงสาธารณสุขที่ประสบภาวะวิกฤติทางการเงิน</w:t>
                  </w:r>
                </w:p>
              </w:tc>
              <w:tc>
                <w:tcPr>
                  <w:tcW w:w="1439" w:type="dxa"/>
                </w:tcPr>
                <w:p w:rsidR="004B2A71" w:rsidRPr="00FC6D9B" w:rsidRDefault="004B2A71" w:rsidP="004B2A71">
                  <w:pPr>
                    <w:jc w:val="center"/>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ร้อยละ</w:t>
                  </w:r>
                </w:p>
              </w:tc>
              <w:tc>
                <w:tcPr>
                  <w:tcW w:w="1200" w:type="dxa"/>
                </w:tcPr>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1/58</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6.31</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2/58</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5.76</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3/58</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12.19</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lastRenderedPageBreak/>
                    <w:t>4/58</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15.65</w:t>
                  </w:r>
                </w:p>
              </w:tc>
              <w:tc>
                <w:tcPr>
                  <w:tcW w:w="1200" w:type="dxa"/>
                </w:tcPr>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lastRenderedPageBreak/>
                    <w:t xml:space="preserve">ไตรมาส </w:t>
                  </w:r>
                  <w:r w:rsidRPr="00FC6D9B">
                    <w:rPr>
                      <w:rFonts w:ascii="TH SarabunPSK" w:hAnsi="TH SarabunPSK" w:cs="TH SarabunPSK"/>
                      <w:color w:val="000000" w:themeColor="text1"/>
                      <w:sz w:val="32"/>
                      <w:szCs w:val="32"/>
                      <w:u w:val="single"/>
                    </w:rPr>
                    <w:t>1/59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8.46</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2/59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5.04</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3/59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9.83</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lastRenderedPageBreak/>
                    <w:t xml:space="preserve">ไตรมาส </w:t>
                  </w:r>
                  <w:r w:rsidRPr="00FC6D9B">
                    <w:rPr>
                      <w:rFonts w:ascii="TH SarabunPSK" w:hAnsi="TH SarabunPSK" w:cs="TH SarabunPSK"/>
                      <w:color w:val="000000" w:themeColor="text1"/>
                      <w:sz w:val="32"/>
                      <w:szCs w:val="32"/>
                      <w:u w:val="single"/>
                    </w:rPr>
                    <w:t>4/59</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13.49</w:t>
                  </w:r>
                </w:p>
              </w:tc>
              <w:tc>
                <w:tcPr>
                  <w:tcW w:w="1200" w:type="dxa"/>
                </w:tcPr>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lastRenderedPageBreak/>
                    <w:t xml:space="preserve">ไตรมาส </w:t>
                  </w:r>
                  <w:r w:rsidRPr="00FC6D9B">
                    <w:rPr>
                      <w:rFonts w:ascii="TH SarabunPSK" w:hAnsi="TH SarabunPSK" w:cs="TH SarabunPSK"/>
                      <w:color w:val="000000" w:themeColor="text1"/>
                      <w:sz w:val="32"/>
                      <w:szCs w:val="32"/>
                      <w:u w:val="single"/>
                    </w:rPr>
                    <w:t>1/60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0.91</w:t>
                  </w:r>
                </w:p>
                <w:p w:rsidR="004B2A71" w:rsidRPr="00FC6D9B" w:rsidRDefault="004B2A71" w:rsidP="004B2A71">
                  <w:pPr>
                    <w:ind w:right="34"/>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2/60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0.78</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3/60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3.13</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lastRenderedPageBreak/>
                    <w:t>4/60</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9.71</w:t>
                  </w:r>
                </w:p>
              </w:tc>
              <w:tc>
                <w:tcPr>
                  <w:tcW w:w="1200" w:type="dxa"/>
                </w:tcPr>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lastRenderedPageBreak/>
                    <w:t xml:space="preserve">ไตรมาส </w:t>
                  </w:r>
                  <w:r w:rsidRPr="00FC6D9B">
                    <w:rPr>
                      <w:rFonts w:ascii="TH SarabunPSK" w:hAnsi="TH SarabunPSK" w:cs="TH SarabunPSK"/>
                      <w:color w:val="000000" w:themeColor="text1"/>
                      <w:sz w:val="32"/>
                      <w:szCs w:val="32"/>
                      <w:u w:val="single"/>
                    </w:rPr>
                    <w:t>1/61</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0</w:t>
                  </w:r>
                </w:p>
                <w:p w:rsidR="004B2A71" w:rsidRPr="00FC6D9B" w:rsidRDefault="004B2A71" w:rsidP="004B2A71">
                  <w:pPr>
                    <w:ind w:right="34"/>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2/61</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0</w:t>
                  </w:r>
                </w:p>
                <w:p w:rsidR="004B2A71" w:rsidRPr="00FC6D9B" w:rsidRDefault="004B2A71" w:rsidP="004B2A71">
                  <w:pPr>
                    <w:rPr>
                      <w:rFonts w:ascii="TH SarabunPSK" w:hAnsi="TH SarabunPSK" w:cs="TH SarabunPSK"/>
                      <w:color w:val="000000" w:themeColor="text1"/>
                      <w:sz w:val="32"/>
                      <w:szCs w:val="32"/>
                      <w:u w:val="single"/>
                    </w:rPr>
                  </w:pPr>
                  <w:r w:rsidRPr="00FC6D9B">
                    <w:rPr>
                      <w:rFonts w:ascii="TH SarabunPSK" w:hAnsi="TH SarabunPSK" w:cs="TH SarabunPSK"/>
                      <w:color w:val="000000" w:themeColor="text1"/>
                      <w:sz w:val="32"/>
                      <w:szCs w:val="32"/>
                      <w:u w:val="single"/>
                      <w:cs/>
                    </w:rPr>
                    <w:t xml:space="preserve">ไตรมาส </w:t>
                  </w:r>
                  <w:r w:rsidRPr="00FC6D9B">
                    <w:rPr>
                      <w:rFonts w:ascii="TH SarabunPSK" w:hAnsi="TH SarabunPSK" w:cs="TH SarabunPSK"/>
                      <w:color w:val="000000" w:themeColor="text1"/>
                      <w:sz w:val="32"/>
                      <w:szCs w:val="32"/>
                      <w:u w:val="single"/>
                    </w:rPr>
                    <w:t>3/61</w:t>
                  </w:r>
                </w:p>
                <w:p w:rsidR="004B2A71" w:rsidRPr="00FC6D9B" w:rsidRDefault="004B2A71" w:rsidP="004B2A71">
                  <w:pPr>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ร้อยละ </w:t>
                  </w:r>
                  <w:r w:rsidRPr="00FC6D9B">
                    <w:rPr>
                      <w:rFonts w:ascii="TH SarabunPSK" w:hAnsi="TH SarabunPSK" w:cs="TH SarabunPSK"/>
                      <w:color w:val="000000" w:themeColor="text1"/>
                      <w:sz w:val="32"/>
                      <w:szCs w:val="32"/>
                    </w:rPr>
                    <w:t>1.45</w:t>
                  </w:r>
                </w:p>
                <w:p w:rsidR="004B2A71" w:rsidRPr="00FC6D9B" w:rsidRDefault="004B2A71" w:rsidP="004B2A71">
                  <w:pPr>
                    <w:rPr>
                      <w:rFonts w:ascii="TH SarabunPSK" w:hAnsi="TH SarabunPSK" w:cs="TH SarabunPSK"/>
                      <w:color w:val="000000" w:themeColor="text1"/>
                      <w:sz w:val="32"/>
                      <w:szCs w:val="32"/>
                      <w:u w:val="single"/>
                      <w:cs/>
                    </w:rPr>
                  </w:pPr>
                </w:p>
              </w:tc>
            </w:tr>
          </w:tbl>
          <w:p w:rsidR="004B2A71" w:rsidRPr="00FC6D9B" w:rsidRDefault="004B2A71" w:rsidP="004B2A71">
            <w:pPr>
              <w:rPr>
                <w:rFonts w:ascii="TH SarabunPSK" w:hAnsi="TH SarabunPSK" w:cs="TH SarabunPSK"/>
                <w:color w:val="000000" w:themeColor="text1"/>
                <w:sz w:val="32"/>
                <w:szCs w:val="32"/>
              </w:rPr>
            </w:pP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lastRenderedPageBreak/>
              <w:t>ผู้ให้ข้อมูลทางวิชาการ /</w:t>
            </w:r>
          </w:p>
          <w:p w:rsidR="004B2A71" w:rsidRPr="00FC6D9B" w:rsidRDefault="004B2A71" w:rsidP="004B2A71">
            <w:pPr>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634754">
            <w:pPr>
              <w:pStyle w:val="a6"/>
              <w:numPr>
                <w:ilvl w:val="0"/>
                <w:numId w:val="31"/>
              </w:num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นายวัฒน์ชัย  จรูญวรรธนะ</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ผู้อำนวยการกองเศรษฐกิจสุขภาพและ</w:t>
            </w:r>
          </w:p>
          <w:p w:rsidR="004B2A71" w:rsidRPr="00FC6D9B" w:rsidRDefault="004B2A71" w:rsidP="004B2A71">
            <w:pPr>
              <w:pStyle w:val="a6"/>
              <w:ind w:left="34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หลักประกันสุขภาพ</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cwatchai@gmail.com</w:t>
            </w:r>
          </w:p>
          <w:p w:rsidR="004B2A71" w:rsidRPr="00FC6D9B" w:rsidRDefault="004B2A71" w:rsidP="004B2A71">
            <w:pPr>
              <w:pStyle w:val="a6"/>
              <w:ind w:left="345" w:hanging="284"/>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กองเศรษฐกิจสุขภาพและหลักประกันสุขภาพ</w:t>
            </w:r>
          </w:p>
          <w:p w:rsidR="004B2A71" w:rsidRPr="00FC6D9B" w:rsidRDefault="004B2A71" w:rsidP="00634754">
            <w:pPr>
              <w:pStyle w:val="a6"/>
              <w:numPr>
                <w:ilvl w:val="0"/>
                <w:numId w:val="31"/>
              </w:num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นายวัลลภ  คชบก</w:t>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หัวหน้ากลุ่มงานพัฒนาหลักประกันสุขภาพ</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wallop4444@gmail.com</w:t>
            </w:r>
          </w:p>
          <w:p w:rsidR="004B2A71" w:rsidRPr="00FC6D9B" w:rsidRDefault="004B2A71" w:rsidP="004B2A71">
            <w:pPr>
              <w:pStyle w:val="a6"/>
              <w:ind w:left="345" w:hanging="284"/>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กองเศรษฐกิจสุขภาพและหลักประกันสุขภาพ</w:t>
            </w:r>
          </w:p>
          <w:p w:rsidR="004B2A71" w:rsidRPr="00FC6D9B" w:rsidRDefault="004B2A71" w:rsidP="00634754">
            <w:pPr>
              <w:pStyle w:val="a6"/>
              <w:numPr>
                <w:ilvl w:val="0"/>
                <w:numId w:val="31"/>
              </w:num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นางนิ่มอนงค์ สายรัตน์</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หัวหน้ากลุ่มงานพัฒนานโยบายและยุทธศาสตร์</w:t>
            </w:r>
          </w:p>
          <w:p w:rsidR="004B2A71" w:rsidRPr="00FC6D9B" w:rsidRDefault="004B2A71" w:rsidP="004B2A71">
            <w:pPr>
              <w:pStyle w:val="a6"/>
              <w:ind w:left="345"/>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เศรษฐกิจสุขภาพและหลักประกันสุขภาพ</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E-mail : nimanong_15@hotmail.com</w:t>
            </w:r>
          </w:p>
          <w:p w:rsidR="004B2A71" w:rsidRPr="00FC6D9B" w:rsidRDefault="004B2A71" w:rsidP="004B2A71">
            <w:pPr>
              <w:pStyle w:val="a6"/>
              <w:ind w:left="345" w:hanging="284"/>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กองเศรษฐกิจสุขภาพและหลักประกันสุขภาพ</w:t>
            </w:r>
          </w:p>
          <w:p w:rsidR="004B2A71" w:rsidRPr="00FC6D9B" w:rsidRDefault="004B2A71" w:rsidP="00634754">
            <w:pPr>
              <w:pStyle w:val="a6"/>
              <w:numPr>
                <w:ilvl w:val="0"/>
                <w:numId w:val="31"/>
              </w:num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นางน้ำค้าง  บวรกุลวัฒน์</w:t>
            </w:r>
            <w:r w:rsidRPr="00FC6D9B">
              <w:rPr>
                <w:rFonts w:ascii="TH SarabunPSK" w:hAnsi="TH SarabunPSK" w:cs="TH SarabunPSK"/>
                <w:color w:val="000000" w:themeColor="text1"/>
                <w:sz w:val="32"/>
                <w:szCs w:val="32"/>
                <w:cs/>
              </w:rPr>
              <w:tab/>
              <w:t>หัวหน้ากลุ่มงานพัฒนาระบบบัญชีบริหาร</w:t>
            </w:r>
          </w:p>
          <w:p w:rsidR="004B2A71" w:rsidRPr="00FC6D9B" w:rsidRDefault="004B2A71" w:rsidP="004B2A71">
            <w:pPr>
              <w:ind w:left="345" w:hanging="284"/>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โทรศัพท์ที่ทำงาน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t xml:space="preserve">โทรศัพท์มือถือ : </w:t>
            </w:r>
          </w:p>
          <w:p w:rsidR="004B2A71" w:rsidRPr="00FC6D9B" w:rsidRDefault="004B2A71" w:rsidP="004B2A71">
            <w:pPr>
              <w:ind w:left="345" w:hanging="284"/>
              <w:rPr>
                <w:rFonts w:ascii="TH SarabunPSK" w:hAnsi="TH SarabunPSK" w:cs="TH SarabunPSK"/>
                <w:color w:val="000000" w:themeColor="text1"/>
                <w:sz w:val="32"/>
                <w:szCs w:val="32"/>
                <w:cs/>
              </w:rPr>
            </w:pPr>
            <w:r w:rsidRPr="00FC6D9B">
              <w:rPr>
                <w:rFonts w:ascii="TH SarabunPSK" w:hAnsi="TH SarabunPSK" w:cs="TH SarabunPSK"/>
                <w:color w:val="000000" w:themeColor="text1"/>
                <w:sz w:val="32"/>
                <w:szCs w:val="32"/>
                <w:cs/>
              </w:rPr>
              <w:t>โทรสาร :</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cs/>
              </w:rPr>
              <w:tab/>
            </w:r>
            <w:r w:rsidRPr="00FC6D9B">
              <w:rPr>
                <w:rFonts w:ascii="TH SarabunPSK" w:hAnsi="TH SarabunPSK" w:cs="TH SarabunPSK"/>
                <w:color w:val="000000" w:themeColor="text1"/>
                <w:sz w:val="32"/>
                <w:szCs w:val="32"/>
              </w:rPr>
              <w:t xml:space="preserve">E-mail : </w:t>
            </w:r>
            <w:r w:rsidRPr="00FC6D9B">
              <w:rPr>
                <w:rStyle w:val="a8"/>
                <w:rFonts w:ascii="TH SarabunPSK" w:hAnsi="TH SarabunPSK" w:cs="TH SarabunPSK"/>
                <w:color w:val="000000" w:themeColor="text1"/>
                <w:sz w:val="32"/>
                <w:szCs w:val="32"/>
              </w:rPr>
              <w:t>numkhang_sere@hotmail.com</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lastRenderedPageBreak/>
              <w:t>หน่วยงานประมวลผลและจัดทำข้อมูล</w:t>
            </w:r>
          </w:p>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color w:val="000000" w:themeColor="text1"/>
                <w:sz w:val="32"/>
                <w:szCs w:val="32"/>
                <w:cs/>
              </w:rPr>
              <w:t>กองเศรษฐกิจสุขภาพและหลักประกันสุขภาพ สำนักงานปลัดกระทรวงสาธารณสุข</w:t>
            </w:r>
          </w:p>
        </w:tc>
      </w:tr>
      <w:tr w:rsidR="004B2A71" w:rsidRPr="00FC6D9B" w:rsidTr="004B2A71">
        <w:tc>
          <w:tcPr>
            <w:tcW w:w="2694"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rPr>
                <w:rFonts w:ascii="TH SarabunPSK" w:hAnsi="TH SarabunPSK" w:cs="TH SarabunPSK"/>
                <w:b/>
                <w:bCs/>
                <w:color w:val="000000" w:themeColor="text1"/>
                <w:sz w:val="32"/>
                <w:szCs w:val="32"/>
                <w:cs/>
              </w:rPr>
            </w:pPr>
            <w:r w:rsidRPr="00FC6D9B">
              <w:rPr>
                <w:rFonts w:ascii="TH SarabunPSK" w:hAnsi="TH SarabunPSK" w:cs="TH SarabunPSK"/>
                <w:b/>
                <w:bCs/>
                <w:color w:val="000000" w:themeColor="text1"/>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rsidR="004B2A71" w:rsidRPr="00FC6D9B" w:rsidRDefault="004B2A71" w:rsidP="004B2A71">
            <w:pPr>
              <w:ind w:left="6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นางสาวอโณทัย  ไชยปาละ</w:t>
            </w:r>
          </w:p>
          <w:p w:rsidR="004B2A71" w:rsidRPr="00FC6D9B" w:rsidRDefault="004B2A71" w:rsidP="004B2A71">
            <w:pPr>
              <w:ind w:left="61"/>
              <w:rPr>
                <w:rFonts w:ascii="TH SarabunPSK" w:hAnsi="TH SarabunPSK" w:cs="TH SarabunPSK"/>
                <w:b/>
                <w:bCs/>
                <w:color w:val="000000" w:themeColor="text1"/>
                <w:sz w:val="32"/>
                <w:szCs w:val="32"/>
              </w:rPr>
            </w:pPr>
            <w:r w:rsidRPr="00FC6D9B">
              <w:rPr>
                <w:rFonts w:ascii="TH SarabunPSK" w:hAnsi="TH SarabunPSK" w:cs="TH SarabunPSK"/>
                <w:b/>
                <w:bCs/>
                <w:color w:val="000000" w:themeColor="text1"/>
                <w:sz w:val="32"/>
                <w:szCs w:val="32"/>
                <w:cs/>
              </w:rPr>
              <w:t>กลุ่มงานพัฒนานโยบายและยุทธศาสตร์เศรษฐกิจสุขภาพและหลักประกันสุขภาพ</w:t>
            </w:r>
          </w:p>
          <w:p w:rsidR="004B2A71" w:rsidRPr="00FC6D9B" w:rsidRDefault="004B2A71" w:rsidP="004B2A71">
            <w:pPr>
              <w:ind w:left="61"/>
              <w:rPr>
                <w:rFonts w:ascii="TH SarabunPSK" w:hAnsi="TH SarabunPSK" w:cs="TH SarabunPSK"/>
                <w:color w:val="000000" w:themeColor="text1"/>
                <w:sz w:val="32"/>
                <w:szCs w:val="32"/>
              </w:rPr>
            </w:pPr>
            <w:r w:rsidRPr="00FC6D9B">
              <w:rPr>
                <w:rFonts w:ascii="TH SarabunPSK" w:hAnsi="TH SarabunPSK" w:cs="TH SarabunPSK"/>
                <w:color w:val="000000" w:themeColor="text1"/>
                <w:sz w:val="32"/>
                <w:szCs w:val="32"/>
                <w:cs/>
              </w:rPr>
              <w:t xml:space="preserve">โทรศัพท์ที่ทำงาน </w:t>
            </w:r>
            <w:r w:rsidRPr="00FC6D9B">
              <w:rPr>
                <w:rFonts w:ascii="TH SarabunPSK" w:hAnsi="TH SarabunPSK" w:cs="TH SarabunPSK"/>
                <w:color w:val="000000" w:themeColor="text1"/>
                <w:sz w:val="32"/>
                <w:szCs w:val="32"/>
              </w:rPr>
              <w:t>: 02590 1574</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cs/>
              </w:rPr>
              <w:t xml:space="preserve">โทรศัพท์มือถือ </w:t>
            </w:r>
            <w:r w:rsidRPr="00FC6D9B">
              <w:rPr>
                <w:rFonts w:ascii="TH SarabunPSK" w:hAnsi="TH SarabunPSK" w:cs="TH SarabunPSK"/>
                <w:color w:val="000000" w:themeColor="text1"/>
                <w:sz w:val="32"/>
                <w:szCs w:val="32"/>
              </w:rPr>
              <w:t>:</w:t>
            </w:r>
          </w:p>
          <w:p w:rsidR="004B2A71" w:rsidRPr="00FC6D9B" w:rsidRDefault="004B2A71" w:rsidP="004B2A71">
            <w:pPr>
              <w:ind w:left="61"/>
              <w:rPr>
                <w:rFonts w:ascii="TH SarabunPSK" w:hAnsi="TH SarabunPSK" w:cs="TH SarabunPSK"/>
                <w:b/>
                <w:bCs/>
                <w:color w:val="000000" w:themeColor="text1"/>
                <w:sz w:val="32"/>
                <w:szCs w:val="32"/>
              </w:rPr>
            </w:pPr>
            <w:r w:rsidRPr="00FC6D9B">
              <w:rPr>
                <w:rFonts w:ascii="TH SarabunPSK" w:hAnsi="TH SarabunPSK" w:cs="TH SarabunPSK"/>
                <w:color w:val="000000" w:themeColor="text1"/>
                <w:sz w:val="32"/>
                <w:szCs w:val="32"/>
                <w:cs/>
              </w:rPr>
              <w:t xml:space="preserve">โทรสาร </w:t>
            </w:r>
            <w:r w:rsidRPr="00FC6D9B">
              <w:rPr>
                <w:rFonts w:ascii="TH SarabunPSK" w:hAnsi="TH SarabunPSK" w:cs="TH SarabunPSK"/>
                <w:color w:val="000000" w:themeColor="text1"/>
                <w:sz w:val="32"/>
                <w:szCs w:val="32"/>
              </w:rPr>
              <w:t>: 025901576</w:t>
            </w:r>
            <w:r w:rsidRPr="00FC6D9B">
              <w:rPr>
                <w:rFonts w:ascii="TH SarabunPSK" w:hAnsi="TH SarabunPSK" w:cs="TH SarabunPSK"/>
                <w:color w:val="000000" w:themeColor="text1"/>
                <w:sz w:val="32"/>
                <w:szCs w:val="32"/>
              </w:rPr>
              <w:tab/>
            </w:r>
            <w:r w:rsidRPr="00FC6D9B">
              <w:rPr>
                <w:rFonts w:ascii="TH SarabunPSK" w:hAnsi="TH SarabunPSK" w:cs="TH SarabunPSK"/>
                <w:color w:val="000000" w:themeColor="text1"/>
                <w:sz w:val="32"/>
                <w:szCs w:val="32"/>
              </w:rPr>
              <w:tab/>
              <w:t>E-mail :</w:t>
            </w:r>
            <w:hyperlink r:id="rId104" w:history="1">
              <w:r w:rsidRPr="00FC6D9B">
                <w:rPr>
                  <w:rStyle w:val="a8"/>
                  <w:rFonts w:ascii="TH SarabunPSK" w:hAnsi="TH SarabunPSK" w:cs="TH SarabunPSK"/>
                  <w:color w:val="000000" w:themeColor="text1"/>
                  <w:sz w:val="32"/>
                  <w:szCs w:val="32"/>
                </w:rPr>
                <w:t>meawrnothai@gmail.com</w:t>
              </w:r>
            </w:hyperlink>
            <w:r w:rsidRPr="00FC6D9B">
              <w:rPr>
                <w:rFonts w:ascii="TH SarabunPSK" w:hAnsi="TH SarabunPSK" w:cs="TH SarabunPSK"/>
                <w:color w:val="000000" w:themeColor="text1"/>
                <w:sz w:val="32"/>
                <w:szCs w:val="32"/>
                <w:cs/>
              </w:rPr>
              <w:br/>
            </w:r>
            <w:r w:rsidRPr="00FC6D9B">
              <w:rPr>
                <w:rFonts w:ascii="TH SarabunPSK" w:hAnsi="TH SarabunPSK" w:cs="TH SarabunPSK"/>
                <w:b/>
                <w:bCs/>
                <w:color w:val="000000" w:themeColor="text1"/>
                <w:sz w:val="32"/>
                <w:szCs w:val="32"/>
                <w:cs/>
              </w:rPr>
              <w:t xml:space="preserve">กองเศรษฐกิจสุขภาพและหลักประกันสุขภาพ </w:t>
            </w:r>
          </w:p>
          <w:p w:rsidR="004B2A71" w:rsidRPr="00FC6D9B" w:rsidRDefault="004B2A71" w:rsidP="004B2A71">
            <w:pPr>
              <w:ind w:left="61"/>
              <w:rPr>
                <w:rFonts w:ascii="TH SarabunPSK" w:hAnsi="TH SarabunPSK" w:cs="TH SarabunPSK"/>
                <w:color w:val="000000" w:themeColor="text1"/>
                <w:sz w:val="32"/>
                <w:szCs w:val="32"/>
              </w:rPr>
            </w:pPr>
            <w:r w:rsidRPr="00FC6D9B">
              <w:rPr>
                <w:rFonts w:ascii="TH SarabunPSK" w:hAnsi="TH SarabunPSK" w:cs="TH SarabunPSK"/>
                <w:b/>
                <w:bCs/>
                <w:color w:val="000000" w:themeColor="text1"/>
                <w:sz w:val="32"/>
                <w:szCs w:val="32"/>
                <w:cs/>
              </w:rPr>
              <w:t>สำนักงานปลัดกระทรวงสาธารณสุข</w:t>
            </w:r>
          </w:p>
        </w:tc>
      </w:tr>
    </w:tbl>
    <w:p w:rsidR="000E4143" w:rsidRPr="00EE4AE2" w:rsidRDefault="000E4143" w:rsidP="00441AD7">
      <w:pPr>
        <w:spacing w:after="0"/>
        <w:rPr>
          <w:rFonts w:ascii="TH SarabunPSK" w:hAnsi="TH SarabunPSK" w:cs="TH SarabunPSK" w:hint="cs"/>
          <w:b/>
          <w:bCs/>
          <w:sz w:val="40"/>
          <w:szCs w:val="40"/>
          <w:cs/>
        </w:rPr>
      </w:pPr>
    </w:p>
    <w:sectPr w:rsidR="000E4143" w:rsidRPr="00EE4AE2" w:rsidSect="00F02C9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4754" w:rsidRDefault="00634754" w:rsidP="004B2A71">
      <w:pPr>
        <w:spacing w:after="0" w:line="240" w:lineRule="auto"/>
      </w:pPr>
      <w:r>
        <w:separator/>
      </w:r>
    </w:p>
  </w:endnote>
  <w:endnote w:type="continuationSeparator" w:id="1">
    <w:p w:rsidR="00634754" w:rsidRDefault="00634754" w:rsidP="004B2A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10002FF" w:usb1="4000ACFF" w:usb2="00000009" w:usb3="00000000" w:csb0="0000019F" w:csb1="00000000"/>
  </w:font>
  <w:font w:name="TH SarabunIT๙">
    <w:altName w:val="TH SarabunPSK"/>
    <w:charset w:val="00"/>
    <w:family w:val="swiss"/>
    <w:pitch w:val="variable"/>
    <w:sig w:usb0="00000000"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EucrosiaUPC">
    <w:panose1 w:val="02020603050405020304"/>
    <w:charset w:val="00"/>
    <w:family w:val="roman"/>
    <w:pitch w:val="variable"/>
    <w:sig w:usb0="81000027" w:usb1="00000002"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ladimir Script">
    <w:panose1 w:val="03050402040407070305"/>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375"/>
      <w:gridCol w:w="493"/>
    </w:tblGrid>
    <w:tr w:rsidR="004B2A71" w:rsidTr="004B2A71">
      <w:trPr>
        <w:jc w:val="right"/>
      </w:trPr>
      <w:tc>
        <w:tcPr>
          <w:tcW w:w="4795" w:type="dxa"/>
          <w:vAlign w:val="center"/>
        </w:tcPr>
        <w:sdt>
          <w:sdtPr>
            <w:rPr>
              <w:caps/>
              <w:color w:val="000000" w:themeColor="text1"/>
            </w:rPr>
            <w:alias w:val="Author"/>
            <w:tag w:val=""/>
            <w:id w:val="1534539408"/>
            <w:placeholder/>
            <w:dataBinding w:prefixMappings="xmlns:ns0='http://purl.org/dc/elements/1.1/' xmlns:ns1='http://schemas.openxmlformats.org/package/2006/metadata/core-properties' " w:xpath="/ns1:coreProperties[1]/ns0:creator[1]" w:storeItemID="{6C3C8BC8-F283-45AE-878A-BAB7291924A1}"/>
            <w:text/>
          </w:sdtPr>
          <w:sdtContent>
            <w:p w:rsidR="004B2A71" w:rsidRDefault="004B2A71">
              <w:pPr>
                <w:pStyle w:val="af7"/>
                <w:jc w:val="right"/>
                <w:rPr>
                  <w:caps/>
                  <w:color w:val="000000" w:themeColor="text1"/>
                </w:rPr>
              </w:pPr>
              <w:r>
                <w:rPr>
                  <w:rFonts w:hint="cs"/>
                  <w:caps/>
                  <w:color w:val="000000" w:themeColor="text1"/>
                  <w:cs/>
                </w:rPr>
                <w:t>สำนักงานสาธารณสุขจังหวัดชุมพร</w:t>
              </w:r>
            </w:p>
          </w:sdtContent>
        </w:sdt>
      </w:tc>
      <w:tc>
        <w:tcPr>
          <w:tcW w:w="250" w:type="pct"/>
          <w:shd w:val="clear" w:color="auto" w:fill="4BACC6" w:themeFill="accent5"/>
          <w:vAlign w:val="center"/>
        </w:tcPr>
        <w:p w:rsidR="004B2A71" w:rsidRDefault="004B2A71">
          <w:pPr>
            <w:pStyle w:val="af1"/>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66499">
            <w:rPr>
              <w:noProof/>
              <w:color w:val="FFFFFF" w:themeColor="background1"/>
            </w:rPr>
            <w:t>1</w:t>
          </w:r>
          <w:r>
            <w:rPr>
              <w:noProof/>
              <w:color w:val="FFFFFF" w:themeColor="background1"/>
            </w:rPr>
            <w:fldChar w:fldCharType="end"/>
          </w:r>
        </w:p>
      </w:tc>
    </w:tr>
  </w:tbl>
  <w:p w:rsidR="004B2A71" w:rsidRDefault="004B2A71">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4754" w:rsidRDefault="00634754" w:rsidP="004B2A71">
      <w:pPr>
        <w:spacing w:after="0" w:line="240" w:lineRule="auto"/>
      </w:pPr>
      <w:r>
        <w:separator/>
      </w:r>
    </w:p>
  </w:footnote>
  <w:footnote w:type="continuationSeparator" w:id="1">
    <w:p w:rsidR="00634754" w:rsidRDefault="00634754" w:rsidP="004B2A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90520"/>
    <w:multiLevelType w:val="hybridMultilevel"/>
    <w:tmpl w:val="262E17EE"/>
    <w:lvl w:ilvl="0" w:tplc="04090001">
      <w:start w:val="1"/>
      <w:numFmt w:val="bullet"/>
      <w:lvlText w:val=""/>
      <w:lvlJc w:val="left"/>
      <w:pPr>
        <w:ind w:left="720" w:hanging="360"/>
      </w:pPr>
      <w:rPr>
        <w:rFonts w:ascii="Symbol" w:hAnsi="Symbol" w:hint="default"/>
      </w:rPr>
    </w:lvl>
    <w:lvl w:ilvl="1" w:tplc="04090003">
      <w:start w:val="1"/>
      <w:numFmt w:val="bullet"/>
      <w:pStyle w:va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3B0341"/>
    <w:multiLevelType w:val="multilevel"/>
    <w:tmpl w:val="A5867C44"/>
    <w:lvl w:ilvl="0">
      <w:start w:val="1"/>
      <w:numFmt w:val="decimal"/>
      <w:lvlText w:val="%1."/>
      <w:lvlJc w:val="left"/>
      <w:pPr>
        <w:ind w:left="394" w:hanging="360"/>
      </w:pPr>
      <w:rPr>
        <w:rFonts w:hint="default"/>
      </w:rPr>
    </w:lvl>
    <w:lvl w:ilvl="1">
      <w:start w:val="1"/>
      <w:numFmt w:val="decimal"/>
      <w:isLgl/>
      <w:lvlText w:val="%1.%2"/>
      <w:lvlJc w:val="left"/>
      <w:pPr>
        <w:ind w:left="394" w:hanging="360"/>
      </w:pPr>
      <w:rPr>
        <w:rFonts w:hint="default"/>
      </w:rPr>
    </w:lvl>
    <w:lvl w:ilvl="2">
      <w:start w:val="1"/>
      <w:numFmt w:val="decimal"/>
      <w:isLgl/>
      <w:lvlText w:val="%1.%2.%3"/>
      <w:lvlJc w:val="left"/>
      <w:pPr>
        <w:ind w:left="754" w:hanging="720"/>
      </w:pPr>
      <w:rPr>
        <w:rFonts w:hint="default"/>
      </w:rPr>
    </w:lvl>
    <w:lvl w:ilvl="3">
      <w:start w:val="1"/>
      <w:numFmt w:val="decimal"/>
      <w:isLgl/>
      <w:lvlText w:val="%1.%2.%3.%4"/>
      <w:lvlJc w:val="left"/>
      <w:pPr>
        <w:ind w:left="754" w:hanging="720"/>
      </w:pPr>
      <w:rPr>
        <w:rFonts w:hint="default"/>
      </w:rPr>
    </w:lvl>
    <w:lvl w:ilvl="4">
      <w:start w:val="1"/>
      <w:numFmt w:val="decimal"/>
      <w:isLgl/>
      <w:lvlText w:val="%1.%2.%3.%4.%5"/>
      <w:lvlJc w:val="left"/>
      <w:pPr>
        <w:ind w:left="1114" w:hanging="1080"/>
      </w:pPr>
      <w:rPr>
        <w:rFonts w:hint="default"/>
      </w:rPr>
    </w:lvl>
    <w:lvl w:ilvl="5">
      <w:start w:val="1"/>
      <w:numFmt w:val="decimal"/>
      <w:isLgl/>
      <w:lvlText w:val="%1.%2.%3.%4.%5.%6"/>
      <w:lvlJc w:val="left"/>
      <w:pPr>
        <w:ind w:left="1114" w:hanging="1080"/>
      </w:pPr>
      <w:rPr>
        <w:rFonts w:hint="default"/>
      </w:rPr>
    </w:lvl>
    <w:lvl w:ilvl="6">
      <w:start w:val="1"/>
      <w:numFmt w:val="decimal"/>
      <w:isLgl/>
      <w:lvlText w:val="%1.%2.%3.%4.%5.%6.%7"/>
      <w:lvlJc w:val="left"/>
      <w:pPr>
        <w:ind w:left="1474" w:hanging="1440"/>
      </w:pPr>
      <w:rPr>
        <w:rFonts w:hint="default"/>
      </w:rPr>
    </w:lvl>
    <w:lvl w:ilvl="7">
      <w:start w:val="1"/>
      <w:numFmt w:val="decimal"/>
      <w:isLgl/>
      <w:lvlText w:val="%1.%2.%3.%4.%5.%6.%7.%8"/>
      <w:lvlJc w:val="left"/>
      <w:pPr>
        <w:ind w:left="1474" w:hanging="1440"/>
      </w:pPr>
      <w:rPr>
        <w:rFonts w:hint="default"/>
      </w:rPr>
    </w:lvl>
    <w:lvl w:ilvl="8">
      <w:start w:val="1"/>
      <w:numFmt w:val="decimal"/>
      <w:isLgl/>
      <w:lvlText w:val="%1.%2.%3.%4.%5.%6.%7.%8.%9"/>
      <w:lvlJc w:val="left"/>
      <w:pPr>
        <w:ind w:left="1834" w:hanging="1800"/>
      </w:pPr>
      <w:rPr>
        <w:rFonts w:hint="default"/>
      </w:rPr>
    </w:lvl>
  </w:abstractNum>
  <w:abstractNum w:abstractNumId="2">
    <w:nsid w:val="10F94A87"/>
    <w:multiLevelType w:val="hybridMultilevel"/>
    <w:tmpl w:val="E9AC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54CCF"/>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D22A4C"/>
    <w:multiLevelType w:val="hybridMultilevel"/>
    <w:tmpl w:val="8112F40A"/>
    <w:lvl w:ilvl="0" w:tplc="5B9E2F6A">
      <w:start w:val="1"/>
      <w:numFmt w:val="decimal"/>
      <w:lvlText w:val="%1)"/>
      <w:lvlJc w:val="left"/>
      <w:pPr>
        <w:ind w:left="716" w:hanging="360"/>
      </w:pPr>
      <w:rPr>
        <w:rFonts w:hint="default"/>
      </w:r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5">
    <w:nsid w:val="18C32993"/>
    <w:multiLevelType w:val="hybridMultilevel"/>
    <w:tmpl w:val="181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B5E5D"/>
    <w:multiLevelType w:val="hybridMultilevel"/>
    <w:tmpl w:val="B50C222C"/>
    <w:lvl w:ilvl="0" w:tplc="CCB02C9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CD0B67"/>
    <w:multiLevelType w:val="hybridMultilevel"/>
    <w:tmpl w:val="5A26BE3E"/>
    <w:lvl w:ilvl="0" w:tplc="63CAB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295533"/>
    <w:multiLevelType w:val="hybridMultilevel"/>
    <w:tmpl w:val="87C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D67F3"/>
    <w:multiLevelType w:val="hybridMultilevel"/>
    <w:tmpl w:val="5B6A6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654E96"/>
    <w:multiLevelType w:val="hybridMultilevel"/>
    <w:tmpl w:val="2B802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486854"/>
    <w:multiLevelType w:val="multilevel"/>
    <w:tmpl w:val="37809D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9DB6B70"/>
    <w:multiLevelType w:val="hybridMultilevel"/>
    <w:tmpl w:val="D6E818EC"/>
    <w:lvl w:ilvl="0" w:tplc="5EA2C4C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030E2"/>
    <w:multiLevelType w:val="hybridMultilevel"/>
    <w:tmpl w:val="7DEAE7C4"/>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4">
    <w:nsid w:val="2DBC35DC"/>
    <w:multiLevelType w:val="multilevel"/>
    <w:tmpl w:val="B3160A58"/>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15">
    <w:nsid w:val="2E1B6F64"/>
    <w:multiLevelType w:val="hybridMultilevel"/>
    <w:tmpl w:val="5C1C3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F310D"/>
    <w:multiLevelType w:val="hybridMultilevel"/>
    <w:tmpl w:val="8580FFC4"/>
    <w:lvl w:ilvl="0" w:tplc="8DAC613A">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AC3EF4"/>
    <w:multiLevelType w:val="hybridMultilevel"/>
    <w:tmpl w:val="4F002548"/>
    <w:lvl w:ilvl="0" w:tplc="43962DC8">
      <w:start w:val="1"/>
      <w:numFmt w:val="bullet"/>
      <w:lvlText w:val="-"/>
      <w:lvlJc w:val="left"/>
      <w:pPr>
        <w:ind w:left="720" w:hanging="360"/>
      </w:pPr>
      <w:rPr>
        <w:rFonts w:ascii="Angsana New" w:hAnsi="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8F2053"/>
    <w:multiLevelType w:val="multilevel"/>
    <w:tmpl w:val="8806BF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B6E37E6"/>
    <w:multiLevelType w:val="hybridMultilevel"/>
    <w:tmpl w:val="8A0EC5D4"/>
    <w:lvl w:ilvl="0" w:tplc="07D62134">
      <w:start w:val="1"/>
      <w:numFmt w:val="decimal"/>
      <w:lvlText w:val="%1."/>
      <w:lvlJc w:val="left"/>
      <w:pPr>
        <w:ind w:left="720" w:hanging="360"/>
      </w:pPr>
      <w:rPr>
        <w:rFonts w:hint="default"/>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9F0DD1"/>
    <w:multiLevelType w:val="hybridMultilevel"/>
    <w:tmpl w:val="3F782F3E"/>
    <w:lvl w:ilvl="0" w:tplc="D5F23FCE">
      <w:start w:val="1"/>
      <w:numFmt w:val="decimal"/>
      <w:lvlText w:val="%1."/>
      <w:lvlJc w:val="left"/>
      <w:pPr>
        <w:ind w:left="720" w:hanging="360"/>
      </w:pPr>
      <w:rPr>
        <w:rFonts w:eastAsia="Times New Roman" w:hint="default"/>
        <w:strike w:val="0"/>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D942AB"/>
    <w:multiLevelType w:val="multilevel"/>
    <w:tmpl w:val="9A18222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1202B25"/>
    <w:multiLevelType w:val="hybridMultilevel"/>
    <w:tmpl w:val="4E463F64"/>
    <w:lvl w:ilvl="0" w:tplc="0409000F">
      <w:start w:val="1"/>
      <w:numFmt w:val="decimal"/>
      <w:lvlText w:val="%1."/>
      <w:lvlJc w:val="left"/>
      <w:pPr>
        <w:ind w:left="1191" w:hanging="360"/>
      </w:p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23">
    <w:nsid w:val="415B05CA"/>
    <w:multiLevelType w:val="hybridMultilevel"/>
    <w:tmpl w:val="A7D40CAA"/>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4">
    <w:nsid w:val="48837C2F"/>
    <w:multiLevelType w:val="hybridMultilevel"/>
    <w:tmpl w:val="D26AC752"/>
    <w:lvl w:ilvl="0" w:tplc="1186C20E">
      <w:start w:val="1"/>
      <w:numFmt w:val="decimal"/>
      <w:lvlText w:val="%1."/>
      <w:lvlJc w:val="left"/>
      <w:pPr>
        <w:ind w:left="720" w:hanging="360"/>
      </w:pPr>
      <w:rPr>
        <w:rFonts w:ascii="TH SarabunPSK" w:eastAsiaTheme="minorHAnsi" w:hAnsi="TH SarabunPSK" w:cs="TH SarabunPSK"/>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111E0D"/>
    <w:multiLevelType w:val="hybridMultilevel"/>
    <w:tmpl w:val="304C4BA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4BC34652"/>
    <w:multiLevelType w:val="hybridMultilevel"/>
    <w:tmpl w:val="AFA84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EE7DDB"/>
    <w:multiLevelType w:val="hybridMultilevel"/>
    <w:tmpl w:val="6E6A505E"/>
    <w:lvl w:ilvl="0" w:tplc="3DC403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7E48AF"/>
    <w:multiLevelType w:val="hybridMultilevel"/>
    <w:tmpl w:val="33FE2496"/>
    <w:lvl w:ilvl="0" w:tplc="4044C93A">
      <w:start w:val="1"/>
      <w:numFmt w:val="decimal"/>
      <w:lvlText w:val="(%1)"/>
      <w:lvlJc w:val="left"/>
      <w:pPr>
        <w:ind w:left="720" w:hanging="360"/>
      </w:pPr>
      <w:rPr>
        <w:rFonts w:ascii="TH SarabunIT๙" w:eastAsia="Times New Roman" w:hAnsi="TH SarabunIT๙" w:cs="TH SarabunIT๙"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3C5755"/>
    <w:multiLevelType w:val="hybridMultilevel"/>
    <w:tmpl w:val="713CA3DC"/>
    <w:lvl w:ilvl="0" w:tplc="1D8E2AC2">
      <w:start w:val="1"/>
      <w:numFmt w:val="bullet"/>
      <w:lvlText w:val=""/>
      <w:lvlJc w:val="left"/>
      <w:pPr>
        <w:ind w:left="786" w:hanging="360"/>
      </w:pPr>
      <w:rPr>
        <w:rFonts w:ascii="Wingdings" w:hAnsi="Wingdings" w:hint="default"/>
        <w:lang w:bidi="th-TH"/>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nsid w:val="51B3074D"/>
    <w:multiLevelType w:val="hybridMultilevel"/>
    <w:tmpl w:val="E2987C52"/>
    <w:lvl w:ilvl="0" w:tplc="B0C86B90">
      <w:start w:val="20"/>
      <w:numFmt w:val="bullet"/>
      <w:lvlText w:val="-"/>
      <w:lvlJc w:val="left"/>
      <w:pPr>
        <w:ind w:left="720" w:hanging="360"/>
      </w:pPr>
      <w:rPr>
        <w:rFonts w:ascii="TH SarabunPSK" w:eastAsia="Calibr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783327"/>
    <w:multiLevelType w:val="hybridMultilevel"/>
    <w:tmpl w:val="BAD645A8"/>
    <w:lvl w:ilvl="0" w:tplc="A4968100">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A27643"/>
    <w:multiLevelType w:val="multilevel"/>
    <w:tmpl w:val="51D6D4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57506D70"/>
    <w:multiLevelType w:val="hybridMultilevel"/>
    <w:tmpl w:val="226E6290"/>
    <w:lvl w:ilvl="0" w:tplc="8AF2D418">
      <w:start w:val="30"/>
      <w:numFmt w:val="bullet"/>
      <w:lvlText w:val="-"/>
      <w:lvlJc w:val="left"/>
      <w:pPr>
        <w:ind w:left="1185" w:hanging="360"/>
      </w:pPr>
      <w:rPr>
        <w:rFonts w:ascii="TH SarabunPSK" w:eastAsiaTheme="minorHAnsi" w:hAnsi="TH SarabunPSK" w:cs="TH SarabunPSK"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4">
    <w:nsid w:val="58EA60F6"/>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AA81FBD"/>
    <w:multiLevelType w:val="multilevel"/>
    <w:tmpl w:val="25B28E6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nsid w:val="5C8C2F48"/>
    <w:multiLevelType w:val="hybridMultilevel"/>
    <w:tmpl w:val="DB60805E"/>
    <w:lvl w:ilvl="0" w:tplc="19C050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487ED7"/>
    <w:multiLevelType w:val="hybridMultilevel"/>
    <w:tmpl w:val="D95A0514"/>
    <w:lvl w:ilvl="0" w:tplc="EB688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96E3F"/>
    <w:multiLevelType w:val="hybridMultilevel"/>
    <w:tmpl w:val="86669E4C"/>
    <w:lvl w:ilvl="0" w:tplc="55E80652">
      <w:start w:val="1"/>
      <w:numFmt w:val="decimal"/>
      <w:lvlText w:val="%1."/>
      <w:lvlJc w:val="left"/>
      <w:pPr>
        <w:tabs>
          <w:tab w:val="num" w:pos="1636"/>
        </w:tabs>
        <w:ind w:left="1636" w:hanging="360"/>
      </w:pPr>
      <w:rPr>
        <w:rFonts w:hint="default"/>
        <w:color w:val="auto"/>
      </w:rPr>
    </w:lvl>
    <w:lvl w:ilvl="1" w:tplc="04090019" w:tentative="1">
      <w:start w:val="1"/>
      <w:numFmt w:val="lowerLetter"/>
      <w:lvlText w:val="%2."/>
      <w:lvlJc w:val="left"/>
      <w:pPr>
        <w:tabs>
          <w:tab w:val="num" w:pos="2356"/>
        </w:tabs>
        <w:ind w:left="2356" w:hanging="360"/>
      </w:pPr>
    </w:lvl>
    <w:lvl w:ilvl="2" w:tplc="0409001B" w:tentative="1">
      <w:start w:val="1"/>
      <w:numFmt w:val="lowerRoman"/>
      <w:lvlText w:val="%3."/>
      <w:lvlJc w:val="right"/>
      <w:pPr>
        <w:tabs>
          <w:tab w:val="num" w:pos="3076"/>
        </w:tabs>
        <w:ind w:left="3076" w:hanging="180"/>
      </w:pPr>
    </w:lvl>
    <w:lvl w:ilvl="3" w:tplc="0409000F" w:tentative="1">
      <w:start w:val="1"/>
      <w:numFmt w:val="decimal"/>
      <w:lvlText w:val="%4."/>
      <w:lvlJc w:val="left"/>
      <w:pPr>
        <w:tabs>
          <w:tab w:val="num" w:pos="3796"/>
        </w:tabs>
        <w:ind w:left="3796" w:hanging="360"/>
      </w:pPr>
    </w:lvl>
    <w:lvl w:ilvl="4" w:tplc="04090019" w:tentative="1">
      <w:start w:val="1"/>
      <w:numFmt w:val="lowerLetter"/>
      <w:lvlText w:val="%5."/>
      <w:lvlJc w:val="left"/>
      <w:pPr>
        <w:tabs>
          <w:tab w:val="num" w:pos="4516"/>
        </w:tabs>
        <w:ind w:left="4516" w:hanging="360"/>
      </w:pPr>
    </w:lvl>
    <w:lvl w:ilvl="5" w:tplc="0409001B" w:tentative="1">
      <w:start w:val="1"/>
      <w:numFmt w:val="lowerRoman"/>
      <w:lvlText w:val="%6."/>
      <w:lvlJc w:val="right"/>
      <w:pPr>
        <w:tabs>
          <w:tab w:val="num" w:pos="5236"/>
        </w:tabs>
        <w:ind w:left="5236" w:hanging="180"/>
      </w:pPr>
    </w:lvl>
    <w:lvl w:ilvl="6" w:tplc="0409000F" w:tentative="1">
      <w:start w:val="1"/>
      <w:numFmt w:val="decimal"/>
      <w:lvlText w:val="%7."/>
      <w:lvlJc w:val="left"/>
      <w:pPr>
        <w:tabs>
          <w:tab w:val="num" w:pos="5956"/>
        </w:tabs>
        <w:ind w:left="5956" w:hanging="360"/>
      </w:pPr>
    </w:lvl>
    <w:lvl w:ilvl="7" w:tplc="04090019" w:tentative="1">
      <w:start w:val="1"/>
      <w:numFmt w:val="lowerLetter"/>
      <w:lvlText w:val="%8."/>
      <w:lvlJc w:val="left"/>
      <w:pPr>
        <w:tabs>
          <w:tab w:val="num" w:pos="6676"/>
        </w:tabs>
        <w:ind w:left="6676" w:hanging="360"/>
      </w:pPr>
    </w:lvl>
    <w:lvl w:ilvl="8" w:tplc="0409001B" w:tentative="1">
      <w:start w:val="1"/>
      <w:numFmt w:val="lowerRoman"/>
      <w:lvlText w:val="%9."/>
      <w:lvlJc w:val="right"/>
      <w:pPr>
        <w:tabs>
          <w:tab w:val="num" w:pos="7396"/>
        </w:tabs>
        <w:ind w:left="7396" w:hanging="180"/>
      </w:pPr>
    </w:lvl>
  </w:abstractNum>
  <w:abstractNum w:abstractNumId="39">
    <w:nsid w:val="61C87807"/>
    <w:multiLevelType w:val="multilevel"/>
    <w:tmpl w:val="06B47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8A30FC3"/>
    <w:multiLevelType w:val="hybridMultilevel"/>
    <w:tmpl w:val="893A1B26"/>
    <w:lvl w:ilvl="0" w:tplc="F0325CB8">
      <w:start w:val="2"/>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C01806"/>
    <w:multiLevelType w:val="hybridMultilevel"/>
    <w:tmpl w:val="6F04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D87ED6"/>
    <w:multiLevelType w:val="hybridMultilevel"/>
    <w:tmpl w:val="4CAE26E4"/>
    <w:lvl w:ilvl="0" w:tplc="59160AE4">
      <w:start w:val="1"/>
      <w:numFmt w:val="bullet"/>
      <w:suff w:val="nothing"/>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5671E"/>
    <w:multiLevelType w:val="hybridMultilevel"/>
    <w:tmpl w:val="903835EC"/>
    <w:lvl w:ilvl="0" w:tplc="B72A7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0450E7"/>
    <w:multiLevelType w:val="multilevel"/>
    <w:tmpl w:val="FA1EDA7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nsid w:val="7C214FAB"/>
    <w:multiLevelType w:val="hybridMultilevel"/>
    <w:tmpl w:val="244AB3CC"/>
    <w:lvl w:ilvl="0" w:tplc="7E84F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2F73FB"/>
    <w:multiLevelType w:val="multilevel"/>
    <w:tmpl w:val="88940D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F652CE0"/>
    <w:multiLevelType w:val="hybridMultilevel"/>
    <w:tmpl w:val="869A53B8"/>
    <w:lvl w:ilvl="0" w:tplc="5F1E86E6">
      <w:numFmt w:val="bullet"/>
      <w:lvlText w:val="-"/>
      <w:lvlJc w:val="left"/>
      <w:pPr>
        <w:ind w:left="720" w:hanging="360"/>
      </w:pPr>
      <w:rPr>
        <w:rFonts w:ascii="TH SarabunIT๙" w:eastAsiaTheme="minorHAnsi" w:hAnsi="TH SarabunIT๙" w:cs="TH SarabunIT๙"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6"/>
  </w:num>
  <w:num w:numId="3">
    <w:abstractNumId w:val="1"/>
  </w:num>
  <w:num w:numId="4">
    <w:abstractNumId w:val="38"/>
  </w:num>
  <w:num w:numId="5">
    <w:abstractNumId w:val="27"/>
  </w:num>
  <w:num w:numId="6">
    <w:abstractNumId w:val="23"/>
  </w:num>
  <w:num w:numId="7">
    <w:abstractNumId w:val="25"/>
  </w:num>
  <w:num w:numId="8">
    <w:abstractNumId w:val="15"/>
  </w:num>
  <w:num w:numId="9">
    <w:abstractNumId w:val="33"/>
  </w:num>
  <w:num w:numId="10">
    <w:abstractNumId w:val="16"/>
  </w:num>
  <w:num w:numId="11">
    <w:abstractNumId w:val="31"/>
  </w:num>
  <w:num w:numId="12">
    <w:abstractNumId w:val="29"/>
  </w:num>
  <w:num w:numId="13">
    <w:abstractNumId w:val="43"/>
  </w:num>
  <w:num w:numId="14">
    <w:abstractNumId w:val="45"/>
  </w:num>
  <w:num w:numId="15">
    <w:abstractNumId w:val="28"/>
  </w:num>
  <w:num w:numId="16">
    <w:abstractNumId w:val="37"/>
  </w:num>
  <w:num w:numId="17">
    <w:abstractNumId w:val="0"/>
  </w:num>
  <w:num w:numId="18">
    <w:abstractNumId w:val="14"/>
  </w:num>
  <w:num w:numId="19">
    <w:abstractNumId w:val="12"/>
  </w:num>
  <w:num w:numId="20">
    <w:abstractNumId w:val="17"/>
  </w:num>
  <w:num w:numId="21">
    <w:abstractNumId w:val="24"/>
  </w:num>
  <w:num w:numId="22">
    <w:abstractNumId w:val="20"/>
  </w:num>
  <w:num w:numId="23">
    <w:abstractNumId w:val="13"/>
  </w:num>
  <w:num w:numId="24">
    <w:abstractNumId w:val="2"/>
  </w:num>
  <w:num w:numId="25">
    <w:abstractNumId w:val="22"/>
  </w:num>
  <w:num w:numId="26">
    <w:abstractNumId w:val="41"/>
  </w:num>
  <w:num w:numId="27">
    <w:abstractNumId w:val="26"/>
  </w:num>
  <w:num w:numId="28">
    <w:abstractNumId w:val="30"/>
  </w:num>
  <w:num w:numId="29">
    <w:abstractNumId w:val="47"/>
  </w:num>
  <w:num w:numId="30">
    <w:abstractNumId w:val="35"/>
  </w:num>
  <w:num w:numId="31">
    <w:abstractNumId w:val="8"/>
  </w:num>
  <w:num w:numId="32">
    <w:abstractNumId w:val="39"/>
  </w:num>
  <w:num w:numId="33">
    <w:abstractNumId w:val="3"/>
  </w:num>
  <w:num w:numId="34">
    <w:abstractNumId w:val="18"/>
  </w:num>
  <w:num w:numId="35">
    <w:abstractNumId w:val="11"/>
  </w:num>
  <w:num w:numId="36">
    <w:abstractNumId w:val="46"/>
  </w:num>
  <w:num w:numId="37">
    <w:abstractNumId w:val="21"/>
  </w:num>
  <w:num w:numId="38">
    <w:abstractNumId w:val="4"/>
  </w:num>
  <w:num w:numId="39">
    <w:abstractNumId w:val="32"/>
  </w:num>
  <w:num w:numId="40">
    <w:abstractNumId w:val="44"/>
  </w:num>
  <w:num w:numId="41">
    <w:abstractNumId w:val="34"/>
  </w:num>
  <w:num w:numId="42">
    <w:abstractNumId w:val="10"/>
  </w:num>
  <w:num w:numId="43">
    <w:abstractNumId w:val="9"/>
  </w:num>
  <w:num w:numId="44">
    <w:abstractNumId w:val="6"/>
  </w:num>
  <w:num w:numId="45">
    <w:abstractNumId w:val="7"/>
  </w:num>
  <w:num w:numId="46">
    <w:abstractNumId w:val="42"/>
  </w:num>
  <w:num w:numId="47">
    <w:abstractNumId w:val="5"/>
  </w:num>
  <w:num w:numId="4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GrammaticalErrors/>
  <w:defaultTabStop w:val="720"/>
  <w:characterSpacingControl w:val="doNotCompress"/>
  <w:hdrShapeDefaults>
    <o:shapedefaults v:ext="edit" spidmax="6146"/>
  </w:hdrShapeDefaults>
  <w:footnotePr>
    <w:footnote w:id="0"/>
    <w:footnote w:id="1"/>
  </w:footnotePr>
  <w:endnotePr>
    <w:endnote w:id="0"/>
    <w:endnote w:id="1"/>
  </w:endnotePr>
  <w:compat>
    <w:applyBreakingRules/>
  </w:compat>
  <w:rsids>
    <w:rsidRoot w:val="001E6B0C"/>
    <w:rsid w:val="000065B5"/>
    <w:rsid w:val="00016D3B"/>
    <w:rsid w:val="0006597D"/>
    <w:rsid w:val="000E4143"/>
    <w:rsid w:val="001148B2"/>
    <w:rsid w:val="0012625C"/>
    <w:rsid w:val="001E6B0C"/>
    <w:rsid w:val="00213D6F"/>
    <w:rsid w:val="00240367"/>
    <w:rsid w:val="003215A3"/>
    <w:rsid w:val="003247A9"/>
    <w:rsid w:val="00330FF7"/>
    <w:rsid w:val="00353396"/>
    <w:rsid w:val="00354055"/>
    <w:rsid w:val="00441AD7"/>
    <w:rsid w:val="004B2A71"/>
    <w:rsid w:val="004E0821"/>
    <w:rsid w:val="00502B9D"/>
    <w:rsid w:val="00534D20"/>
    <w:rsid w:val="005766EE"/>
    <w:rsid w:val="00617B80"/>
    <w:rsid w:val="00634754"/>
    <w:rsid w:val="00660E36"/>
    <w:rsid w:val="006A2532"/>
    <w:rsid w:val="007834E8"/>
    <w:rsid w:val="007E1287"/>
    <w:rsid w:val="008D1526"/>
    <w:rsid w:val="00926A3D"/>
    <w:rsid w:val="00A66499"/>
    <w:rsid w:val="00B06E30"/>
    <w:rsid w:val="00B30A5C"/>
    <w:rsid w:val="00B65F8B"/>
    <w:rsid w:val="00CF2C86"/>
    <w:rsid w:val="00EE4AE2"/>
    <w:rsid w:val="00F02C9A"/>
    <w:rsid w:val="00F958FC"/>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onnector" idref="#Straight Arrow Connector 37"/>
        <o:r id="V:Rule2" type="connector" idref="#Straight Arrow Connector 34"/>
        <o:r id="V:Rule3" type="connector" idref="#Straight Arrow Connector 39"/>
        <o:r id="V:Rule4" type="connector" idref="#Straight Arrow Connector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2C9A"/>
  </w:style>
  <w:style w:type="paragraph" w:styleId="1">
    <w:name w:val="heading 1"/>
    <w:basedOn w:val="a"/>
    <w:next w:val="a"/>
    <w:link w:val="10"/>
    <w:uiPriority w:val="9"/>
    <w:qFormat/>
    <w:rsid w:val="004B2A71"/>
    <w:pPr>
      <w:keepNext/>
      <w:keepLines/>
      <w:spacing w:before="240" w:after="0" w:line="259" w:lineRule="auto"/>
      <w:outlineLvl w:val="0"/>
    </w:pPr>
    <w:rPr>
      <w:rFonts w:asciiTheme="majorHAnsi" w:eastAsiaTheme="majorEastAsia" w:hAnsiTheme="majorHAnsi" w:cstheme="majorBidi"/>
      <w:color w:val="365F91" w:themeColor="accent1" w:themeShade="BF"/>
      <w:sz w:val="32"/>
      <w:szCs w:val="40"/>
    </w:rPr>
  </w:style>
  <w:style w:type="paragraph" w:styleId="2">
    <w:name w:val="heading 2"/>
    <w:basedOn w:val="a"/>
    <w:next w:val="a"/>
    <w:link w:val="20"/>
    <w:qFormat/>
    <w:rsid w:val="004B2A71"/>
    <w:pPr>
      <w:keepNext/>
      <w:numPr>
        <w:ilvl w:val="1"/>
        <w:numId w:val="17"/>
      </w:numPr>
      <w:suppressAutoHyphens/>
      <w:spacing w:after="57" w:line="240" w:lineRule="auto"/>
      <w:ind w:left="0" w:firstLine="0"/>
      <w:outlineLvl w:val="1"/>
    </w:pPr>
    <w:rPr>
      <w:rFonts w:ascii="TH SarabunPSK" w:eastAsia="Calibri" w:hAnsi="TH SarabunPSK" w:cs="TH SarabunPSK"/>
      <w:b/>
      <w:bCs/>
      <w:sz w:val="32"/>
      <w:szCs w:val="32"/>
      <w:lang w:eastAsia="zh-CN"/>
    </w:rPr>
  </w:style>
  <w:style w:type="paragraph" w:styleId="3">
    <w:name w:val="heading 3"/>
    <w:basedOn w:val="a"/>
    <w:next w:val="a"/>
    <w:link w:val="30"/>
    <w:uiPriority w:val="9"/>
    <w:semiHidden/>
    <w:unhideWhenUsed/>
    <w:qFormat/>
    <w:rsid w:val="004B2A71"/>
    <w:pPr>
      <w:keepNext/>
      <w:keepLines/>
      <w:spacing w:before="40" w:after="0" w:line="259" w:lineRule="auto"/>
      <w:outlineLvl w:val="2"/>
    </w:pPr>
    <w:rPr>
      <w:rFonts w:asciiTheme="majorHAnsi" w:eastAsiaTheme="majorEastAsia" w:hAnsiTheme="majorHAnsi" w:cstheme="majorBidi"/>
      <w:color w:val="243F60"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4B2A71"/>
    <w:rPr>
      <w:rFonts w:asciiTheme="majorHAnsi" w:eastAsiaTheme="majorEastAsia" w:hAnsiTheme="majorHAnsi" w:cstheme="majorBidi"/>
      <w:color w:val="365F91" w:themeColor="accent1" w:themeShade="BF"/>
      <w:sz w:val="32"/>
      <w:szCs w:val="40"/>
    </w:rPr>
  </w:style>
  <w:style w:type="character" w:customStyle="1" w:styleId="20">
    <w:name w:val="หัวเรื่อง 2 อักขระ"/>
    <w:basedOn w:val="a0"/>
    <w:link w:val="2"/>
    <w:rsid w:val="004B2A71"/>
    <w:rPr>
      <w:rFonts w:ascii="TH SarabunPSK" w:eastAsia="Calibri" w:hAnsi="TH SarabunPSK" w:cs="TH SarabunPSK"/>
      <w:b/>
      <w:bCs/>
      <w:sz w:val="32"/>
      <w:szCs w:val="32"/>
      <w:lang w:eastAsia="zh-CN"/>
    </w:rPr>
  </w:style>
  <w:style w:type="character" w:customStyle="1" w:styleId="30">
    <w:name w:val="หัวเรื่อง 3 อักขระ"/>
    <w:basedOn w:val="a0"/>
    <w:link w:val="3"/>
    <w:uiPriority w:val="9"/>
    <w:semiHidden/>
    <w:rsid w:val="004B2A71"/>
    <w:rPr>
      <w:rFonts w:asciiTheme="majorHAnsi" w:eastAsiaTheme="majorEastAsia" w:hAnsiTheme="majorHAnsi" w:cstheme="majorBidi"/>
      <w:color w:val="243F60" w:themeColor="accent1" w:themeShade="7F"/>
      <w:sz w:val="24"/>
      <w:szCs w:val="30"/>
    </w:rPr>
  </w:style>
  <w:style w:type="paragraph" w:styleId="a3">
    <w:name w:val="Balloon Text"/>
    <w:basedOn w:val="a"/>
    <w:link w:val="a4"/>
    <w:uiPriority w:val="99"/>
    <w:semiHidden/>
    <w:unhideWhenUsed/>
    <w:rsid w:val="003247A9"/>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3247A9"/>
    <w:rPr>
      <w:rFonts w:ascii="Tahoma" w:hAnsi="Tahoma" w:cs="Angsana New"/>
      <w:sz w:val="16"/>
      <w:szCs w:val="20"/>
    </w:rPr>
  </w:style>
  <w:style w:type="table" w:styleId="a5">
    <w:name w:val="Table Grid"/>
    <w:basedOn w:val="a1"/>
    <w:uiPriority w:val="39"/>
    <w:rsid w:val="00EE4A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aliases w:val="Table Heading,รายการย่อหน้า1,List Paragraph1"/>
    <w:basedOn w:val="a"/>
    <w:link w:val="a7"/>
    <w:uiPriority w:val="34"/>
    <w:qFormat/>
    <w:rsid w:val="004B2A71"/>
    <w:pPr>
      <w:spacing w:after="0" w:line="240" w:lineRule="auto"/>
      <w:ind w:left="720"/>
      <w:contextualSpacing/>
    </w:pPr>
    <w:rPr>
      <w:rFonts w:ascii="Calibri" w:eastAsia="Calibri" w:hAnsi="Calibri" w:cs="Angsana New"/>
    </w:rPr>
  </w:style>
  <w:style w:type="character" w:customStyle="1" w:styleId="a7">
    <w:name w:val="รายการย่อหน้า อักขระ"/>
    <w:aliases w:val="Table Heading อักขระ,รายการย่อหน้า1 อักขระ,List Paragraph1 อักขระ"/>
    <w:link w:val="a6"/>
    <w:uiPriority w:val="34"/>
    <w:locked/>
    <w:rsid w:val="004B2A71"/>
    <w:rPr>
      <w:rFonts w:ascii="Calibri" w:eastAsia="Calibri" w:hAnsi="Calibri" w:cs="Angsana New"/>
    </w:rPr>
  </w:style>
  <w:style w:type="character" w:styleId="a8">
    <w:name w:val="Hyperlink"/>
    <w:unhideWhenUsed/>
    <w:rsid w:val="004B2A71"/>
    <w:rPr>
      <w:color w:val="0000FF"/>
      <w:u w:val="single"/>
    </w:rPr>
  </w:style>
  <w:style w:type="paragraph" w:styleId="a9">
    <w:name w:val="Title"/>
    <w:basedOn w:val="a"/>
    <w:link w:val="aa"/>
    <w:qFormat/>
    <w:rsid w:val="004B2A71"/>
    <w:pPr>
      <w:spacing w:after="0" w:line="240" w:lineRule="auto"/>
      <w:jc w:val="center"/>
    </w:pPr>
    <w:rPr>
      <w:rFonts w:ascii="Angsana New" w:eastAsia="Cordia New" w:hAnsi="Angsana New" w:cs="Angsana New"/>
      <w:sz w:val="40"/>
      <w:szCs w:val="40"/>
    </w:rPr>
  </w:style>
  <w:style w:type="character" w:customStyle="1" w:styleId="aa">
    <w:name w:val="ชื่อเรื่อง อักขระ"/>
    <w:basedOn w:val="a0"/>
    <w:link w:val="a9"/>
    <w:rsid w:val="004B2A71"/>
    <w:rPr>
      <w:rFonts w:ascii="Angsana New" w:eastAsia="Cordia New" w:hAnsi="Angsana New" w:cs="Angsana New"/>
      <w:sz w:val="40"/>
      <w:szCs w:val="40"/>
    </w:rPr>
  </w:style>
  <w:style w:type="paragraph" w:styleId="ab">
    <w:name w:val="No Spacing"/>
    <w:link w:val="ac"/>
    <w:uiPriority w:val="1"/>
    <w:qFormat/>
    <w:rsid w:val="004B2A71"/>
    <w:pPr>
      <w:spacing w:after="0" w:line="240" w:lineRule="auto"/>
    </w:pPr>
    <w:rPr>
      <w:rFonts w:ascii="Times New Roman" w:eastAsia="Times New Roman" w:hAnsi="Times New Roman" w:cs="Angsana New"/>
      <w:sz w:val="24"/>
    </w:rPr>
  </w:style>
  <w:style w:type="character" w:customStyle="1" w:styleId="ac">
    <w:name w:val="ไม่มีการเว้นระยะห่าง อักขระ"/>
    <w:link w:val="ab"/>
    <w:uiPriority w:val="1"/>
    <w:locked/>
    <w:rsid w:val="004B2A71"/>
    <w:rPr>
      <w:rFonts w:ascii="Times New Roman" w:eastAsia="Times New Roman" w:hAnsi="Times New Roman" w:cs="Angsana New"/>
      <w:sz w:val="24"/>
    </w:rPr>
  </w:style>
  <w:style w:type="paragraph" w:styleId="ad">
    <w:name w:val="footnote text"/>
    <w:aliases w:val=" อักขระ,อักขระ1 อักขระ, อักขระ อักขระ อักขระ อักขระ อักขระ, อักขระ อักขระ อักขระ อักขระ, อักขระ Char อักขระ อักขระ, อักขระ Char อักขระ, อักขระ อักขระ อักขระ อักขระ อักขระ อักขระ อักขระ อักขระ อักขระ,อักขระ อักขระ อักขระ อักขระ อักขระ"/>
    <w:basedOn w:val="a"/>
    <w:link w:val="ae"/>
    <w:rsid w:val="004B2A71"/>
    <w:pPr>
      <w:spacing w:after="0" w:line="240" w:lineRule="auto"/>
    </w:pPr>
    <w:rPr>
      <w:rFonts w:ascii="MS Sans Serif" w:eastAsia="Times New Roman" w:hAnsi="MS Sans Serif" w:cs="Cordia New"/>
      <w:sz w:val="28"/>
    </w:rPr>
  </w:style>
  <w:style w:type="character" w:customStyle="1" w:styleId="ae">
    <w:name w:val="ข้อความเชิงอรรถ อักขระ"/>
    <w:aliases w:val=" อักขระ อักขระ,อักขระ1 อักขระ อักขระ, อักขระ อักขระ อักขระ อักขระ อักขระ อักขระ, อักขระ อักขระ อักขระ อักขระ อักขระ1, อักขระ Char อักขระ อักขระ อักขระ, อักขระ Char อักขระ อักขระ1,อักขระ อักขระ อักขระ อักขระ อักขระ อักขระ"/>
    <w:basedOn w:val="a0"/>
    <w:link w:val="ad"/>
    <w:rsid w:val="004B2A71"/>
    <w:rPr>
      <w:rFonts w:ascii="MS Sans Serif" w:eastAsia="Times New Roman" w:hAnsi="MS Sans Serif" w:cs="Cordia New"/>
      <w:sz w:val="28"/>
    </w:rPr>
  </w:style>
  <w:style w:type="paragraph" w:customStyle="1" w:styleId="11">
    <w:name w:val="ปกติ1"/>
    <w:rsid w:val="004B2A71"/>
    <w:pPr>
      <w:spacing w:after="0" w:line="240" w:lineRule="auto"/>
    </w:pPr>
    <w:rPr>
      <w:rFonts w:ascii="Calibri" w:eastAsia="Calibri" w:hAnsi="Calibri" w:cs="Calibri"/>
      <w:color w:val="000000"/>
      <w:szCs w:val="22"/>
    </w:rPr>
  </w:style>
  <w:style w:type="character" w:styleId="af">
    <w:name w:val="Emphasis"/>
    <w:aliases w:val="Fig"/>
    <w:basedOn w:val="a0"/>
    <w:uiPriority w:val="20"/>
    <w:qFormat/>
    <w:rsid w:val="004B2A71"/>
    <w:rPr>
      <w:i/>
      <w:iCs/>
    </w:rPr>
  </w:style>
  <w:style w:type="character" w:customStyle="1" w:styleId="A80">
    <w:name w:val="A8"/>
    <w:uiPriority w:val="99"/>
    <w:rsid w:val="004B2A71"/>
    <w:rPr>
      <w:color w:val="211D1E"/>
      <w:sz w:val="32"/>
      <w:szCs w:val="32"/>
    </w:rPr>
  </w:style>
  <w:style w:type="character" w:styleId="af0">
    <w:name w:val="Subtle Emphasis"/>
    <w:basedOn w:val="a0"/>
    <w:uiPriority w:val="19"/>
    <w:qFormat/>
    <w:rsid w:val="004B2A71"/>
    <w:rPr>
      <w:i/>
      <w:iCs/>
      <w:color w:val="808080" w:themeColor="text1" w:themeTint="7F"/>
    </w:rPr>
  </w:style>
  <w:style w:type="character" w:customStyle="1" w:styleId="apple-converted-space">
    <w:name w:val="apple-converted-space"/>
    <w:basedOn w:val="a0"/>
    <w:rsid w:val="004B2A71"/>
  </w:style>
  <w:style w:type="paragraph" w:customStyle="1" w:styleId="Default">
    <w:name w:val="Default"/>
    <w:rsid w:val="004B2A71"/>
    <w:pPr>
      <w:autoSpaceDE w:val="0"/>
      <w:autoSpaceDN w:val="0"/>
      <w:adjustRightInd w:val="0"/>
      <w:spacing w:after="0" w:line="240" w:lineRule="auto"/>
    </w:pPr>
    <w:rPr>
      <w:rFonts w:ascii="TH SarabunPSK" w:eastAsia="Batang" w:hAnsi="TH SarabunPSK" w:cs="TH SarabunPSK"/>
      <w:color w:val="000000"/>
      <w:sz w:val="24"/>
      <w:szCs w:val="24"/>
      <w:lang w:eastAsia="ko-KR"/>
    </w:rPr>
  </w:style>
  <w:style w:type="character" w:customStyle="1" w:styleId="ListParagraphChar1">
    <w:name w:val="List Paragraph Char1"/>
    <w:uiPriority w:val="99"/>
    <w:locked/>
    <w:rsid w:val="004B2A71"/>
    <w:rPr>
      <w:rFonts w:ascii="Calibri" w:eastAsia="Calibri" w:hAnsi="Calibri" w:cs="Angsana New"/>
    </w:rPr>
  </w:style>
  <w:style w:type="paragraph" w:styleId="af1">
    <w:name w:val="footer"/>
    <w:basedOn w:val="a"/>
    <w:link w:val="af2"/>
    <w:uiPriority w:val="99"/>
    <w:unhideWhenUsed/>
    <w:rsid w:val="004B2A71"/>
    <w:pPr>
      <w:tabs>
        <w:tab w:val="center" w:pos="4680"/>
        <w:tab w:val="right" w:pos="9360"/>
      </w:tabs>
      <w:spacing w:after="0" w:line="240" w:lineRule="auto"/>
    </w:pPr>
    <w:rPr>
      <w:rFonts w:ascii="Calibri" w:eastAsia="Calibri" w:hAnsi="Calibri" w:cs="Angsana New"/>
    </w:rPr>
  </w:style>
  <w:style w:type="character" w:customStyle="1" w:styleId="af2">
    <w:name w:val="ท้ายกระดาษ อักขระ"/>
    <w:basedOn w:val="a0"/>
    <w:link w:val="af1"/>
    <w:uiPriority w:val="99"/>
    <w:rsid w:val="004B2A71"/>
    <w:rPr>
      <w:rFonts w:ascii="Calibri" w:eastAsia="Calibri" w:hAnsi="Calibri" w:cs="Angsana New"/>
    </w:rPr>
  </w:style>
  <w:style w:type="paragraph" w:customStyle="1" w:styleId="21">
    <w:name w:val="รายการย่อหน้า2"/>
    <w:basedOn w:val="a"/>
    <w:qFormat/>
    <w:rsid w:val="004B2A71"/>
    <w:pPr>
      <w:ind w:left="720"/>
      <w:contextualSpacing/>
    </w:pPr>
    <w:rPr>
      <w:rFonts w:ascii="Calibri" w:eastAsia="Calibri" w:hAnsi="Calibri" w:cs="Angsana New"/>
    </w:rPr>
  </w:style>
  <w:style w:type="paragraph" w:styleId="af3">
    <w:name w:val="Body Text"/>
    <w:basedOn w:val="a"/>
    <w:link w:val="af4"/>
    <w:rsid w:val="004B2A71"/>
    <w:pPr>
      <w:suppressAutoHyphens/>
      <w:spacing w:after="0" w:line="240" w:lineRule="auto"/>
      <w:jc w:val="both"/>
    </w:pPr>
    <w:rPr>
      <w:rFonts w:ascii="TH SarabunPSK" w:eastAsia="Calibri" w:hAnsi="TH SarabunPSK" w:cs="TH SarabunPSK"/>
      <w:sz w:val="32"/>
      <w:szCs w:val="32"/>
      <w:lang w:eastAsia="zh-CN"/>
    </w:rPr>
  </w:style>
  <w:style w:type="character" w:customStyle="1" w:styleId="af4">
    <w:name w:val="เนื้อความ อักขระ"/>
    <w:basedOn w:val="a0"/>
    <w:link w:val="af3"/>
    <w:rsid w:val="004B2A71"/>
    <w:rPr>
      <w:rFonts w:ascii="TH SarabunPSK" w:eastAsia="Calibri" w:hAnsi="TH SarabunPSK" w:cs="TH SarabunPSK"/>
      <w:sz w:val="32"/>
      <w:szCs w:val="32"/>
      <w:lang w:eastAsia="zh-CN"/>
    </w:rPr>
  </w:style>
  <w:style w:type="character" w:styleId="af5">
    <w:name w:val="page number"/>
    <w:basedOn w:val="a0"/>
    <w:rsid w:val="004B2A71"/>
  </w:style>
  <w:style w:type="character" w:styleId="af6">
    <w:name w:val="Strong"/>
    <w:basedOn w:val="a0"/>
    <w:uiPriority w:val="22"/>
    <w:qFormat/>
    <w:rsid w:val="004B2A71"/>
    <w:rPr>
      <w:b/>
      <w:bCs/>
    </w:rPr>
  </w:style>
  <w:style w:type="paragraph" w:customStyle="1" w:styleId="NoSpacing1">
    <w:name w:val="No Spacing1"/>
    <w:rsid w:val="004B2A71"/>
    <w:pPr>
      <w:spacing w:after="0" w:line="240" w:lineRule="auto"/>
    </w:pPr>
    <w:rPr>
      <w:rFonts w:ascii="Cordia New" w:eastAsia="Times New Roman" w:hAnsi="Cordia New" w:cs="Angsana New"/>
      <w:sz w:val="28"/>
    </w:rPr>
  </w:style>
  <w:style w:type="character" w:customStyle="1" w:styleId="email">
    <w:name w:val="email"/>
    <w:rsid w:val="004B2A71"/>
  </w:style>
  <w:style w:type="paragraph" w:styleId="af7">
    <w:name w:val="header"/>
    <w:basedOn w:val="a"/>
    <w:link w:val="af8"/>
    <w:uiPriority w:val="99"/>
    <w:unhideWhenUsed/>
    <w:rsid w:val="004B2A71"/>
    <w:pPr>
      <w:tabs>
        <w:tab w:val="center" w:pos="4680"/>
        <w:tab w:val="right" w:pos="9360"/>
      </w:tabs>
      <w:spacing w:after="0" w:line="240" w:lineRule="auto"/>
    </w:pPr>
  </w:style>
  <w:style w:type="character" w:customStyle="1" w:styleId="af8">
    <w:name w:val="หัวกระดาษ อักขระ"/>
    <w:basedOn w:val="a0"/>
    <w:link w:val="af7"/>
    <w:uiPriority w:val="99"/>
    <w:rsid w:val="004B2A71"/>
  </w:style>
  <w:style w:type="paragraph" w:customStyle="1" w:styleId="NHI-Table">
    <w:name w:val="NHI-Table"/>
    <w:basedOn w:val="a"/>
    <w:link w:val="NHI-TableChar"/>
    <w:qFormat/>
    <w:rsid w:val="004B2A71"/>
    <w:pPr>
      <w:spacing w:after="0" w:line="240" w:lineRule="auto"/>
    </w:pPr>
    <w:rPr>
      <w:rFonts w:ascii="Calibri" w:hAnsi="Calibri" w:cs="EucrosiaUPC"/>
      <w:sz w:val="20"/>
      <w:szCs w:val="24"/>
    </w:rPr>
  </w:style>
  <w:style w:type="character" w:customStyle="1" w:styleId="NHI-TableChar">
    <w:name w:val="NHI-Table Char"/>
    <w:basedOn w:val="a0"/>
    <w:link w:val="NHI-Table"/>
    <w:rsid w:val="004B2A71"/>
    <w:rPr>
      <w:rFonts w:ascii="Calibri" w:hAnsi="Calibri" w:cs="EucrosiaUPC"/>
      <w:sz w:val="20"/>
      <w:szCs w:val="24"/>
    </w:rPr>
  </w:style>
  <w:style w:type="paragraph" w:customStyle="1" w:styleId="Normal1">
    <w:name w:val="Normal1"/>
    <w:rsid w:val="004B2A71"/>
    <w:pPr>
      <w:spacing w:after="0" w:line="240" w:lineRule="auto"/>
    </w:pPr>
    <w:rPr>
      <w:rFonts w:ascii="Calibri" w:eastAsia="Calibri" w:hAnsi="Calibri" w:cs="Calibri"/>
      <w:color w:val="000000"/>
      <w:szCs w:val="22"/>
    </w:rPr>
  </w:style>
  <w:style w:type="paragraph" w:customStyle="1" w:styleId="31">
    <w:name w:val="รายการย่อหน้า3"/>
    <w:basedOn w:val="a"/>
    <w:qFormat/>
    <w:rsid w:val="004B2A71"/>
    <w:pPr>
      <w:ind w:left="720"/>
      <w:contextualSpacing/>
    </w:pPr>
    <w:rPr>
      <w:rFonts w:ascii="Calibri" w:eastAsia="Calibri" w:hAnsi="Calibri" w:cs="Angsana New"/>
    </w:rPr>
  </w:style>
  <w:style w:type="paragraph" w:styleId="af9">
    <w:name w:val="Normal (Web)"/>
    <w:basedOn w:val="a"/>
    <w:uiPriority w:val="99"/>
    <w:unhideWhenUsed/>
    <w:rsid w:val="004B2A71"/>
    <w:pPr>
      <w:spacing w:before="100" w:beforeAutospacing="1" w:after="100" w:afterAutospacing="1" w:line="240" w:lineRule="auto"/>
    </w:pPr>
    <w:rPr>
      <w:rFonts w:ascii="Angsana New" w:eastAsia="Times New Roman" w:hAnsi="Angsana New" w:cs="Angsana New"/>
      <w:sz w:val="28"/>
    </w:rPr>
  </w:style>
  <w:style w:type="paragraph" w:customStyle="1" w:styleId="Pa27">
    <w:name w:val="Pa27"/>
    <w:basedOn w:val="Default"/>
    <w:next w:val="Default"/>
    <w:uiPriority w:val="99"/>
    <w:rsid w:val="004B2A71"/>
    <w:pPr>
      <w:spacing w:line="301" w:lineRule="atLeast"/>
    </w:pPr>
    <w:rPr>
      <w:rFonts w:ascii="TH Sarabun New" w:eastAsiaTheme="minorHAnsi" w:hAnsi="TH Sarabun New" w:cs="TH Sarabun New"/>
      <w:color w:val="auto"/>
      <w:lang w:eastAsia="en-US"/>
    </w:rPr>
  </w:style>
  <w:style w:type="paragraph" w:styleId="32">
    <w:name w:val="Body Text 3"/>
    <w:basedOn w:val="a"/>
    <w:link w:val="33"/>
    <w:rsid w:val="004B2A71"/>
    <w:pPr>
      <w:tabs>
        <w:tab w:val="left" w:pos="1134"/>
        <w:tab w:val="left" w:pos="1560"/>
      </w:tabs>
      <w:spacing w:after="0" w:line="480" w:lineRule="exact"/>
      <w:jc w:val="thaiDistribute"/>
    </w:pPr>
    <w:rPr>
      <w:rFonts w:ascii="EucrosiaUPC" w:eastAsia="Cordia New" w:hAnsi="EucrosiaUPC" w:cs="EucrosiaUPC"/>
      <w:sz w:val="32"/>
      <w:szCs w:val="32"/>
    </w:rPr>
  </w:style>
  <w:style w:type="character" w:customStyle="1" w:styleId="33">
    <w:name w:val="เนื้อความ 3 อักขระ"/>
    <w:basedOn w:val="a0"/>
    <w:link w:val="32"/>
    <w:rsid w:val="004B2A71"/>
    <w:rPr>
      <w:rFonts w:ascii="EucrosiaUPC" w:eastAsia="Cordia New" w:hAnsi="EucrosiaUPC" w:cs="EucrosiaUPC"/>
      <w:sz w:val="32"/>
      <w:szCs w:val="32"/>
    </w:rPr>
  </w:style>
  <w:style w:type="paragraph" w:customStyle="1" w:styleId="Pa2">
    <w:name w:val="Pa2"/>
    <w:basedOn w:val="Default"/>
    <w:next w:val="Default"/>
    <w:uiPriority w:val="99"/>
    <w:rsid w:val="004B2A71"/>
    <w:pPr>
      <w:spacing w:line="241" w:lineRule="atLeast"/>
    </w:pPr>
    <w:rPr>
      <w:rFonts w:eastAsiaTheme="minorHAnsi"/>
      <w:color w:val="auto"/>
      <w:lang w:eastAsia="en-US"/>
    </w:rPr>
  </w:style>
  <w:style w:type="character" w:customStyle="1" w:styleId="A20">
    <w:name w:val="A2"/>
    <w:uiPriority w:val="99"/>
    <w:rsid w:val="004B2A71"/>
    <w:rPr>
      <w:color w:val="000000"/>
    </w:rPr>
  </w:style>
  <w:style w:type="character" w:customStyle="1" w:styleId="g2">
    <w:name w:val="g2"/>
    <w:basedOn w:val="a0"/>
    <w:rsid w:val="004B2A71"/>
  </w:style>
  <w:style w:type="character" w:customStyle="1" w:styleId="afa">
    <w:name w:val="ข้อความข้อคิดเห็น อักขระ"/>
    <w:basedOn w:val="a0"/>
    <w:link w:val="afb"/>
    <w:uiPriority w:val="99"/>
    <w:semiHidden/>
    <w:rsid w:val="004B2A71"/>
    <w:rPr>
      <w:rFonts w:ascii="Calibri" w:eastAsia="Calibri" w:hAnsi="Calibri" w:cs="Cordia New"/>
      <w:sz w:val="20"/>
      <w:szCs w:val="25"/>
    </w:rPr>
  </w:style>
  <w:style w:type="paragraph" w:styleId="afb">
    <w:name w:val="annotation text"/>
    <w:basedOn w:val="a"/>
    <w:link w:val="afa"/>
    <w:uiPriority w:val="99"/>
    <w:semiHidden/>
    <w:unhideWhenUsed/>
    <w:rsid w:val="004B2A71"/>
    <w:pPr>
      <w:spacing w:after="160" w:line="259" w:lineRule="auto"/>
    </w:pPr>
    <w:rPr>
      <w:rFonts w:ascii="Calibri" w:eastAsia="Calibri" w:hAnsi="Calibri" w:cs="Cordia New"/>
      <w:sz w:val="20"/>
      <w:szCs w:val="25"/>
    </w:rPr>
  </w:style>
  <w:style w:type="character" w:customStyle="1" w:styleId="st1">
    <w:name w:val="st1"/>
    <w:basedOn w:val="a0"/>
    <w:rsid w:val="004B2A71"/>
  </w:style>
  <w:style w:type="paragraph" w:customStyle="1" w:styleId="4">
    <w:name w:val="รายการย่อหน้า4"/>
    <w:basedOn w:val="a"/>
    <w:qFormat/>
    <w:rsid w:val="004B2A71"/>
    <w:pPr>
      <w:ind w:left="720"/>
    </w:pPr>
    <w:rPr>
      <w:rFonts w:ascii="Calibri" w:eastAsia="Times New Roman" w:hAnsi="Calibri" w:cs="Angsana New"/>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mailto:j.bunthong@gmail.com" TargetMode="External"/><Relationship Id="rId3" Type="http://schemas.openxmlformats.org/officeDocument/2006/relationships/settings" Target="settings.xml"/><Relationship Id="rId21" Type="http://schemas.openxmlformats.org/officeDocument/2006/relationships/hyperlink" Target="mailto:paporn11@gmail.com" TargetMode="External"/><Relationship Id="rId34" Type="http://schemas.openxmlformats.org/officeDocument/2006/relationships/hyperlink" Target="mailto:j.kaampou@gmail.com" TargetMode="External"/><Relationship Id="rId97" Type="http://schemas.microsoft.com/office/2007/relationships/hdphoto" Target="NULL"/><Relationship Id="rId104" Type="http://schemas.openxmlformats.org/officeDocument/2006/relationships/hyperlink" Target="mailto:meawrnothai@gmail.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mailto:j.bunthong@gmail.com" TargetMode="External"/><Relationship Id="rId33" Type="http://schemas.openxmlformats.org/officeDocument/2006/relationships/image" Target="media/image14.png"/><Relationship Id="rId10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mailto:teerboon@hotmail.com" TargetMode="External"/><Relationship Id="rId29" Type="http://schemas.openxmlformats.org/officeDocument/2006/relationships/hyperlink" Target="mailto:praecu@gmail.com" TargetMode="External"/><Relationship Id="rId96"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32" Type="http://schemas.openxmlformats.org/officeDocument/2006/relationships/hyperlink" Target="mailto:mr.sepsis@yahoo.com" TargetMode="External"/><Relationship Id="rId37" Type="http://schemas.openxmlformats.org/officeDocument/2006/relationships/image" Target="media/image16.png"/><Relationship Id="rId102" Type="http://schemas.openxmlformats.org/officeDocument/2006/relationships/hyperlink" Target="mailto:w-wunchai@hotmail.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somnee@hotmail.com" TargetMode="External"/><Relationship Id="rId28" Type="http://schemas.openxmlformats.org/officeDocument/2006/relationships/hyperlink" Target="mailto:praecu@gmail.com" TargetMode="External"/><Relationship Id="rId36" Type="http://schemas.openxmlformats.org/officeDocument/2006/relationships/image" Target="media/image15.png"/><Relationship Id="rId95" Type="http://schemas.microsoft.com/office/2007/relationships/hdphoto" Target="NULL"/><Relationship Id="rId10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mailto:drpojin@yahoo.com" TargetMode="External"/><Relationship Id="rId99" Type="http://schemas.microsoft.com/office/2007/relationships/hdphoto" Target="NULL"/><Relationship Id="rId101" Type="http://schemas.microsoft.com/office/2007/relationships/hdphoto" Target="NUL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ttunakh@gmail.com" TargetMode="External"/><Relationship Id="rId27" Type="http://schemas.openxmlformats.org/officeDocument/2006/relationships/hyperlink" Target="mailto:praecu@gmail.com" TargetMode="External"/><Relationship Id="rId30" Type="http://schemas.openxmlformats.org/officeDocument/2006/relationships/hyperlink" Target="mailto:praecu@gmail.com" TargetMode="External"/><Relationship Id="rId35" Type="http://schemas.openxmlformats.org/officeDocument/2006/relationships/hyperlink" Target="mailto:mook_0507@hotmail.com" TargetMode="External"/><Relationship Id="rId100" Type="http://schemas.openxmlformats.org/officeDocument/2006/relationships/image" Target="media/image19.png"/><Relationship Id="rId105" Type="http://schemas.openxmlformats.org/officeDocument/2006/relationships/fontTable" Target="fontTable.xml"/><Relationship Id="rId8" Type="http://schemas.openxmlformats.org/officeDocument/2006/relationships/image" Target="media/image2.jpeg"/><Relationship Id="rId9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191</Pages>
  <Words>28681</Words>
  <Characters>163483</Characters>
  <Application>Microsoft Office Word</Application>
  <DocSecurity>0</DocSecurity>
  <Lines>1362</Lines>
  <Paragraphs>383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191781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สำนักงานสาธารณสุขจังหวัดชุมพร</dc:creator>
  <cp:lastModifiedBy>เสก</cp:lastModifiedBy>
  <cp:revision>2</cp:revision>
  <dcterms:created xsi:type="dcterms:W3CDTF">2019-04-22T08:13:00Z</dcterms:created>
  <dcterms:modified xsi:type="dcterms:W3CDTF">2019-04-22T08:13:00Z</dcterms:modified>
</cp:coreProperties>
</file>